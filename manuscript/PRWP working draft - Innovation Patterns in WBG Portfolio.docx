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F19A" w14:textId="2303F87C" w:rsidR="005104EF" w:rsidRPr="00014FD9" w:rsidRDefault="00B076ED" w:rsidP="00B94645">
      <w:pPr>
        <w:jc w:val="center"/>
        <w:rPr>
          <w:rFonts w:ascii="Aptos" w:hAnsi="Aptos"/>
        </w:rPr>
      </w:pPr>
      <w:bookmarkStart w:id="0" w:name="OLE_LINK2"/>
      <w:r w:rsidRPr="00014FD9">
        <w:rPr>
          <w:rFonts w:ascii="Aptos" w:hAnsi="Aptos"/>
          <w:b/>
          <w:bCs/>
          <w:sz w:val="36"/>
          <w:szCs w:val="36"/>
        </w:rPr>
        <w:t xml:space="preserve">Innovation Patterns in </w:t>
      </w:r>
      <w:r w:rsidR="001B21C9" w:rsidRPr="00014FD9">
        <w:rPr>
          <w:rFonts w:ascii="Aptos" w:hAnsi="Aptos"/>
          <w:b/>
          <w:bCs/>
          <w:sz w:val="36"/>
          <w:szCs w:val="36"/>
        </w:rPr>
        <w:t>the World Bank Group Portfolio</w:t>
      </w:r>
      <w:bookmarkEnd w:id="0"/>
      <w:r w:rsidR="5749C420" w:rsidRPr="00014FD9">
        <w:rPr>
          <w:rFonts w:ascii="Aptos" w:hAnsi="Aptos"/>
        </w:rPr>
        <w:t xml:space="preserve"> </w:t>
      </w:r>
    </w:p>
    <w:p w14:paraId="22078D6E" w14:textId="172433C1" w:rsidR="6656D80A" w:rsidRPr="00014FD9" w:rsidRDefault="6656D80A" w:rsidP="6656D80A">
      <w:pPr>
        <w:jc w:val="center"/>
        <w:rPr>
          <w:rFonts w:ascii="Aptos" w:hAnsi="Aptos"/>
        </w:rPr>
      </w:pPr>
    </w:p>
    <w:p w14:paraId="6CA53D3C" w14:textId="5B688148" w:rsidR="005104EF" w:rsidRPr="00014FD9" w:rsidRDefault="0F740DDB" w:rsidP="00E90657">
      <w:pPr>
        <w:jc w:val="center"/>
        <w:rPr>
          <w:rFonts w:ascii="Aptos" w:hAnsi="Aptos"/>
          <w:color w:val="0F4761" w:themeColor="accent1" w:themeShade="BF"/>
        </w:rPr>
      </w:pPr>
      <w:r w:rsidRPr="00014FD9">
        <w:rPr>
          <w:rFonts w:ascii="Aptos" w:hAnsi="Aptos"/>
        </w:rPr>
        <w:t>A</w:t>
      </w:r>
      <w:r w:rsidR="41693F53" w:rsidRPr="00014FD9">
        <w:rPr>
          <w:rFonts w:ascii="Aptos" w:hAnsi="Aptos"/>
        </w:rPr>
        <w:t xml:space="preserve"> Pilot</w:t>
      </w:r>
      <w:r w:rsidRPr="00014FD9">
        <w:rPr>
          <w:rFonts w:ascii="Aptos" w:hAnsi="Aptos"/>
        </w:rPr>
        <w:t xml:space="preserve"> </w:t>
      </w:r>
      <w:r w:rsidR="2AE111BC" w:rsidRPr="00014FD9">
        <w:rPr>
          <w:rFonts w:ascii="Aptos" w:hAnsi="Aptos"/>
        </w:rPr>
        <w:t xml:space="preserve">Analysis of </w:t>
      </w:r>
      <w:r w:rsidR="66276431" w:rsidRPr="00014FD9">
        <w:rPr>
          <w:rFonts w:ascii="Aptos" w:hAnsi="Aptos"/>
        </w:rPr>
        <w:t>I</w:t>
      </w:r>
      <w:r w:rsidR="4238EF88" w:rsidRPr="00014FD9">
        <w:rPr>
          <w:rFonts w:ascii="Aptos" w:hAnsi="Aptos"/>
        </w:rPr>
        <w:t>EG Evaluation</w:t>
      </w:r>
      <w:r w:rsidR="27BF2178" w:rsidRPr="00014FD9">
        <w:rPr>
          <w:rFonts w:ascii="Aptos" w:hAnsi="Aptos"/>
        </w:rPr>
        <w:t>s</w:t>
      </w:r>
      <w:r w:rsidR="6ED72AD0" w:rsidRPr="00014FD9">
        <w:rPr>
          <w:rFonts w:ascii="Aptos" w:hAnsi="Aptos"/>
        </w:rPr>
        <w:t xml:space="preserve"> </w:t>
      </w:r>
      <w:r w:rsidR="70FD36D4" w:rsidRPr="00014FD9">
        <w:rPr>
          <w:rFonts w:ascii="Aptos" w:hAnsi="Aptos"/>
        </w:rPr>
        <w:t>for Lending Operations</w:t>
      </w:r>
      <w:r w:rsidR="009D77FC" w:rsidRPr="00014FD9">
        <w:rPr>
          <w:rStyle w:val="FootnoteReference"/>
          <w:rFonts w:ascii="Aptos" w:hAnsi="Aptos"/>
          <w:color w:val="0F4761" w:themeColor="accent1" w:themeShade="BF"/>
        </w:rPr>
        <w:footnoteReference w:id="2"/>
      </w:r>
    </w:p>
    <w:p w14:paraId="4ACF34C6" w14:textId="77777777" w:rsidR="008466DB" w:rsidRPr="00014FD9" w:rsidRDefault="008466DB" w:rsidP="000A3020">
      <w:pPr>
        <w:rPr>
          <w:rFonts w:ascii="Aptos" w:hAnsi="Aptos"/>
        </w:rPr>
      </w:pPr>
    </w:p>
    <w:p w14:paraId="5AB52782" w14:textId="5C9FCBB6" w:rsidR="0072168E" w:rsidRPr="009B1980" w:rsidRDefault="008466DB">
      <w:pPr>
        <w:jc w:val="center"/>
        <w:rPr>
          <w:rFonts w:ascii="Aptos" w:hAnsi="Aptos"/>
          <w:sz w:val="22"/>
          <w:szCs w:val="22"/>
        </w:rPr>
      </w:pPr>
      <w:r w:rsidRPr="009B1980">
        <w:rPr>
          <w:rFonts w:ascii="Aptos" w:hAnsi="Aptos"/>
          <w:sz w:val="22"/>
          <w:szCs w:val="22"/>
        </w:rPr>
        <w:t xml:space="preserve">Natalia </w:t>
      </w:r>
      <w:proofErr w:type="spellStart"/>
      <w:r w:rsidRPr="009B1980">
        <w:rPr>
          <w:rFonts w:ascii="Aptos" w:hAnsi="Aptos"/>
          <w:sz w:val="22"/>
          <w:szCs w:val="22"/>
        </w:rPr>
        <w:t>Agapitova</w:t>
      </w:r>
      <w:proofErr w:type="spellEnd"/>
      <w:r w:rsidRPr="009B1980">
        <w:rPr>
          <w:rFonts w:ascii="Aptos" w:hAnsi="Aptos"/>
          <w:sz w:val="22"/>
          <w:szCs w:val="22"/>
        </w:rPr>
        <w:t xml:space="preserve"> </w:t>
      </w:r>
    </w:p>
    <w:p w14:paraId="500CC4E7" w14:textId="77777777" w:rsidR="00E52233" w:rsidRPr="009B1980" w:rsidRDefault="00E52233" w:rsidP="00E52233">
      <w:pPr>
        <w:jc w:val="center"/>
        <w:rPr>
          <w:rFonts w:ascii="Aptos" w:hAnsi="Aptos"/>
          <w:sz w:val="22"/>
          <w:szCs w:val="22"/>
        </w:rPr>
      </w:pPr>
      <w:r w:rsidRPr="009B1980">
        <w:rPr>
          <w:rFonts w:ascii="Aptos" w:hAnsi="Aptos"/>
          <w:sz w:val="22"/>
          <w:szCs w:val="22"/>
        </w:rPr>
        <w:t xml:space="preserve">Anastasia </w:t>
      </w:r>
      <w:proofErr w:type="spellStart"/>
      <w:r w:rsidRPr="009B1980">
        <w:rPr>
          <w:rFonts w:ascii="Aptos" w:hAnsi="Aptos"/>
          <w:sz w:val="22"/>
          <w:szCs w:val="22"/>
        </w:rPr>
        <w:t>Nedayvoda</w:t>
      </w:r>
      <w:proofErr w:type="spellEnd"/>
    </w:p>
    <w:p w14:paraId="63FEBDAA" w14:textId="77777777" w:rsidR="00E52233" w:rsidRPr="009B1980" w:rsidRDefault="00E52233" w:rsidP="00E52233">
      <w:pPr>
        <w:jc w:val="center"/>
        <w:rPr>
          <w:rFonts w:ascii="Aptos" w:hAnsi="Aptos"/>
          <w:sz w:val="22"/>
          <w:szCs w:val="22"/>
        </w:rPr>
      </w:pPr>
      <w:r w:rsidRPr="009B1980">
        <w:rPr>
          <w:rFonts w:ascii="Aptos" w:hAnsi="Aptos"/>
          <w:sz w:val="22"/>
          <w:szCs w:val="22"/>
        </w:rPr>
        <w:t>Stephen Winkler</w:t>
      </w:r>
    </w:p>
    <w:p w14:paraId="29CF184F" w14:textId="77777777" w:rsidR="00E52233" w:rsidRPr="00C43B2B" w:rsidRDefault="00E52233" w:rsidP="00E52233">
      <w:pPr>
        <w:jc w:val="center"/>
        <w:rPr>
          <w:rFonts w:ascii="Aptos" w:hAnsi="Aptos"/>
          <w:sz w:val="22"/>
          <w:szCs w:val="22"/>
          <w:lang w:val="de-DE"/>
        </w:rPr>
      </w:pPr>
      <w:r w:rsidRPr="00C43B2B">
        <w:rPr>
          <w:rFonts w:ascii="Aptos" w:hAnsi="Aptos"/>
          <w:sz w:val="22"/>
          <w:szCs w:val="22"/>
          <w:lang w:val="de-DE"/>
        </w:rPr>
        <w:t>Amschel de Rothschild</w:t>
      </w:r>
    </w:p>
    <w:p w14:paraId="5D708441" w14:textId="68878ADC" w:rsidR="00697923" w:rsidRPr="00C43B2B" w:rsidRDefault="00697923" w:rsidP="00697923">
      <w:pPr>
        <w:jc w:val="center"/>
        <w:rPr>
          <w:rFonts w:ascii="Aptos" w:hAnsi="Aptos"/>
          <w:sz w:val="22"/>
          <w:szCs w:val="22"/>
          <w:lang w:val="de-DE"/>
        </w:rPr>
      </w:pPr>
      <w:r w:rsidRPr="00C43B2B">
        <w:rPr>
          <w:rFonts w:ascii="Aptos" w:hAnsi="Aptos"/>
          <w:sz w:val="22"/>
          <w:szCs w:val="22"/>
          <w:lang w:val="de-DE"/>
        </w:rPr>
        <w:t>Ergun Ertekin</w:t>
      </w:r>
    </w:p>
    <w:p w14:paraId="43B43608" w14:textId="1FBE07DE" w:rsidR="001A45B7" w:rsidRPr="00C43B2B" w:rsidRDefault="001A45B7" w:rsidP="2C306995">
      <w:pPr>
        <w:jc w:val="center"/>
        <w:rPr>
          <w:rFonts w:ascii="Aptos" w:hAnsi="Aptos"/>
          <w:sz w:val="22"/>
          <w:szCs w:val="22"/>
          <w:lang w:val="de-DE"/>
        </w:rPr>
      </w:pPr>
      <w:r w:rsidRPr="00C43B2B">
        <w:rPr>
          <w:rFonts w:ascii="Aptos" w:hAnsi="Aptos"/>
          <w:sz w:val="22"/>
          <w:szCs w:val="22"/>
          <w:lang w:val="de-DE"/>
        </w:rPr>
        <w:t xml:space="preserve">Sarah </w:t>
      </w:r>
      <w:proofErr w:type="spellStart"/>
      <w:r w:rsidRPr="00C43B2B">
        <w:rPr>
          <w:rFonts w:ascii="Aptos" w:hAnsi="Aptos"/>
          <w:sz w:val="22"/>
          <w:szCs w:val="22"/>
          <w:lang w:val="de-DE"/>
        </w:rPr>
        <w:t>Lenoble</w:t>
      </w:r>
      <w:proofErr w:type="spellEnd"/>
      <w:r w:rsidR="00CF05C2" w:rsidRPr="00C43B2B">
        <w:rPr>
          <w:lang w:val="de-DE"/>
        </w:rPr>
        <w:tab/>
      </w:r>
    </w:p>
    <w:p w14:paraId="531BBA00" w14:textId="73556E32" w:rsidR="70672DE8" w:rsidRPr="00C43B2B" w:rsidRDefault="70672DE8" w:rsidP="57C00E66">
      <w:pPr>
        <w:jc w:val="center"/>
        <w:rPr>
          <w:rFonts w:ascii="Aptos" w:hAnsi="Aptos"/>
          <w:sz w:val="22"/>
          <w:szCs w:val="22"/>
          <w:lang w:val="de-DE"/>
        </w:rPr>
      </w:pPr>
    </w:p>
    <w:p w14:paraId="10E3585C" w14:textId="7DCD362D" w:rsidR="70672DE8" w:rsidRPr="00C43B2B" w:rsidRDefault="70672DE8" w:rsidP="57C00E66">
      <w:pPr>
        <w:jc w:val="center"/>
        <w:rPr>
          <w:rFonts w:ascii="Aptos" w:hAnsi="Aptos"/>
          <w:sz w:val="22"/>
          <w:szCs w:val="22"/>
          <w:lang w:val="de-DE"/>
        </w:rPr>
      </w:pPr>
    </w:p>
    <w:p w14:paraId="466BB07B" w14:textId="2006B647" w:rsidR="70672DE8" w:rsidRPr="00C43B2B" w:rsidRDefault="70672DE8" w:rsidP="70672DE8">
      <w:pPr>
        <w:jc w:val="right"/>
        <w:rPr>
          <w:rFonts w:ascii="Aptos" w:hAnsi="Aptos"/>
          <w:sz w:val="22"/>
          <w:szCs w:val="22"/>
          <w:lang w:val="de-DE"/>
        </w:rPr>
      </w:pPr>
    </w:p>
    <w:p w14:paraId="731492E3" w14:textId="4037A20B" w:rsidR="6CB6C992" w:rsidRPr="00014FD9" w:rsidRDefault="6CB6C992" w:rsidP="00B94645">
      <w:pPr>
        <w:jc w:val="both"/>
        <w:rPr>
          <w:rFonts w:ascii="Aptos" w:hAnsi="Aptos"/>
          <w:color w:val="000000" w:themeColor="text1"/>
          <w:sz w:val="22"/>
          <w:szCs w:val="22"/>
        </w:rPr>
      </w:pPr>
      <w:r w:rsidRPr="00014FD9">
        <w:rPr>
          <w:rFonts w:ascii="Aptos" w:hAnsi="Aptos"/>
          <w:b/>
          <w:bCs/>
          <w:color w:val="000000" w:themeColor="text1"/>
          <w:sz w:val="22"/>
          <w:szCs w:val="22"/>
        </w:rPr>
        <w:t>Abstract</w:t>
      </w:r>
      <w:r w:rsidRPr="00014FD9">
        <w:rPr>
          <w:rFonts w:ascii="Aptos" w:hAnsi="Aptos"/>
          <w:color w:val="000000" w:themeColor="text1"/>
          <w:sz w:val="22"/>
          <w:szCs w:val="22"/>
        </w:rPr>
        <w:t xml:space="preserve">: This paper employs large-scale text analytics and </w:t>
      </w:r>
      <w:r w:rsidR="00C96F92" w:rsidRPr="00014FD9">
        <w:rPr>
          <w:rFonts w:ascii="Aptos" w:hAnsi="Aptos"/>
          <w:color w:val="000000" w:themeColor="text1"/>
          <w:sz w:val="22"/>
          <w:szCs w:val="22"/>
        </w:rPr>
        <w:t>generative</w:t>
      </w:r>
      <w:r w:rsidR="00D52E04" w:rsidRPr="00014FD9">
        <w:rPr>
          <w:rFonts w:ascii="Aptos" w:hAnsi="Aptos"/>
          <w:color w:val="000000" w:themeColor="text1"/>
          <w:sz w:val="22"/>
          <w:szCs w:val="22"/>
        </w:rPr>
        <w:t>-</w:t>
      </w:r>
      <w:r w:rsidRPr="00014FD9">
        <w:rPr>
          <w:rFonts w:ascii="Aptos" w:hAnsi="Aptos"/>
          <w:color w:val="000000" w:themeColor="text1"/>
          <w:sz w:val="22"/>
          <w:szCs w:val="22"/>
        </w:rPr>
        <w:t xml:space="preserve">AI methods to analyze innovation patterns within the World Bank Group (WBG) portfolio. It draws on over 7,500 </w:t>
      </w:r>
      <w:r w:rsidR="00E90657" w:rsidRPr="00014FD9">
        <w:rPr>
          <w:rFonts w:ascii="Aptos" w:hAnsi="Aptos"/>
          <w:color w:val="000000" w:themeColor="text1"/>
          <w:sz w:val="22"/>
          <w:szCs w:val="22"/>
        </w:rPr>
        <w:t xml:space="preserve">Independent Evaluation Group (IEG) </w:t>
      </w:r>
      <w:r w:rsidRPr="00014FD9">
        <w:rPr>
          <w:rFonts w:ascii="Aptos" w:hAnsi="Aptos"/>
          <w:color w:val="000000" w:themeColor="text1"/>
          <w:sz w:val="22"/>
          <w:szCs w:val="22"/>
        </w:rPr>
        <w:t xml:space="preserve">project evaluations completed between 1998 and 2025. The study finds that, on average, innovative projects </w:t>
      </w:r>
      <w:r w:rsidR="00073113" w:rsidRPr="00014FD9">
        <w:rPr>
          <w:rFonts w:ascii="Aptos" w:hAnsi="Aptos"/>
          <w:color w:val="000000" w:themeColor="text1"/>
          <w:sz w:val="22"/>
          <w:szCs w:val="22"/>
        </w:rPr>
        <w:t xml:space="preserve">are associated with </w:t>
      </w:r>
      <w:r w:rsidRPr="00014FD9">
        <w:rPr>
          <w:rFonts w:ascii="Aptos" w:hAnsi="Aptos"/>
          <w:color w:val="000000" w:themeColor="text1"/>
          <w:sz w:val="22"/>
          <w:szCs w:val="22"/>
        </w:rPr>
        <w:t xml:space="preserve">higher performance outcomes. It also identifies several key enabling factors for innovation at the WBG, </w:t>
      </w:r>
      <w:proofErr w:type="gramStart"/>
      <w:r w:rsidRPr="00014FD9">
        <w:rPr>
          <w:rFonts w:ascii="Aptos" w:hAnsi="Aptos"/>
          <w:color w:val="000000" w:themeColor="text1"/>
          <w:sz w:val="22"/>
          <w:szCs w:val="22"/>
        </w:rPr>
        <w:t>including</w:t>
      </w:r>
      <w:r w:rsidR="00381857" w:rsidRPr="00014FD9">
        <w:rPr>
          <w:rFonts w:ascii="Aptos" w:hAnsi="Aptos"/>
          <w:color w:val="000000" w:themeColor="text1"/>
          <w:sz w:val="22"/>
          <w:szCs w:val="22"/>
        </w:rPr>
        <w:t>:</w:t>
      </w:r>
      <w:proofErr w:type="gramEnd"/>
      <w:r w:rsidRPr="00014FD9">
        <w:rPr>
          <w:rFonts w:ascii="Aptos" w:hAnsi="Aptos"/>
          <w:color w:val="000000" w:themeColor="text1"/>
          <w:sz w:val="22"/>
          <w:szCs w:val="22"/>
        </w:rPr>
        <w:t xml:space="preserve"> disciplined experimentation</w:t>
      </w:r>
      <w:r w:rsidR="598B0A49" w:rsidRPr="00014FD9">
        <w:rPr>
          <w:rFonts w:ascii="Aptos" w:hAnsi="Aptos"/>
          <w:color w:val="000000" w:themeColor="text1"/>
          <w:sz w:val="22"/>
          <w:szCs w:val="22"/>
        </w:rPr>
        <w:t>,</w:t>
      </w:r>
      <w:r w:rsidRPr="00014FD9">
        <w:rPr>
          <w:rFonts w:ascii="Aptos" w:hAnsi="Aptos"/>
          <w:color w:val="000000" w:themeColor="text1"/>
          <w:sz w:val="22"/>
          <w:szCs w:val="22"/>
        </w:rPr>
        <w:t xml:space="preserve"> flexible and adaptive project designs</w:t>
      </w:r>
      <w:r w:rsidR="75CDAE4E" w:rsidRPr="00014FD9">
        <w:rPr>
          <w:rFonts w:ascii="Aptos" w:hAnsi="Aptos"/>
          <w:color w:val="000000" w:themeColor="text1"/>
          <w:sz w:val="22"/>
          <w:szCs w:val="22"/>
        </w:rPr>
        <w:t>,</w:t>
      </w:r>
      <w:r w:rsidRPr="00014FD9">
        <w:rPr>
          <w:rFonts w:ascii="Aptos" w:hAnsi="Aptos"/>
          <w:color w:val="000000" w:themeColor="text1"/>
          <w:sz w:val="22"/>
          <w:szCs w:val="22"/>
        </w:rPr>
        <w:t xml:space="preserve"> contextualization to local </w:t>
      </w:r>
      <w:r w:rsidR="004435EE" w:rsidRPr="00014FD9">
        <w:rPr>
          <w:rFonts w:ascii="Aptos" w:hAnsi="Aptos"/>
          <w:color w:val="000000" w:themeColor="text1"/>
          <w:sz w:val="22"/>
          <w:szCs w:val="22"/>
        </w:rPr>
        <w:t>settings</w:t>
      </w:r>
      <w:r w:rsidR="6BB650CA" w:rsidRPr="00014FD9">
        <w:rPr>
          <w:rFonts w:ascii="Aptos" w:hAnsi="Aptos"/>
          <w:color w:val="000000" w:themeColor="text1"/>
          <w:sz w:val="22"/>
          <w:szCs w:val="22"/>
        </w:rPr>
        <w:t>,</w:t>
      </w:r>
      <w:r w:rsidRPr="00014FD9">
        <w:rPr>
          <w:rFonts w:ascii="Aptos" w:hAnsi="Aptos"/>
          <w:color w:val="000000" w:themeColor="text1"/>
          <w:sz w:val="22"/>
          <w:szCs w:val="22"/>
        </w:rPr>
        <w:t xml:space="preserve"> participatory approaches in the design and piloting of new solutions</w:t>
      </w:r>
      <w:r w:rsidR="01AF485A" w:rsidRPr="00014FD9">
        <w:rPr>
          <w:rFonts w:ascii="Aptos" w:hAnsi="Aptos"/>
          <w:color w:val="000000" w:themeColor="text1"/>
          <w:sz w:val="22"/>
          <w:szCs w:val="22"/>
        </w:rPr>
        <w:t>,</w:t>
      </w:r>
      <w:r w:rsidRPr="00014FD9">
        <w:rPr>
          <w:rFonts w:ascii="Aptos" w:hAnsi="Aptos"/>
          <w:color w:val="000000" w:themeColor="text1"/>
          <w:sz w:val="22"/>
          <w:szCs w:val="22"/>
        </w:rPr>
        <w:t xml:space="preserve"> and visionary and supportive internal leadership. The analysis reveals that innovation within the WBG has evolved over time from sporadic experimentation to an embedded organizational capability. However, significant constraints persist </w:t>
      </w:r>
      <w:r w:rsidR="03AA60FD" w:rsidRPr="00014FD9">
        <w:rPr>
          <w:rFonts w:ascii="Aptos" w:hAnsi="Aptos"/>
          <w:color w:val="000000" w:themeColor="text1"/>
          <w:sz w:val="22"/>
          <w:szCs w:val="22"/>
        </w:rPr>
        <w:t>such as</w:t>
      </w:r>
      <w:r w:rsidRPr="00014FD9">
        <w:rPr>
          <w:rFonts w:ascii="Aptos" w:hAnsi="Aptos"/>
          <w:color w:val="000000" w:themeColor="text1"/>
          <w:sz w:val="22"/>
          <w:szCs w:val="22"/>
        </w:rPr>
        <w:t xml:space="preserve"> bureaucratic fragmentation, capacity gaps, overly complex project designs, lack of continuity in scaling innovations, and insufficient incentives for </w:t>
      </w:r>
      <w:r w:rsidR="4AAC0D4E" w:rsidRPr="00014FD9">
        <w:rPr>
          <w:rFonts w:ascii="Aptos" w:hAnsi="Aptos"/>
          <w:color w:val="000000" w:themeColor="text1"/>
          <w:sz w:val="22"/>
          <w:szCs w:val="22"/>
        </w:rPr>
        <w:t>learning</w:t>
      </w:r>
      <w:r w:rsidRPr="00014FD9">
        <w:rPr>
          <w:rFonts w:ascii="Aptos" w:hAnsi="Aptos"/>
          <w:color w:val="000000" w:themeColor="text1"/>
          <w:sz w:val="22"/>
          <w:szCs w:val="22"/>
        </w:rPr>
        <w:t xml:space="preserve"> and adaptation.</w:t>
      </w:r>
    </w:p>
    <w:p w14:paraId="5E35CD71" w14:textId="1E6A19FC" w:rsidR="70672DE8" w:rsidRPr="00014FD9" w:rsidRDefault="70672DE8" w:rsidP="70672DE8">
      <w:pPr>
        <w:jc w:val="both"/>
        <w:rPr>
          <w:rFonts w:ascii="Aptos" w:hAnsi="Aptos"/>
          <w:sz w:val="22"/>
          <w:szCs w:val="22"/>
        </w:rPr>
      </w:pPr>
    </w:p>
    <w:p w14:paraId="110B98F6" w14:textId="4F790D80" w:rsidR="5F68471D" w:rsidRPr="00014FD9" w:rsidRDefault="5F68471D" w:rsidP="70672DE8">
      <w:pPr>
        <w:jc w:val="both"/>
        <w:rPr>
          <w:rFonts w:ascii="Aptos" w:hAnsi="Aptos"/>
          <w:sz w:val="22"/>
          <w:szCs w:val="22"/>
        </w:rPr>
      </w:pPr>
      <w:r w:rsidRPr="00014FD9">
        <w:rPr>
          <w:rFonts w:ascii="Aptos" w:hAnsi="Aptos"/>
          <w:b/>
          <w:bCs/>
          <w:sz w:val="22"/>
          <w:szCs w:val="22"/>
        </w:rPr>
        <w:t>JEL</w:t>
      </w:r>
      <w:r w:rsidRPr="00014FD9">
        <w:rPr>
          <w:rFonts w:ascii="Aptos" w:hAnsi="Aptos"/>
          <w:sz w:val="22"/>
          <w:szCs w:val="22"/>
        </w:rPr>
        <w:t xml:space="preserve">: </w:t>
      </w:r>
      <w:r w:rsidR="7ACE420E" w:rsidRPr="00014FD9">
        <w:rPr>
          <w:rFonts w:ascii="Aptos" w:hAnsi="Aptos"/>
          <w:sz w:val="22"/>
          <w:szCs w:val="22"/>
        </w:rPr>
        <w:t>C45,</w:t>
      </w:r>
      <w:r w:rsidR="379F95B0" w:rsidRPr="00014FD9">
        <w:rPr>
          <w:rFonts w:ascii="Aptos" w:hAnsi="Aptos"/>
          <w:sz w:val="22"/>
          <w:szCs w:val="22"/>
        </w:rPr>
        <w:t xml:space="preserve"> C55</w:t>
      </w:r>
      <w:r w:rsidR="7ACE420E" w:rsidRPr="00014FD9">
        <w:rPr>
          <w:rFonts w:ascii="Aptos" w:hAnsi="Aptos"/>
          <w:sz w:val="22"/>
          <w:szCs w:val="22"/>
        </w:rPr>
        <w:t xml:space="preserve"> 03</w:t>
      </w:r>
      <w:r w:rsidR="00321125" w:rsidRPr="00014FD9">
        <w:rPr>
          <w:rFonts w:ascii="Aptos" w:hAnsi="Aptos"/>
          <w:sz w:val="22"/>
          <w:szCs w:val="22"/>
        </w:rPr>
        <w:t>1</w:t>
      </w:r>
      <w:r w:rsidR="7ACE420E" w:rsidRPr="00014FD9">
        <w:rPr>
          <w:rFonts w:ascii="Aptos" w:hAnsi="Aptos"/>
          <w:sz w:val="22"/>
          <w:szCs w:val="22"/>
        </w:rPr>
        <w:t xml:space="preserve">, </w:t>
      </w:r>
      <w:r w:rsidR="005E2385" w:rsidRPr="00014FD9">
        <w:rPr>
          <w:rFonts w:ascii="Aptos" w:hAnsi="Aptos"/>
          <w:sz w:val="22"/>
          <w:szCs w:val="22"/>
        </w:rPr>
        <w:t>O</w:t>
      </w:r>
      <w:r w:rsidR="7ACE420E" w:rsidRPr="00014FD9">
        <w:rPr>
          <w:rFonts w:ascii="Aptos" w:hAnsi="Aptos"/>
          <w:sz w:val="22"/>
          <w:szCs w:val="22"/>
        </w:rPr>
        <w:t>19</w:t>
      </w:r>
    </w:p>
    <w:p w14:paraId="70030D5D" w14:textId="1F21112A" w:rsidR="57C00E66" w:rsidRPr="00014FD9" w:rsidRDefault="57C00E66" w:rsidP="57C00E66">
      <w:pPr>
        <w:jc w:val="both"/>
        <w:rPr>
          <w:rFonts w:ascii="Aptos" w:hAnsi="Aptos"/>
          <w:sz w:val="22"/>
          <w:szCs w:val="22"/>
        </w:rPr>
      </w:pPr>
    </w:p>
    <w:p w14:paraId="31FCA754" w14:textId="6A2B4370" w:rsidR="57C00E66" w:rsidRPr="00014FD9" w:rsidRDefault="57C00E66" w:rsidP="57C00E66">
      <w:pPr>
        <w:jc w:val="both"/>
        <w:rPr>
          <w:rFonts w:ascii="Aptos" w:hAnsi="Aptos"/>
          <w:sz w:val="22"/>
          <w:szCs w:val="22"/>
        </w:rPr>
      </w:pPr>
    </w:p>
    <w:p w14:paraId="3DFA439F" w14:textId="38635D26" w:rsidR="57C00E66" w:rsidRPr="00014FD9" w:rsidRDefault="57C00E66" w:rsidP="57C00E66">
      <w:pPr>
        <w:jc w:val="both"/>
        <w:rPr>
          <w:rFonts w:ascii="Aptos" w:hAnsi="Aptos"/>
          <w:sz w:val="22"/>
          <w:szCs w:val="22"/>
        </w:rPr>
      </w:pPr>
    </w:p>
    <w:p w14:paraId="16E7B312" w14:textId="483AE0B1" w:rsidR="67BA1A38" w:rsidRPr="00014FD9" w:rsidRDefault="67BA1A38" w:rsidP="00712226">
      <w:pPr>
        <w:jc w:val="center"/>
        <w:rPr>
          <w:rFonts w:ascii="Aptos" w:hAnsi="Aptos"/>
          <w:i/>
          <w:iCs/>
          <w:sz w:val="22"/>
          <w:szCs w:val="22"/>
        </w:rPr>
      </w:pPr>
      <w:r w:rsidRPr="00014FD9">
        <w:rPr>
          <w:rFonts w:ascii="Aptos" w:hAnsi="Aptos"/>
          <w:i/>
          <w:iCs/>
          <w:sz w:val="22"/>
          <w:szCs w:val="22"/>
        </w:rPr>
        <w:t xml:space="preserve">This version: </w:t>
      </w:r>
      <w:r w:rsidR="0005369A" w:rsidRPr="00014FD9">
        <w:rPr>
          <w:rFonts w:ascii="Aptos" w:hAnsi="Aptos"/>
          <w:i/>
          <w:iCs/>
          <w:sz w:val="22"/>
          <w:szCs w:val="22"/>
        </w:rPr>
        <w:fldChar w:fldCharType="begin"/>
      </w:r>
      <w:r w:rsidR="0005369A" w:rsidRPr="00014FD9">
        <w:rPr>
          <w:rFonts w:ascii="Aptos" w:hAnsi="Aptos"/>
          <w:i/>
          <w:iCs/>
          <w:sz w:val="22"/>
          <w:szCs w:val="22"/>
        </w:rPr>
        <w:instrText xml:space="preserve"> DATE  \@ "MMMM d, yyyy"  \* MERGEFORMAT </w:instrText>
      </w:r>
      <w:r w:rsidR="0005369A" w:rsidRPr="00014FD9">
        <w:rPr>
          <w:rFonts w:ascii="Aptos" w:hAnsi="Aptos"/>
          <w:i/>
          <w:iCs/>
          <w:sz w:val="22"/>
          <w:szCs w:val="22"/>
        </w:rPr>
        <w:fldChar w:fldCharType="separate"/>
      </w:r>
      <w:ins w:id="1" w:author="Amschel Nathaniel De Rothschild" w:date="2026-04-19T16:35:00Z" w16du:dateUtc="2026-04-19T20:35:00Z">
        <w:r w:rsidR="00C90D88">
          <w:rPr>
            <w:rFonts w:ascii="Aptos" w:hAnsi="Aptos"/>
            <w:i/>
            <w:iCs/>
            <w:noProof/>
            <w:sz w:val="22"/>
            <w:szCs w:val="22"/>
          </w:rPr>
          <w:t>April 19, 2026</w:t>
        </w:r>
      </w:ins>
      <w:del w:id="2" w:author="Amschel Nathaniel De Rothschild" w:date="2026-04-19T16:35:00Z" w16du:dateUtc="2026-04-19T20:35:00Z">
        <w:r w:rsidR="00387E2D" w:rsidDel="00C90D88">
          <w:rPr>
            <w:rFonts w:ascii="Aptos" w:hAnsi="Aptos"/>
            <w:i/>
            <w:iCs/>
            <w:noProof/>
            <w:sz w:val="22"/>
            <w:szCs w:val="22"/>
          </w:rPr>
          <w:delText>April 16, 2026</w:delText>
        </w:r>
      </w:del>
      <w:r w:rsidR="0005369A" w:rsidRPr="00014FD9">
        <w:rPr>
          <w:rFonts w:ascii="Aptos" w:hAnsi="Aptos"/>
          <w:i/>
          <w:iCs/>
          <w:sz w:val="22"/>
          <w:szCs w:val="22"/>
        </w:rPr>
        <w:fldChar w:fldCharType="end"/>
      </w:r>
    </w:p>
    <w:p w14:paraId="5049F6D7" w14:textId="1A88CDD6" w:rsidR="000045CB" w:rsidRPr="00014FD9" w:rsidRDefault="000045CB" w:rsidP="13BA9250">
      <w:pPr>
        <w:jc w:val="right"/>
        <w:rPr>
          <w:rFonts w:ascii="Aptos" w:hAnsi="Aptos"/>
          <w:sz w:val="22"/>
          <w:szCs w:val="22"/>
        </w:rPr>
      </w:pPr>
    </w:p>
    <w:p w14:paraId="0F814E08" w14:textId="77777777" w:rsidR="000045CB" w:rsidRPr="00014FD9" w:rsidRDefault="000045CB" w:rsidP="244FAC12">
      <w:pPr>
        <w:rPr>
          <w:rFonts w:ascii="Aptos" w:hAnsi="Aptos"/>
          <w:sz w:val="22"/>
          <w:szCs w:val="22"/>
        </w:rPr>
      </w:pPr>
      <w:r w:rsidRPr="00014FD9">
        <w:rPr>
          <w:rFonts w:ascii="Aptos" w:hAnsi="Aptos"/>
          <w:sz w:val="22"/>
          <w:szCs w:val="22"/>
        </w:rPr>
        <w:br w:type="page"/>
      </w:r>
    </w:p>
    <w:p w14:paraId="1F5B4336" w14:textId="54B7246E" w:rsidR="00870C5E" w:rsidRPr="00014FD9" w:rsidRDefault="000045CB" w:rsidP="00870C5E">
      <w:pPr>
        <w:rPr>
          <w:rFonts w:ascii="Aptos" w:hAnsi="Aptos"/>
        </w:rPr>
      </w:pPr>
      <w:bookmarkStart w:id="3" w:name="_Toc212170271"/>
      <w:bookmarkStart w:id="4" w:name="_Toc212170485"/>
      <w:r w:rsidRPr="00014FD9">
        <w:rPr>
          <w:rFonts w:ascii="Aptos" w:hAnsi="Aptos"/>
          <w:b/>
          <w:bCs/>
          <w:color w:val="0F4761" w:themeColor="accent1" w:themeShade="BF"/>
          <w:sz w:val="36"/>
          <w:szCs w:val="36"/>
        </w:rPr>
        <w:lastRenderedPageBreak/>
        <w:t>Table of Contents</w:t>
      </w:r>
      <w:bookmarkEnd w:id="3"/>
      <w:bookmarkEnd w:id="4"/>
    </w:p>
    <w:sdt>
      <w:sdtPr>
        <w:rPr>
          <w:rFonts w:ascii="Aptos" w:hAnsi="Aptos"/>
        </w:rPr>
        <w:id w:val="561665886"/>
        <w:docPartObj>
          <w:docPartGallery w:val="Table of Contents"/>
          <w:docPartUnique/>
        </w:docPartObj>
      </w:sdtPr>
      <w:sdtEndPr>
        <w:rPr>
          <w:sz w:val="18"/>
          <w:szCs w:val="18"/>
        </w:rPr>
      </w:sdtEndPr>
      <w:sdtContent>
        <w:p w14:paraId="77875206" w14:textId="7CED05BD" w:rsidR="002654BA" w:rsidRPr="002654BA" w:rsidRDefault="00065D85">
          <w:pPr>
            <w:pStyle w:val="TOC1"/>
            <w:tabs>
              <w:tab w:val="right" w:leader="dot" w:pos="9016"/>
            </w:tabs>
            <w:rPr>
              <w:rFonts w:eastAsiaTheme="minorEastAsia" w:cstheme="minorBidi"/>
              <w:b w:val="0"/>
              <w:bCs w:val="0"/>
              <w:noProof/>
              <w:kern w:val="2"/>
              <w:sz w:val="18"/>
              <w:szCs w:val="18"/>
              <w:lang w:eastAsia="en-US"/>
              <w14:ligatures w14:val="standardContextual"/>
            </w:rPr>
          </w:pPr>
          <w:r w:rsidRPr="002654BA">
            <w:rPr>
              <w:rFonts w:ascii="Aptos" w:hAnsi="Aptos"/>
              <w:sz w:val="18"/>
              <w:szCs w:val="18"/>
            </w:rPr>
            <w:fldChar w:fldCharType="begin"/>
          </w:r>
          <w:r w:rsidR="0081512E" w:rsidRPr="002654BA">
            <w:rPr>
              <w:rFonts w:ascii="Aptos" w:hAnsi="Aptos"/>
              <w:sz w:val="18"/>
              <w:szCs w:val="18"/>
            </w:rPr>
            <w:instrText>TOC \o "1-3" \z \u \h</w:instrText>
          </w:r>
          <w:r w:rsidRPr="002654BA">
            <w:rPr>
              <w:rFonts w:ascii="Aptos" w:hAnsi="Aptos"/>
              <w:sz w:val="18"/>
              <w:szCs w:val="18"/>
            </w:rPr>
            <w:fldChar w:fldCharType="separate"/>
          </w:r>
          <w:hyperlink w:anchor="_Toc222450677" w:history="1">
            <w:r w:rsidR="002654BA" w:rsidRPr="002654BA">
              <w:rPr>
                <w:rStyle w:val="Hyperlink"/>
                <w:rFonts w:ascii="Aptos" w:hAnsi="Aptos"/>
                <w:noProof/>
                <w:sz w:val="18"/>
                <w:szCs w:val="18"/>
              </w:rPr>
              <w:t>Abbreviations and Acronyms</w:t>
            </w:r>
            <w:r w:rsidR="002654BA" w:rsidRPr="002654BA">
              <w:rPr>
                <w:noProof/>
                <w:webHidden/>
                <w:sz w:val="18"/>
                <w:szCs w:val="18"/>
              </w:rPr>
              <w:tab/>
            </w:r>
            <w:r w:rsidR="002654BA" w:rsidRPr="002654BA">
              <w:rPr>
                <w:noProof/>
                <w:webHidden/>
                <w:sz w:val="18"/>
                <w:szCs w:val="18"/>
              </w:rPr>
              <w:fldChar w:fldCharType="begin"/>
            </w:r>
            <w:r w:rsidR="002654BA" w:rsidRPr="002654BA">
              <w:rPr>
                <w:noProof/>
                <w:webHidden/>
                <w:sz w:val="18"/>
                <w:szCs w:val="18"/>
              </w:rPr>
              <w:instrText xml:space="preserve"> PAGEREF _Toc222450677 \h </w:instrText>
            </w:r>
            <w:r w:rsidR="002654BA" w:rsidRPr="002654BA">
              <w:rPr>
                <w:noProof/>
                <w:webHidden/>
                <w:sz w:val="18"/>
                <w:szCs w:val="18"/>
              </w:rPr>
            </w:r>
            <w:r w:rsidR="002654BA" w:rsidRPr="002654BA">
              <w:rPr>
                <w:noProof/>
                <w:webHidden/>
                <w:sz w:val="18"/>
                <w:szCs w:val="18"/>
              </w:rPr>
              <w:fldChar w:fldCharType="separate"/>
            </w:r>
            <w:r w:rsidR="002654BA" w:rsidRPr="002654BA">
              <w:rPr>
                <w:noProof/>
                <w:webHidden/>
                <w:sz w:val="18"/>
                <w:szCs w:val="18"/>
              </w:rPr>
              <w:t>4</w:t>
            </w:r>
            <w:r w:rsidR="002654BA" w:rsidRPr="002654BA">
              <w:rPr>
                <w:noProof/>
                <w:webHidden/>
                <w:sz w:val="18"/>
                <w:szCs w:val="18"/>
              </w:rPr>
              <w:fldChar w:fldCharType="end"/>
            </w:r>
          </w:hyperlink>
        </w:p>
        <w:p w14:paraId="1D629902" w14:textId="67A2986A" w:rsidR="002654BA" w:rsidRPr="002654BA" w:rsidRDefault="002654BA">
          <w:pPr>
            <w:pStyle w:val="TOC1"/>
            <w:tabs>
              <w:tab w:val="left" w:pos="480"/>
              <w:tab w:val="right" w:leader="dot" w:pos="9016"/>
            </w:tabs>
            <w:rPr>
              <w:rFonts w:eastAsiaTheme="minorEastAsia" w:cstheme="minorBidi"/>
              <w:b w:val="0"/>
              <w:bCs w:val="0"/>
              <w:noProof/>
              <w:kern w:val="2"/>
              <w:sz w:val="18"/>
              <w:szCs w:val="18"/>
              <w:lang w:eastAsia="en-US"/>
              <w14:ligatures w14:val="standardContextual"/>
            </w:rPr>
          </w:pPr>
          <w:hyperlink w:anchor="_Toc222450678" w:history="1">
            <w:r w:rsidRPr="002654BA">
              <w:rPr>
                <w:rStyle w:val="Hyperlink"/>
                <w:rFonts w:ascii="Aptos" w:hAnsi="Aptos"/>
                <w:noProof/>
                <w:sz w:val="18"/>
                <w:szCs w:val="18"/>
              </w:rPr>
              <w:t>1.</w:t>
            </w:r>
            <w:r w:rsidRPr="002654BA">
              <w:rPr>
                <w:rFonts w:eastAsiaTheme="minorEastAsia" w:cstheme="minorBidi"/>
                <w:b w:val="0"/>
                <w:bCs w:val="0"/>
                <w:noProof/>
                <w:kern w:val="2"/>
                <w:sz w:val="18"/>
                <w:szCs w:val="18"/>
                <w:lang w:eastAsia="en-US"/>
                <w14:ligatures w14:val="standardContextual"/>
              </w:rPr>
              <w:tab/>
            </w:r>
            <w:r w:rsidRPr="002654BA">
              <w:rPr>
                <w:rStyle w:val="Hyperlink"/>
                <w:rFonts w:ascii="Aptos" w:hAnsi="Aptos"/>
                <w:noProof/>
                <w:sz w:val="18"/>
                <w:szCs w:val="18"/>
              </w:rPr>
              <w:t>Introduction</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_Toc222450678 \h </w:instrText>
            </w:r>
            <w:r w:rsidRPr="002654BA">
              <w:rPr>
                <w:noProof/>
                <w:webHidden/>
                <w:sz w:val="18"/>
                <w:szCs w:val="18"/>
              </w:rPr>
            </w:r>
            <w:r w:rsidRPr="002654BA">
              <w:rPr>
                <w:noProof/>
                <w:webHidden/>
                <w:sz w:val="18"/>
                <w:szCs w:val="18"/>
              </w:rPr>
              <w:fldChar w:fldCharType="separate"/>
            </w:r>
            <w:r w:rsidRPr="002654BA">
              <w:rPr>
                <w:noProof/>
                <w:webHidden/>
                <w:sz w:val="18"/>
                <w:szCs w:val="18"/>
              </w:rPr>
              <w:t>5</w:t>
            </w:r>
            <w:r w:rsidRPr="002654BA">
              <w:rPr>
                <w:noProof/>
                <w:webHidden/>
                <w:sz w:val="18"/>
                <w:szCs w:val="18"/>
              </w:rPr>
              <w:fldChar w:fldCharType="end"/>
            </w:r>
          </w:hyperlink>
        </w:p>
        <w:p w14:paraId="6A9499B2" w14:textId="0C254B8C" w:rsidR="002654BA" w:rsidRPr="002654BA" w:rsidRDefault="002654BA">
          <w:pPr>
            <w:pStyle w:val="TOC1"/>
            <w:tabs>
              <w:tab w:val="left" w:pos="480"/>
              <w:tab w:val="right" w:leader="dot" w:pos="9016"/>
            </w:tabs>
            <w:rPr>
              <w:rFonts w:eastAsiaTheme="minorEastAsia" w:cstheme="minorBidi"/>
              <w:b w:val="0"/>
              <w:bCs w:val="0"/>
              <w:noProof/>
              <w:kern w:val="2"/>
              <w:sz w:val="18"/>
              <w:szCs w:val="18"/>
              <w:lang w:eastAsia="en-US"/>
              <w14:ligatures w14:val="standardContextual"/>
            </w:rPr>
          </w:pPr>
          <w:hyperlink w:anchor="_Toc222450679" w:history="1">
            <w:r w:rsidRPr="002654BA">
              <w:rPr>
                <w:rStyle w:val="Hyperlink"/>
                <w:rFonts w:ascii="Aptos" w:hAnsi="Aptos"/>
                <w:noProof/>
                <w:sz w:val="18"/>
                <w:szCs w:val="18"/>
              </w:rPr>
              <w:t>2.</w:t>
            </w:r>
            <w:r w:rsidRPr="002654BA">
              <w:rPr>
                <w:rFonts w:eastAsiaTheme="minorEastAsia" w:cstheme="minorBidi"/>
                <w:b w:val="0"/>
                <w:bCs w:val="0"/>
                <w:noProof/>
                <w:kern w:val="2"/>
                <w:sz w:val="18"/>
                <w:szCs w:val="18"/>
                <w:lang w:eastAsia="en-US"/>
                <w14:ligatures w14:val="standardContextual"/>
              </w:rPr>
              <w:tab/>
            </w:r>
            <w:r w:rsidRPr="002654BA">
              <w:rPr>
                <w:rStyle w:val="Hyperlink"/>
                <w:rFonts w:ascii="Aptos" w:hAnsi="Aptos"/>
                <w:noProof/>
                <w:sz w:val="18"/>
                <w:szCs w:val="18"/>
              </w:rPr>
              <w:t>Methodology</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_Toc222450679 \h </w:instrText>
            </w:r>
            <w:r w:rsidRPr="002654BA">
              <w:rPr>
                <w:noProof/>
                <w:webHidden/>
                <w:sz w:val="18"/>
                <w:szCs w:val="18"/>
              </w:rPr>
            </w:r>
            <w:r w:rsidRPr="002654BA">
              <w:rPr>
                <w:noProof/>
                <w:webHidden/>
                <w:sz w:val="18"/>
                <w:szCs w:val="18"/>
              </w:rPr>
              <w:fldChar w:fldCharType="separate"/>
            </w:r>
            <w:r w:rsidRPr="002654BA">
              <w:rPr>
                <w:noProof/>
                <w:webHidden/>
                <w:sz w:val="18"/>
                <w:szCs w:val="18"/>
              </w:rPr>
              <w:t>7</w:t>
            </w:r>
            <w:r w:rsidRPr="002654BA">
              <w:rPr>
                <w:noProof/>
                <w:webHidden/>
                <w:sz w:val="18"/>
                <w:szCs w:val="18"/>
              </w:rPr>
              <w:fldChar w:fldCharType="end"/>
            </w:r>
          </w:hyperlink>
        </w:p>
        <w:p w14:paraId="61D935CD" w14:textId="7CF62C3B"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0" w:history="1">
            <w:r w:rsidRPr="002654BA">
              <w:rPr>
                <w:rStyle w:val="Hyperlink"/>
                <w:rFonts w:ascii="Aptos" w:hAnsi="Aptos"/>
                <w:bCs/>
                <w:noProof/>
                <w:sz w:val="18"/>
                <w:szCs w:val="18"/>
              </w:rPr>
              <w:t>A.</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Dataset</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_Toc222450680 \h </w:instrText>
            </w:r>
            <w:r w:rsidRPr="002654BA">
              <w:rPr>
                <w:noProof/>
                <w:webHidden/>
                <w:sz w:val="18"/>
                <w:szCs w:val="18"/>
              </w:rPr>
            </w:r>
            <w:r w:rsidRPr="002654BA">
              <w:rPr>
                <w:noProof/>
                <w:webHidden/>
                <w:sz w:val="18"/>
                <w:szCs w:val="18"/>
              </w:rPr>
              <w:fldChar w:fldCharType="separate"/>
            </w:r>
            <w:r w:rsidRPr="002654BA">
              <w:rPr>
                <w:noProof/>
                <w:webHidden/>
                <w:sz w:val="18"/>
                <w:szCs w:val="18"/>
              </w:rPr>
              <w:t>8</w:t>
            </w:r>
            <w:r w:rsidRPr="002654BA">
              <w:rPr>
                <w:noProof/>
                <w:webHidden/>
                <w:sz w:val="18"/>
                <w:szCs w:val="18"/>
              </w:rPr>
              <w:fldChar w:fldCharType="end"/>
            </w:r>
          </w:hyperlink>
        </w:p>
        <w:p w14:paraId="64F1E824" w14:textId="5D6A2110"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1" w:history="1">
            <w:r w:rsidRPr="002654BA">
              <w:rPr>
                <w:rStyle w:val="Hyperlink"/>
                <w:rFonts w:ascii="Aptos" w:hAnsi="Aptos"/>
                <w:bCs/>
                <w:noProof/>
                <w:sz w:val="18"/>
                <w:szCs w:val="18"/>
              </w:rPr>
              <w:t>B.</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Tools and Environments Used</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_Toc222450681 \h </w:instrText>
            </w:r>
            <w:r w:rsidRPr="002654BA">
              <w:rPr>
                <w:noProof/>
                <w:webHidden/>
                <w:sz w:val="18"/>
                <w:szCs w:val="18"/>
              </w:rPr>
            </w:r>
            <w:r w:rsidRPr="002654BA">
              <w:rPr>
                <w:noProof/>
                <w:webHidden/>
                <w:sz w:val="18"/>
                <w:szCs w:val="18"/>
              </w:rPr>
              <w:fldChar w:fldCharType="separate"/>
            </w:r>
            <w:r w:rsidRPr="002654BA">
              <w:rPr>
                <w:noProof/>
                <w:webHidden/>
                <w:sz w:val="18"/>
                <w:szCs w:val="18"/>
              </w:rPr>
              <w:t>9</w:t>
            </w:r>
            <w:r w:rsidRPr="002654BA">
              <w:rPr>
                <w:noProof/>
                <w:webHidden/>
                <w:sz w:val="18"/>
                <w:szCs w:val="18"/>
              </w:rPr>
              <w:fldChar w:fldCharType="end"/>
            </w:r>
          </w:hyperlink>
        </w:p>
        <w:p w14:paraId="2F6391C8" w14:textId="09580F31"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2" w:history="1">
            <w:r w:rsidRPr="002654BA">
              <w:rPr>
                <w:rStyle w:val="Hyperlink"/>
                <w:rFonts w:ascii="Aptos" w:hAnsi="Aptos"/>
                <w:bCs/>
                <w:noProof/>
                <w:sz w:val="18"/>
                <w:szCs w:val="18"/>
              </w:rPr>
              <w:t>C.</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bCs/>
                <w:noProof/>
                <w:sz w:val="18"/>
                <w:szCs w:val="18"/>
              </w:rPr>
              <w:t>Core Elements of the Analysis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_Toc222450682 \h </w:instrText>
            </w:r>
            <w:r w:rsidRPr="002654BA">
              <w:rPr>
                <w:noProof/>
                <w:webHidden/>
                <w:sz w:val="18"/>
                <w:szCs w:val="18"/>
              </w:rPr>
            </w:r>
            <w:r w:rsidRPr="002654BA">
              <w:rPr>
                <w:noProof/>
                <w:webHidden/>
                <w:sz w:val="18"/>
                <w:szCs w:val="18"/>
              </w:rPr>
              <w:fldChar w:fldCharType="separate"/>
            </w:r>
            <w:r w:rsidRPr="002654BA">
              <w:rPr>
                <w:noProof/>
                <w:webHidden/>
                <w:sz w:val="18"/>
                <w:szCs w:val="18"/>
              </w:rPr>
              <w:t>9</w:t>
            </w:r>
            <w:r w:rsidRPr="002654BA">
              <w:rPr>
                <w:noProof/>
                <w:webHidden/>
                <w:sz w:val="18"/>
                <w:szCs w:val="18"/>
              </w:rPr>
              <w:fldChar w:fldCharType="end"/>
            </w:r>
          </w:hyperlink>
        </w:p>
        <w:p w14:paraId="19DC844B" w14:textId="7449A632"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3" w:history="1">
            <w:r w:rsidRPr="002654BA">
              <w:rPr>
                <w:rStyle w:val="Hyperlink"/>
                <w:rFonts w:ascii="Aptos" w:hAnsi="Aptos"/>
                <w:bCs/>
                <w:noProof/>
                <w:sz w:val="18"/>
                <w:szCs w:val="18"/>
              </w:rPr>
              <w:t>D.</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Workflow</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_Toc222450683 \h </w:instrText>
            </w:r>
            <w:r w:rsidRPr="002654BA">
              <w:rPr>
                <w:noProof/>
                <w:webHidden/>
                <w:sz w:val="18"/>
                <w:szCs w:val="18"/>
              </w:rPr>
            </w:r>
            <w:r w:rsidRPr="002654BA">
              <w:rPr>
                <w:noProof/>
                <w:webHidden/>
                <w:sz w:val="18"/>
                <w:szCs w:val="18"/>
              </w:rPr>
              <w:fldChar w:fldCharType="separate"/>
            </w:r>
            <w:r w:rsidRPr="002654BA">
              <w:rPr>
                <w:noProof/>
                <w:webHidden/>
                <w:sz w:val="18"/>
                <w:szCs w:val="18"/>
              </w:rPr>
              <w:t>10</w:t>
            </w:r>
            <w:r w:rsidRPr="002654BA">
              <w:rPr>
                <w:noProof/>
                <w:webHidden/>
                <w:sz w:val="18"/>
                <w:szCs w:val="18"/>
              </w:rPr>
              <w:fldChar w:fldCharType="end"/>
            </w:r>
          </w:hyperlink>
        </w:p>
        <w:p w14:paraId="3BCBF488" w14:textId="03152A50"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4" w:history="1">
            <w:r w:rsidRPr="002654BA">
              <w:rPr>
                <w:rStyle w:val="Hyperlink"/>
                <w:rFonts w:ascii="Aptos" w:hAnsi="Aptos"/>
                <w:bCs/>
                <w:noProof/>
                <w:sz w:val="18"/>
                <w:szCs w:val="18"/>
              </w:rPr>
              <w:t>E.</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Lessons Learned from the Use of Generative AI Tools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_Toc222450684 \h </w:instrText>
            </w:r>
            <w:r w:rsidRPr="002654BA">
              <w:rPr>
                <w:noProof/>
                <w:webHidden/>
                <w:sz w:val="18"/>
                <w:szCs w:val="18"/>
              </w:rPr>
            </w:r>
            <w:r w:rsidRPr="002654BA">
              <w:rPr>
                <w:noProof/>
                <w:webHidden/>
                <w:sz w:val="18"/>
                <w:szCs w:val="18"/>
              </w:rPr>
              <w:fldChar w:fldCharType="separate"/>
            </w:r>
            <w:r w:rsidRPr="002654BA">
              <w:rPr>
                <w:noProof/>
                <w:webHidden/>
                <w:sz w:val="18"/>
                <w:szCs w:val="18"/>
              </w:rPr>
              <w:t>11</w:t>
            </w:r>
            <w:r w:rsidRPr="002654BA">
              <w:rPr>
                <w:noProof/>
                <w:webHidden/>
                <w:sz w:val="18"/>
                <w:szCs w:val="18"/>
              </w:rPr>
              <w:fldChar w:fldCharType="end"/>
            </w:r>
          </w:hyperlink>
        </w:p>
        <w:p w14:paraId="1A70E398" w14:textId="7CA32348" w:rsidR="002654BA" w:rsidRPr="002654BA" w:rsidRDefault="002654BA">
          <w:pPr>
            <w:pStyle w:val="TOC1"/>
            <w:tabs>
              <w:tab w:val="left" w:pos="480"/>
              <w:tab w:val="right" w:leader="dot" w:pos="9016"/>
            </w:tabs>
            <w:rPr>
              <w:rFonts w:eastAsiaTheme="minorEastAsia" w:cstheme="minorBidi"/>
              <w:b w:val="0"/>
              <w:bCs w:val="0"/>
              <w:noProof/>
              <w:kern w:val="2"/>
              <w:sz w:val="18"/>
              <w:szCs w:val="18"/>
              <w:lang w:eastAsia="en-US"/>
              <w14:ligatures w14:val="standardContextual"/>
            </w:rPr>
          </w:pPr>
          <w:hyperlink w:anchor="_Toc222450685" w:history="1">
            <w:r w:rsidRPr="002654BA">
              <w:rPr>
                <w:rStyle w:val="Hyperlink"/>
                <w:rFonts w:ascii="Aptos" w:hAnsi="Aptos"/>
                <w:noProof/>
                <w:sz w:val="18"/>
                <w:szCs w:val="18"/>
              </w:rPr>
              <w:t>3.</w:t>
            </w:r>
            <w:r w:rsidRPr="002654BA">
              <w:rPr>
                <w:rFonts w:eastAsiaTheme="minorEastAsia" w:cstheme="minorBidi"/>
                <w:b w:val="0"/>
                <w:bCs w:val="0"/>
                <w:noProof/>
                <w:kern w:val="2"/>
                <w:sz w:val="18"/>
                <w:szCs w:val="18"/>
                <w:lang w:eastAsia="en-US"/>
                <w14:ligatures w14:val="standardContextual"/>
              </w:rPr>
              <w:tab/>
            </w:r>
            <w:r w:rsidRPr="002654BA">
              <w:rPr>
                <w:rStyle w:val="Hyperlink"/>
                <w:rFonts w:ascii="Aptos" w:hAnsi="Aptos"/>
                <w:noProof/>
                <w:sz w:val="18"/>
                <w:szCs w:val="18"/>
              </w:rPr>
              <w:t>Innovation in Lessons of WBG Lending Portfolio</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_Toc222450685 \h </w:instrText>
            </w:r>
            <w:r w:rsidRPr="002654BA">
              <w:rPr>
                <w:noProof/>
                <w:webHidden/>
                <w:sz w:val="18"/>
                <w:szCs w:val="18"/>
              </w:rPr>
            </w:r>
            <w:r w:rsidRPr="002654BA">
              <w:rPr>
                <w:noProof/>
                <w:webHidden/>
                <w:sz w:val="18"/>
                <w:szCs w:val="18"/>
              </w:rPr>
              <w:fldChar w:fldCharType="separate"/>
            </w:r>
            <w:r w:rsidRPr="002654BA">
              <w:rPr>
                <w:noProof/>
                <w:webHidden/>
                <w:sz w:val="18"/>
                <w:szCs w:val="18"/>
              </w:rPr>
              <w:t>12</w:t>
            </w:r>
            <w:r w:rsidRPr="002654BA">
              <w:rPr>
                <w:noProof/>
                <w:webHidden/>
                <w:sz w:val="18"/>
                <w:szCs w:val="18"/>
              </w:rPr>
              <w:fldChar w:fldCharType="end"/>
            </w:r>
          </w:hyperlink>
        </w:p>
        <w:p w14:paraId="77D7FE0E" w14:textId="633888B8"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6" w:history="1">
            <w:r w:rsidRPr="002654BA">
              <w:rPr>
                <w:rStyle w:val="Hyperlink"/>
                <w:rFonts w:ascii="Aptos" w:hAnsi="Aptos"/>
                <w:noProof/>
                <w:sz w:val="18"/>
                <w:szCs w:val="18"/>
              </w:rPr>
              <w:t>A.</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History of Innovation Dynamics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_Toc222450686 \h </w:instrText>
            </w:r>
            <w:r w:rsidRPr="002654BA">
              <w:rPr>
                <w:noProof/>
                <w:webHidden/>
                <w:sz w:val="18"/>
                <w:szCs w:val="18"/>
              </w:rPr>
            </w:r>
            <w:r w:rsidRPr="002654BA">
              <w:rPr>
                <w:noProof/>
                <w:webHidden/>
                <w:sz w:val="18"/>
                <w:szCs w:val="18"/>
              </w:rPr>
              <w:fldChar w:fldCharType="separate"/>
            </w:r>
            <w:r w:rsidRPr="002654BA">
              <w:rPr>
                <w:noProof/>
                <w:webHidden/>
                <w:sz w:val="18"/>
                <w:szCs w:val="18"/>
              </w:rPr>
              <w:t>12</w:t>
            </w:r>
            <w:r w:rsidRPr="002654BA">
              <w:rPr>
                <w:noProof/>
                <w:webHidden/>
                <w:sz w:val="18"/>
                <w:szCs w:val="18"/>
              </w:rPr>
              <w:fldChar w:fldCharType="end"/>
            </w:r>
          </w:hyperlink>
        </w:p>
        <w:p w14:paraId="343A5600" w14:textId="19F2F256"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7" w:history="1">
            <w:r w:rsidRPr="002654BA">
              <w:rPr>
                <w:rStyle w:val="Hyperlink"/>
                <w:rFonts w:ascii="Aptos" w:hAnsi="Aptos"/>
                <w:noProof/>
                <w:sz w:val="18"/>
                <w:szCs w:val="18"/>
              </w:rPr>
              <w:t>B.</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Types of Innovations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_Toc222450687 \h </w:instrText>
            </w:r>
            <w:r w:rsidRPr="002654BA">
              <w:rPr>
                <w:noProof/>
                <w:webHidden/>
                <w:sz w:val="18"/>
                <w:szCs w:val="18"/>
              </w:rPr>
            </w:r>
            <w:r w:rsidRPr="002654BA">
              <w:rPr>
                <w:noProof/>
                <w:webHidden/>
                <w:sz w:val="18"/>
                <w:szCs w:val="18"/>
              </w:rPr>
              <w:fldChar w:fldCharType="separate"/>
            </w:r>
            <w:r w:rsidRPr="002654BA">
              <w:rPr>
                <w:noProof/>
                <w:webHidden/>
                <w:sz w:val="18"/>
                <w:szCs w:val="18"/>
              </w:rPr>
              <w:t>15</w:t>
            </w:r>
            <w:r w:rsidRPr="002654BA">
              <w:rPr>
                <w:noProof/>
                <w:webHidden/>
                <w:sz w:val="18"/>
                <w:szCs w:val="18"/>
              </w:rPr>
              <w:fldChar w:fldCharType="end"/>
            </w:r>
          </w:hyperlink>
        </w:p>
        <w:p w14:paraId="3D01FBAB" w14:textId="0C63AA86"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8" w:history="1">
            <w:r w:rsidRPr="002654BA">
              <w:rPr>
                <w:rStyle w:val="Hyperlink"/>
                <w:rFonts w:ascii="Aptos" w:hAnsi="Aptos"/>
                <w:noProof/>
                <w:sz w:val="18"/>
                <w:szCs w:val="18"/>
              </w:rPr>
              <w:t>C.</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Innovation Patterns in Different Geographies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_Toc222450688 \h </w:instrText>
            </w:r>
            <w:r w:rsidRPr="002654BA">
              <w:rPr>
                <w:noProof/>
                <w:webHidden/>
                <w:sz w:val="18"/>
                <w:szCs w:val="18"/>
              </w:rPr>
            </w:r>
            <w:r w:rsidRPr="002654BA">
              <w:rPr>
                <w:noProof/>
                <w:webHidden/>
                <w:sz w:val="18"/>
                <w:szCs w:val="18"/>
              </w:rPr>
              <w:fldChar w:fldCharType="separate"/>
            </w:r>
            <w:r w:rsidRPr="002654BA">
              <w:rPr>
                <w:noProof/>
                <w:webHidden/>
                <w:sz w:val="18"/>
                <w:szCs w:val="18"/>
              </w:rPr>
              <w:t>18</w:t>
            </w:r>
            <w:r w:rsidRPr="002654BA">
              <w:rPr>
                <w:noProof/>
                <w:webHidden/>
                <w:sz w:val="18"/>
                <w:szCs w:val="18"/>
              </w:rPr>
              <w:fldChar w:fldCharType="end"/>
            </w:r>
          </w:hyperlink>
        </w:p>
        <w:p w14:paraId="10209568" w14:textId="7AB577F2"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89" w:history="1">
            <w:r w:rsidRPr="002654BA">
              <w:rPr>
                <w:rStyle w:val="Hyperlink"/>
                <w:rFonts w:ascii="Aptos" w:hAnsi="Aptos"/>
                <w:noProof/>
                <w:sz w:val="18"/>
                <w:szCs w:val="18"/>
              </w:rPr>
              <w:t>D.</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Innovation Patterns in Different Settings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_Toc222450689 \h </w:instrText>
            </w:r>
            <w:r w:rsidRPr="002654BA">
              <w:rPr>
                <w:noProof/>
                <w:webHidden/>
                <w:sz w:val="18"/>
                <w:szCs w:val="18"/>
              </w:rPr>
            </w:r>
            <w:r w:rsidRPr="002654BA">
              <w:rPr>
                <w:noProof/>
                <w:webHidden/>
                <w:sz w:val="18"/>
                <w:szCs w:val="18"/>
              </w:rPr>
              <w:fldChar w:fldCharType="separate"/>
            </w:r>
            <w:r w:rsidRPr="002654BA">
              <w:rPr>
                <w:noProof/>
                <w:webHidden/>
                <w:sz w:val="18"/>
                <w:szCs w:val="18"/>
              </w:rPr>
              <w:t>20</w:t>
            </w:r>
            <w:r w:rsidRPr="002654BA">
              <w:rPr>
                <w:noProof/>
                <w:webHidden/>
                <w:sz w:val="18"/>
                <w:szCs w:val="18"/>
              </w:rPr>
              <w:fldChar w:fldCharType="end"/>
            </w:r>
          </w:hyperlink>
        </w:p>
        <w:p w14:paraId="4D1078CB" w14:textId="676FC78A"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0" w:history="1">
            <w:r w:rsidRPr="002654BA">
              <w:rPr>
                <w:rStyle w:val="Hyperlink"/>
                <w:rFonts w:ascii="Aptos" w:hAnsi="Aptos"/>
                <w:noProof/>
                <w:sz w:val="18"/>
                <w:szCs w:val="18"/>
              </w:rPr>
              <w:t>E.</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Innovation Patterns in Different Sectors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_Toc222450690 \h </w:instrText>
            </w:r>
            <w:r w:rsidRPr="002654BA">
              <w:rPr>
                <w:noProof/>
                <w:webHidden/>
                <w:sz w:val="18"/>
                <w:szCs w:val="18"/>
              </w:rPr>
            </w:r>
            <w:r w:rsidRPr="002654BA">
              <w:rPr>
                <w:noProof/>
                <w:webHidden/>
                <w:sz w:val="18"/>
                <w:szCs w:val="18"/>
              </w:rPr>
              <w:fldChar w:fldCharType="separate"/>
            </w:r>
            <w:r w:rsidRPr="002654BA">
              <w:rPr>
                <w:noProof/>
                <w:webHidden/>
                <w:sz w:val="18"/>
                <w:szCs w:val="18"/>
              </w:rPr>
              <w:t>21</w:t>
            </w:r>
            <w:r w:rsidRPr="002654BA">
              <w:rPr>
                <w:noProof/>
                <w:webHidden/>
                <w:sz w:val="18"/>
                <w:szCs w:val="18"/>
              </w:rPr>
              <w:fldChar w:fldCharType="end"/>
            </w:r>
          </w:hyperlink>
        </w:p>
        <w:p w14:paraId="0BF6DE90" w14:textId="2BD54A0B"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1" w:history="1">
            <w:r w:rsidRPr="002654BA">
              <w:rPr>
                <w:rStyle w:val="Hyperlink"/>
                <w:rFonts w:ascii="Aptos" w:hAnsi="Aptos"/>
                <w:noProof/>
                <w:sz w:val="18"/>
                <w:szCs w:val="18"/>
              </w:rPr>
              <w:t>F.</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Technology Premium</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_Toc222450691 \h </w:instrText>
            </w:r>
            <w:r w:rsidRPr="002654BA">
              <w:rPr>
                <w:noProof/>
                <w:webHidden/>
                <w:sz w:val="18"/>
                <w:szCs w:val="18"/>
              </w:rPr>
            </w:r>
            <w:r w:rsidRPr="002654BA">
              <w:rPr>
                <w:noProof/>
                <w:webHidden/>
                <w:sz w:val="18"/>
                <w:szCs w:val="18"/>
              </w:rPr>
              <w:fldChar w:fldCharType="separate"/>
            </w:r>
            <w:r w:rsidRPr="002654BA">
              <w:rPr>
                <w:noProof/>
                <w:webHidden/>
                <w:sz w:val="18"/>
                <w:szCs w:val="18"/>
              </w:rPr>
              <w:t>24</w:t>
            </w:r>
            <w:r w:rsidRPr="002654BA">
              <w:rPr>
                <w:noProof/>
                <w:webHidden/>
                <w:sz w:val="18"/>
                <w:szCs w:val="18"/>
              </w:rPr>
              <w:fldChar w:fldCharType="end"/>
            </w:r>
          </w:hyperlink>
        </w:p>
        <w:p w14:paraId="18C4F37C" w14:textId="2EF0FA14"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2" w:history="1">
            <w:r w:rsidRPr="002654BA">
              <w:rPr>
                <w:rStyle w:val="Hyperlink"/>
                <w:rFonts w:ascii="Aptos" w:hAnsi="Aptos"/>
                <w:noProof/>
                <w:sz w:val="18"/>
                <w:szCs w:val="18"/>
              </w:rPr>
              <w:t>G.</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IFC Collaboration and Innovation Patterns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_Toc222450692 \h </w:instrText>
            </w:r>
            <w:r w:rsidRPr="002654BA">
              <w:rPr>
                <w:noProof/>
                <w:webHidden/>
                <w:sz w:val="18"/>
                <w:szCs w:val="18"/>
              </w:rPr>
            </w:r>
            <w:r w:rsidRPr="002654BA">
              <w:rPr>
                <w:noProof/>
                <w:webHidden/>
                <w:sz w:val="18"/>
                <w:szCs w:val="18"/>
              </w:rPr>
              <w:fldChar w:fldCharType="separate"/>
            </w:r>
            <w:r w:rsidRPr="002654BA">
              <w:rPr>
                <w:noProof/>
                <w:webHidden/>
                <w:sz w:val="18"/>
                <w:szCs w:val="18"/>
              </w:rPr>
              <w:t>25</w:t>
            </w:r>
            <w:r w:rsidRPr="002654BA">
              <w:rPr>
                <w:noProof/>
                <w:webHidden/>
                <w:sz w:val="18"/>
                <w:szCs w:val="18"/>
              </w:rPr>
              <w:fldChar w:fldCharType="end"/>
            </w:r>
          </w:hyperlink>
        </w:p>
        <w:p w14:paraId="56BDA63A" w14:textId="1239AEB8"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3" w:history="1">
            <w:r w:rsidRPr="002654BA">
              <w:rPr>
                <w:rStyle w:val="Hyperlink"/>
                <w:rFonts w:ascii="Aptos" w:hAnsi="Aptos"/>
                <w:noProof/>
                <w:sz w:val="18"/>
                <w:szCs w:val="18"/>
              </w:rPr>
              <w:t>H.</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Private Capital Mobilization</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_Toc222450693 \h </w:instrText>
            </w:r>
            <w:r w:rsidRPr="002654BA">
              <w:rPr>
                <w:noProof/>
                <w:webHidden/>
                <w:sz w:val="18"/>
                <w:szCs w:val="18"/>
              </w:rPr>
            </w:r>
            <w:r w:rsidRPr="002654BA">
              <w:rPr>
                <w:noProof/>
                <w:webHidden/>
                <w:sz w:val="18"/>
                <w:szCs w:val="18"/>
              </w:rPr>
              <w:fldChar w:fldCharType="separate"/>
            </w:r>
            <w:r w:rsidRPr="002654BA">
              <w:rPr>
                <w:noProof/>
                <w:webHidden/>
                <w:sz w:val="18"/>
                <w:szCs w:val="18"/>
              </w:rPr>
              <w:t>26</w:t>
            </w:r>
            <w:r w:rsidRPr="002654BA">
              <w:rPr>
                <w:noProof/>
                <w:webHidden/>
                <w:sz w:val="18"/>
                <w:szCs w:val="18"/>
              </w:rPr>
              <w:fldChar w:fldCharType="end"/>
            </w:r>
          </w:hyperlink>
        </w:p>
        <w:p w14:paraId="449ED22A" w14:textId="2AA75E69"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4" w:history="1">
            <w:r w:rsidRPr="002654BA">
              <w:rPr>
                <w:rStyle w:val="Hyperlink"/>
                <w:rFonts w:ascii="Aptos" w:hAnsi="Aptos"/>
                <w:noProof/>
                <w:sz w:val="18"/>
                <w:szCs w:val="18"/>
              </w:rPr>
              <w:t>I.</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Role of Donors and Trust Funds in Innovation</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_Toc222450694 \h </w:instrText>
            </w:r>
            <w:r w:rsidRPr="002654BA">
              <w:rPr>
                <w:noProof/>
                <w:webHidden/>
                <w:sz w:val="18"/>
                <w:szCs w:val="18"/>
              </w:rPr>
            </w:r>
            <w:r w:rsidRPr="002654BA">
              <w:rPr>
                <w:noProof/>
                <w:webHidden/>
                <w:sz w:val="18"/>
                <w:szCs w:val="18"/>
              </w:rPr>
              <w:fldChar w:fldCharType="separate"/>
            </w:r>
            <w:r w:rsidRPr="002654BA">
              <w:rPr>
                <w:noProof/>
                <w:webHidden/>
                <w:sz w:val="18"/>
                <w:szCs w:val="18"/>
              </w:rPr>
              <w:t>27</w:t>
            </w:r>
            <w:r w:rsidRPr="002654BA">
              <w:rPr>
                <w:noProof/>
                <w:webHidden/>
                <w:sz w:val="18"/>
                <w:szCs w:val="18"/>
              </w:rPr>
              <w:fldChar w:fldCharType="end"/>
            </w:r>
          </w:hyperlink>
        </w:p>
        <w:p w14:paraId="1BF17FF5" w14:textId="5F73A765" w:rsidR="002654BA" w:rsidRPr="002654BA" w:rsidRDefault="002654BA">
          <w:pPr>
            <w:pStyle w:val="TOC1"/>
            <w:tabs>
              <w:tab w:val="left" w:pos="480"/>
              <w:tab w:val="right" w:leader="dot" w:pos="9016"/>
            </w:tabs>
            <w:rPr>
              <w:rFonts w:eastAsiaTheme="minorEastAsia" w:cstheme="minorBidi"/>
              <w:b w:val="0"/>
              <w:bCs w:val="0"/>
              <w:noProof/>
              <w:kern w:val="2"/>
              <w:sz w:val="18"/>
              <w:szCs w:val="18"/>
              <w:lang w:eastAsia="en-US"/>
              <w14:ligatures w14:val="standardContextual"/>
            </w:rPr>
          </w:pPr>
          <w:hyperlink w:anchor="_Toc222450695" w:history="1">
            <w:r w:rsidRPr="002654BA">
              <w:rPr>
                <w:rStyle w:val="Hyperlink"/>
                <w:rFonts w:ascii="Aptos" w:hAnsi="Aptos"/>
                <w:noProof/>
                <w:sz w:val="18"/>
                <w:szCs w:val="18"/>
              </w:rPr>
              <w:t>4.</w:t>
            </w:r>
            <w:r w:rsidRPr="002654BA">
              <w:rPr>
                <w:rFonts w:eastAsiaTheme="minorEastAsia" w:cstheme="minorBidi"/>
                <w:b w:val="0"/>
                <w:bCs w:val="0"/>
                <w:noProof/>
                <w:kern w:val="2"/>
                <w:sz w:val="18"/>
                <w:szCs w:val="18"/>
                <w:lang w:eastAsia="en-US"/>
                <w14:ligatures w14:val="standardContextual"/>
              </w:rPr>
              <w:tab/>
            </w:r>
            <w:r w:rsidRPr="002654BA">
              <w:rPr>
                <w:rStyle w:val="Hyperlink"/>
                <w:rFonts w:ascii="Aptos" w:hAnsi="Aptos"/>
                <w:noProof/>
                <w:sz w:val="18"/>
                <w:szCs w:val="18"/>
              </w:rPr>
              <w:t>Lessons from the Portfolio Analysis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_Toc222450695 \h </w:instrText>
            </w:r>
            <w:r w:rsidRPr="002654BA">
              <w:rPr>
                <w:noProof/>
                <w:webHidden/>
                <w:sz w:val="18"/>
                <w:szCs w:val="18"/>
              </w:rPr>
            </w:r>
            <w:r w:rsidRPr="002654BA">
              <w:rPr>
                <w:noProof/>
                <w:webHidden/>
                <w:sz w:val="18"/>
                <w:szCs w:val="18"/>
              </w:rPr>
              <w:fldChar w:fldCharType="separate"/>
            </w:r>
            <w:r w:rsidRPr="002654BA">
              <w:rPr>
                <w:noProof/>
                <w:webHidden/>
                <w:sz w:val="18"/>
                <w:szCs w:val="18"/>
              </w:rPr>
              <w:t>28</w:t>
            </w:r>
            <w:r w:rsidRPr="002654BA">
              <w:rPr>
                <w:noProof/>
                <w:webHidden/>
                <w:sz w:val="18"/>
                <w:szCs w:val="18"/>
              </w:rPr>
              <w:fldChar w:fldCharType="end"/>
            </w:r>
          </w:hyperlink>
        </w:p>
        <w:p w14:paraId="1AC6A6A8" w14:textId="0A03501D"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6" w:history="1">
            <w:r w:rsidRPr="002654BA">
              <w:rPr>
                <w:rStyle w:val="Hyperlink"/>
                <w:rFonts w:ascii="Aptos" w:hAnsi="Aptos"/>
                <w:noProof/>
                <w:sz w:val="18"/>
                <w:szCs w:val="18"/>
              </w:rPr>
              <w:t>A.</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Key Drivers of Performance in Innovative Projects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_Toc222450696 \h </w:instrText>
            </w:r>
            <w:r w:rsidRPr="002654BA">
              <w:rPr>
                <w:noProof/>
                <w:webHidden/>
                <w:sz w:val="18"/>
                <w:szCs w:val="18"/>
              </w:rPr>
            </w:r>
            <w:r w:rsidRPr="002654BA">
              <w:rPr>
                <w:noProof/>
                <w:webHidden/>
                <w:sz w:val="18"/>
                <w:szCs w:val="18"/>
              </w:rPr>
              <w:fldChar w:fldCharType="separate"/>
            </w:r>
            <w:r w:rsidRPr="002654BA">
              <w:rPr>
                <w:noProof/>
                <w:webHidden/>
                <w:sz w:val="18"/>
                <w:szCs w:val="18"/>
              </w:rPr>
              <w:t>28</w:t>
            </w:r>
            <w:r w:rsidRPr="002654BA">
              <w:rPr>
                <w:noProof/>
                <w:webHidden/>
                <w:sz w:val="18"/>
                <w:szCs w:val="18"/>
              </w:rPr>
              <w:fldChar w:fldCharType="end"/>
            </w:r>
          </w:hyperlink>
        </w:p>
        <w:p w14:paraId="51F44DE7" w14:textId="78EF56E5"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7" w:history="1">
            <w:r w:rsidRPr="002654BA">
              <w:rPr>
                <w:rStyle w:val="Hyperlink"/>
                <w:rFonts w:ascii="Aptos" w:hAnsi="Aptos"/>
                <w:noProof/>
                <w:sz w:val="18"/>
                <w:szCs w:val="18"/>
              </w:rPr>
              <w:t>B.</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Contextual and Participatory Drivers of Innovation</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_Toc222450697 \h </w:instrText>
            </w:r>
            <w:r w:rsidRPr="002654BA">
              <w:rPr>
                <w:noProof/>
                <w:webHidden/>
                <w:sz w:val="18"/>
                <w:szCs w:val="18"/>
              </w:rPr>
            </w:r>
            <w:r w:rsidRPr="002654BA">
              <w:rPr>
                <w:noProof/>
                <w:webHidden/>
                <w:sz w:val="18"/>
                <w:szCs w:val="18"/>
              </w:rPr>
              <w:fldChar w:fldCharType="separate"/>
            </w:r>
            <w:r w:rsidRPr="002654BA">
              <w:rPr>
                <w:noProof/>
                <w:webHidden/>
                <w:sz w:val="18"/>
                <w:szCs w:val="18"/>
              </w:rPr>
              <w:t>29</w:t>
            </w:r>
            <w:r w:rsidRPr="002654BA">
              <w:rPr>
                <w:noProof/>
                <w:webHidden/>
                <w:sz w:val="18"/>
                <w:szCs w:val="18"/>
              </w:rPr>
              <w:fldChar w:fldCharType="end"/>
            </w:r>
          </w:hyperlink>
        </w:p>
        <w:p w14:paraId="245D6CB6" w14:textId="4EE0C849" w:rsidR="002654BA" w:rsidRPr="002654BA" w:rsidRDefault="002654BA">
          <w:pPr>
            <w:pStyle w:val="TOC2"/>
            <w:tabs>
              <w:tab w:val="left" w:pos="720"/>
              <w:tab w:val="right" w:leader="dot" w:pos="9016"/>
            </w:tabs>
            <w:rPr>
              <w:rFonts w:eastAsiaTheme="minorEastAsia" w:cstheme="minorBidi"/>
              <w:i w:val="0"/>
              <w:iCs w:val="0"/>
              <w:noProof/>
              <w:kern w:val="2"/>
              <w:sz w:val="18"/>
              <w:szCs w:val="18"/>
              <w:lang w:eastAsia="en-US"/>
              <w14:ligatures w14:val="standardContextual"/>
            </w:rPr>
          </w:pPr>
          <w:hyperlink w:anchor="_Toc222450698" w:history="1">
            <w:r w:rsidRPr="002654BA">
              <w:rPr>
                <w:rStyle w:val="Hyperlink"/>
                <w:rFonts w:ascii="Aptos" w:hAnsi="Aptos"/>
                <w:noProof/>
                <w:sz w:val="18"/>
                <w:szCs w:val="18"/>
              </w:rPr>
              <w:t>C.</w:t>
            </w:r>
            <w:r w:rsidRPr="002654BA">
              <w:rPr>
                <w:rFonts w:eastAsiaTheme="minorEastAsia" w:cstheme="minorBidi"/>
                <w:i w:val="0"/>
                <w:iCs w:val="0"/>
                <w:noProof/>
                <w:kern w:val="2"/>
                <w:sz w:val="18"/>
                <w:szCs w:val="18"/>
                <w:lang w:eastAsia="en-US"/>
                <w14:ligatures w14:val="standardContextual"/>
              </w:rPr>
              <w:tab/>
            </w:r>
            <w:r w:rsidRPr="002654BA">
              <w:rPr>
                <w:rStyle w:val="Hyperlink"/>
                <w:rFonts w:ascii="Aptos" w:hAnsi="Aptos"/>
                <w:noProof/>
                <w:sz w:val="18"/>
                <w:szCs w:val="18"/>
              </w:rPr>
              <w:t>Institutional and External Drivers of Innovation</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_Toc222450698 \h </w:instrText>
            </w:r>
            <w:r w:rsidRPr="002654BA">
              <w:rPr>
                <w:noProof/>
                <w:webHidden/>
                <w:sz w:val="18"/>
                <w:szCs w:val="18"/>
              </w:rPr>
            </w:r>
            <w:r w:rsidRPr="002654BA">
              <w:rPr>
                <w:noProof/>
                <w:webHidden/>
                <w:sz w:val="18"/>
                <w:szCs w:val="18"/>
              </w:rPr>
              <w:fldChar w:fldCharType="separate"/>
            </w:r>
            <w:r w:rsidRPr="002654BA">
              <w:rPr>
                <w:noProof/>
                <w:webHidden/>
                <w:sz w:val="18"/>
                <w:szCs w:val="18"/>
              </w:rPr>
              <w:t>31</w:t>
            </w:r>
            <w:r w:rsidRPr="002654BA">
              <w:rPr>
                <w:noProof/>
                <w:webHidden/>
                <w:sz w:val="18"/>
                <w:szCs w:val="18"/>
              </w:rPr>
              <w:fldChar w:fldCharType="end"/>
            </w:r>
          </w:hyperlink>
        </w:p>
        <w:p w14:paraId="2F205B22" w14:textId="177DC6F7" w:rsidR="002654BA" w:rsidRPr="002654BA" w:rsidRDefault="002654BA">
          <w:pPr>
            <w:pStyle w:val="TOC2"/>
            <w:tabs>
              <w:tab w:val="right" w:leader="dot" w:pos="9016"/>
            </w:tabs>
            <w:rPr>
              <w:rFonts w:eastAsiaTheme="minorEastAsia" w:cstheme="minorBidi"/>
              <w:i w:val="0"/>
              <w:iCs w:val="0"/>
              <w:noProof/>
              <w:kern w:val="2"/>
              <w:sz w:val="18"/>
              <w:szCs w:val="18"/>
              <w:lang w:eastAsia="en-US"/>
              <w14:ligatures w14:val="standardContextual"/>
            </w:rPr>
          </w:pPr>
          <w:hyperlink w:anchor="_Toc222450699" w:history="1">
            <w:r w:rsidRPr="002654BA">
              <w:rPr>
                <w:rStyle w:val="Hyperlink"/>
                <w:rFonts w:ascii="Aptos" w:hAnsi="Aptos"/>
                <w:noProof/>
                <w:sz w:val="18"/>
                <w:szCs w:val="18"/>
              </w:rPr>
              <w:t>D. Looking Ahead: Fostering Strategic and Scalable Innovation</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_Toc222450699 \h </w:instrText>
            </w:r>
            <w:r w:rsidRPr="002654BA">
              <w:rPr>
                <w:noProof/>
                <w:webHidden/>
                <w:sz w:val="18"/>
                <w:szCs w:val="18"/>
              </w:rPr>
            </w:r>
            <w:r w:rsidRPr="002654BA">
              <w:rPr>
                <w:noProof/>
                <w:webHidden/>
                <w:sz w:val="18"/>
                <w:szCs w:val="18"/>
              </w:rPr>
              <w:fldChar w:fldCharType="separate"/>
            </w:r>
            <w:r w:rsidRPr="002654BA">
              <w:rPr>
                <w:noProof/>
                <w:webHidden/>
                <w:sz w:val="18"/>
                <w:szCs w:val="18"/>
              </w:rPr>
              <w:t>32</w:t>
            </w:r>
            <w:r w:rsidRPr="002654BA">
              <w:rPr>
                <w:noProof/>
                <w:webHidden/>
                <w:sz w:val="18"/>
                <w:szCs w:val="18"/>
              </w:rPr>
              <w:fldChar w:fldCharType="end"/>
            </w:r>
          </w:hyperlink>
        </w:p>
        <w:p w14:paraId="0754F91A" w14:textId="640056A4" w:rsidR="002654BA" w:rsidRPr="002654BA" w:rsidRDefault="002654BA">
          <w:pPr>
            <w:pStyle w:val="TOC1"/>
            <w:tabs>
              <w:tab w:val="left" w:pos="480"/>
              <w:tab w:val="right" w:leader="dot" w:pos="9016"/>
            </w:tabs>
            <w:rPr>
              <w:rFonts w:eastAsiaTheme="minorEastAsia" w:cstheme="minorBidi"/>
              <w:b w:val="0"/>
              <w:bCs w:val="0"/>
              <w:noProof/>
              <w:kern w:val="2"/>
              <w:sz w:val="18"/>
              <w:szCs w:val="18"/>
              <w:lang w:eastAsia="en-US"/>
              <w14:ligatures w14:val="standardContextual"/>
            </w:rPr>
          </w:pPr>
          <w:hyperlink w:anchor="_Toc222450700" w:history="1">
            <w:r w:rsidRPr="002654BA">
              <w:rPr>
                <w:rStyle w:val="Hyperlink"/>
                <w:rFonts w:ascii="Aptos" w:hAnsi="Aptos"/>
                <w:noProof/>
                <w:sz w:val="18"/>
                <w:szCs w:val="18"/>
              </w:rPr>
              <w:t>5.</w:t>
            </w:r>
            <w:r w:rsidRPr="002654BA">
              <w:rPr>
                <w:rFonts w:eastAsiaTheme="minorEastAsia" w:cstheme="minorBidi"/>
                <w:b w:val="0"/>
                <w:bCs w:val="0"/>
                <w:noProof/>
                <w:kern w:val="2"/>
                <w:sz w:val="18"/>
                <w:szCs w:val="18"/>
                <w:lang w:eastAsia="en-US"/>
                <w14:ligatures w14:val="standardContextual"/>
              </w:rPr>
              <w:tab/>
            </w:r>
            <w:r w:rsidRPr="002654BA">
              <w:rPr>
                <w:rStyle w:val="Hyperlink"/>
                <w:rFonts w:ascii="Aptos" w:hAnsi="Aptos"/>
                <w:noProof/>
                <w:sz w:val="18"/>
                <w:szCs w:val="18"/>
              </w:rPr>
              <w:t>Data Gaps and Future Research Directions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_Toc222450700 \h </w:instrText>
            </w:r>
            <w:r w:rsidRPr="002654BA">
              <w:rPr>
                <w:noProof/>
                <w:webHidden/>
                <w:sz w:val="18"/>
                <w:szCs w:val="18"/>
              </w:rPr>
            </w:r>
            <w:r w:rsidRPr="002654BA">
              <w:rPr>
                <w:noProof/>
                <w:webHidden/>
                <w:sz w:val="18"/>
                <w:szCs w:val="18"/>
              </w:rPr>
              <w:fldChar w:fldCharType="separate"/>
            </w:r>
            <w:r w:rsidRPr="002654BA">
              <w:rPr>
                <w:noProof/>
                <w:webHidden/>
                <w:sz w:val="18"/>
                <w:szCs w:val="18"/>
              </w:rPr>
              <w:t>32</w:t>
            </w:r>
            <w:r w:rsidRPr="002654BA">
              <w:rPr>
                <w:noProof/>
                <w:webHidden/>
                <w:sz w:val="18"/>
                <w:szCs w:val="18"/>
              </w:rPr>
              <w:fldChar w:fldCharType="end"/>
            </w:r>
          </w:hyperlink>
        </w:p>
        <w:p w14:paraId="61E51470" w14:textId="750C4960" w:rsidR="002654BA" w:rsidRPr="002654BA" w:rsidRDefault="002654BA">
          <w:pPr>
            <w:pStyle w:val="TOC1"/>
            <w:tabs>
              <w:tab w:val="left" w:pos="480"/>
              <w:tab w:val="right" w:leader="dot" w:pos="9016"/>
            </w:tabs>
            <w:rPr>
              <w:rFonts w:eastAsiaTheme="minorEastAsia" w:cstheme="minorBidi"/>
              <w:b w:val="0"/>
              <w:bCs w:val="0"/>
              <w:noProof/>
              <w:kern w:val="2"/>
              <w:sz w:val="18"/>
              <w:szCs w:val="18"/>
              <w:lang w:eastAsia="en-US"/>
              <w14:ligatures w14:val="standardContextual"/>
            </w:rPr>
          </w:pPr>
          <w:hyperlink w:anchor="_Toc222450701" w:history="1">
            <w:r w:rsidRPr="002654BA">
              <w:rPr>
                <w:rStyle w:val="Hyperlink"/>
                <w:rFonts w:ascii="Aptos" w:hAnsi="Aptos"/>
                <w:noProof/>
                <w:sz w:val="18"/>
                <w:szCs w:val="18"/>
              </w:rPr>
              <w:t>6.</w:t>
            </w:r>
            <w:r w:rsidRPr="002654BA">
              <w:rPr>
                <w:rFonts w:eastAsiaTheme="minorEastAsia" w:cstheme="minorBidi"/>
                <w:b w:val="0"/>
                <w:bCs w:val="0"/>
                <w:noProof/>
                <w:kern w:val="2"/>
                <w:sz w:val="18"/>
                <w:szCs w:val="18"/>
                <w:lang w:eastAsia="en-US"/>
                <w14:ligatures w14:val="standardContextual"/>
              </w:rPr>
              <w:tab/>
            </w:r>
            <w:r w:rsidRPr="002654BA">
              <w:rPr>
                <w:rStyle w:val="Hyperlink"/>
                <w:rFonts w:ascii="Aptos" w:hAnsi="Aptos"/>
                <w:noProof/>
                <w:sz w:val="18"/>
                <w:szCs w:val="18"/>
              </w:rPr>
              <w:t>Conclusion</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_Toc222450701 \h </w:instrText>
            </w:r>
            <w:r w:rsidRPr="002654BA">
              <w:rPr>
                <w:noProof/>
                <w:webHidden/>
                <w:sz w:val="18"/>
                <w:szCs w:val="18"/>
              </w:rPr>
            </w:r>
            <w:r w:rsidRPr="002654BA">
              <w:rPr>
                <w:noProof/>
                <w:webHidden/>
                <w:sz w:val="18"/>
                <w:szCs w:val="18"/>
              </w:rPr>
              <w:fldChar w:fldCharType="separate"/>
            </w:r>
            <w:r w:rsidRPr="002654BA">
              <w:rPr>
                <w:noProof/>
                <w:webHidden/>
                <w:sz w:val="18"/>
                <w:szCs w:val="18"/>
              </w:rPr>
              <w:t>35</w:t>
            </w:r>
            <w:r w:rsidRPr="002654BA">
              <w:rPr>
                <w:noProof/>
                <w:webHidden/>
                <w:sz w:val="18"/>
                <w:szCs w:val="18"/>
              </w:rPr>
              <w:fldChar w:fldCharType="end"/>
            </w:r>
          </w:hyperlink>
        </w:p>
        <w:p w14:paraId="2C4DFD28" w14:textId="71BB35FB" w:rsidR="002654BA" w:rsidRPr="002654BA" w:rsidRDefault="002654BA">
          <w:pPr>
            <w:pStyle w:val="TOC1"/>
            <w:tabs>
              <w:tab w:val="right" w:leader="dot" w:pos="9016"/>
            </w:tabs>
            <w:rPr>
              <w:rFonts w:eastAsiaTheme="minorEastAsia" w:cstheme="minorBidi"/>
              <w:b w:val="0"/>
              <w:bCs w:val="0"/>
              <w:noProof/>
              <w:kern w:val="2"/>
              <w:sz w:val="18"/>
              <w:szCs w:val="18"/>
              <w:lang w:eastAsia="en-US"/>
              <w14:ligatures w14:val="standardContextual"/>
            </w:rPr>
          </w:pPr>
          <w:hyperlink w:anchor="_Toc222450702" w:history="1">
            <w:r w:rsidRPr="002654BA">
              <w:rPr>
                <w:rStyle w:val="Hyperlink"/>
                <w:rFonts w:ascii="Aptos" w:hAnsi="Aptos"/>
                <w:noProof/>
                <w:sz w:val="18"/>
                <w:szCs w:val="18"/>
              </w:rPr>
              <w:t>Bibliography</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_Toc222450702 \h </w:instrText>
            </w:r>
            <w:r w:rsidRPr="002654BA">
              <w:rPr>
                <w:noProof/>
                <w:webHidden/>
                <w:sz w:val="18"/>
                <w:szCs w:val="18"/>
              </w:rPr>
            </w:r>
            <w:r w:rsidRPr="002654BA">
              <w:rPr>
                <w:noProof/>
                <w:webHidden/>
                <w:sz w:val="18"/>
                <w:szCs w:val="18"/>
              </w:rPr>
              <w:fldChar w:fldCharType="separate"/>
            </w:r>
            <w:r w:rsidRPr="002654BA">
              <w:rPr>
                <w:noProof/>
                <w:webHidden/>
                <w:sz w:val="18"/>
                <w:szCs w:val="18"/>
              </w:rPr>
              <w:t>36</w:t>
            </w:r>
            <w:r w:rsidRPr="002654BA">
              <w:rPr>
                <w:noProof/>
                <w:webHidden/>
                <w:sz w:val="18"/>
                <w:szCs w:val="18"/>
              </w:rPr>
              <w:fldChar w:fldCharType="end"/>
            </w:r>
          </w:hyperlink>
        </w:p>
        <w:p w14:paraId="46F5B3A9" w14:textId="08838069" w:rsidR="002654BA" w:rsidRPr="002654BA" w:rsidRDefault="002654BA">
          <w:pPr>
            <w:pStyle w:val="TOC1"/>
            <w:tabs>
              <w:tab w:val="right" w:leader="dot" w:pos="9016"/>
            </w:tabs>
            <w:rPr>
              <w:rFonts w:eastAsiaTheme="minorEastAsia" w:cstheme="minorBidi"/>
              <w:b w:val="0"/>
              <w:bCs w:val="0"/>
              <w:noProof/>
              <w:kern w:val="2"/>
              <w:sz w:val="18"/>
              <w:szCs w:val="18"/>
              <w:lang w:eastAsia="en-US"/>
              <w14:ligatures w14:val="standardContextual"/>
            </w:rPr>
          </w:pPr>
          <w:hyperlink w:anchor="_Toc222450703" w:history="1">
            <w:r w:rsidRPr="002654BA">
              <w:rPr>
                <w:rStyle w:val="Hyperlink"/>
                <w:rFonts w:ascii="Aptos" w:hAnsi="Aptos"/>
                <w:noProof/>
                <w:sz w:val="18"/>
                <w:szCs w:val="18"/>
              </w:rPr>
              <w:t>Appendix A. Detailed Steps in the Workflow</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_Toc222450703 \h </w:instrText>
            </w:r>
            <w:r w:rsidRPr="002654BA">
              <w:rPr>
                <w:noProof/>
                <w:webHidden/>
                <w:sz w:val="18"/>
                <w:szCs w:val="18"/>
              </w:rPr>
            </w:r>
            <w:r w:rsidRPr="002654BA">
              <w:rPr>
                <w:noProof/>
                <w:webHidden/>
                <w:sz w:val="18"/>
                <w:szCs w:val="18"/>
              </w:rPr>
              <w:fldChar w:fldCharType="separate"/>
            </w:r>
            <w:r w:rsidRPr="002654BA">
              <w:rPr>
                <w:noProof/>
                <w:webHidden/>
                <w:sz w:val="18"/>
                <w:szCs w:val="18"/>
              </w:rPr>
              <w:t>37</w:t>
            </w:r>
            <w:r w:rsidRPr="002654BA">
              <w:rPr>
                <w:noProof/>
                <w:webHidden/>
                <w:sz w:val="18"/>
                <w:szCs w:val="18"/>
              </w:rPr>
              <w:fldChar w:fldCharType="end"/>
            </w:r>
          </w:hyperlink>
        </w:p>
        <w:p w14:paraId="5AFA22D9" w14:textId="734D85F0" w:rsidR="002654BA" w:rsidRPr="002654BA" w:rsidRDefault="002654BA">
          <w:pPr>
            <w:pStyle w:val="TOC1"/>
            <w:tabs>
              <w:tab w:val="right" w:leader="dot" w:pos="9016"/>
            </w:tabs>
            <w:rPr>
              <w:rFonts w:eastAsiaTheme="minorEastAsia" w:cstheme="minorBidi"/>
              <w:b w:val="0"/>
              <w:bCs w:val="0"/>
              <w:noProof/>
              <w:kern w:val="2"/>
              <w:sz w:val="18"/>
              <w:szCs w:val="18"/>
              <w:lang w:eastAsia="en-US"/>
              <w14:ligatures w14:val="standardContextual"/>
            </w:rPr>
          </w:pPr>
          <w:hyperlink w:anchor="_Toc222450704" w:history="1">
            <w:r w:rsidRPr="002654BA">
              <w:rPr>
                <w:rStyle w:val="Hyperlink"/>
                <w:rFonts w:ascii="Aptos" w:hAnsi="Aptos"/>
                <w:noProof/>
                <w:sz w:val="18"/>
                <w:szCs w:val="18"/>
              </w:rPr>
              <w:t>Appendix B. Innovation Keyword Dictionary</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_Toc222450704 \h </w:instrText>
            </w:r>
            <w:r w:rsidRPr="002654BA">
              <w:rPr>
                <w:noProof/>
                <w:webHidden/>
                <w:sz w:val="18"/>
                <w:szCs w:val="18"/>
              </w:rPr>
            </w:r>
            <w:r w:rsidRPr="002654BA">
              <w:rPr>
                <w:noProof/>
                <w:webHidden/>
                <w:sz w:val="18"/>
                <w:szCs w:val="18"/>
              </w:rPr>
              <w:fldChar w:fldCharType="separate"/>
            </w:r>
            <w:r w:rsidRPr="002654BA">
              <w:rPr>
                <w:noProof/>
                <w:webHidden/>
                <w:sz w:val="18"/>
                <w:szCs w:val="18"/>
              </w:rPr>
              <w:t>39</w:t>
            </w:r>
            <w:r w:rsidRPr="002654BA">
              <w:rPr>
                <w:noProof/>
                <w:webHidden/>
                <w:sz w:val="18"/>
                <w:szCs w:val="18"/>
              </w:rPr>
              <w:fldChar w:fldCharType="end"/>
            </w:r>
          </w:hyperlink>
        </w:p>
        <w:p w14:paraId="4917D179" w14:textId="3C78EEB4" w:rsidR="002654BA" w:rsidRPr="002654BA" w:rsidRDefault="002654BA">
          <w:pPr>
            <w:pStyle w:val="TOC1"/>
            <w:tabs>
              <w:tab w:val="right" w:leader="dot" w:pos="9016"/>
            </w:tabs>
            <w:rPr>
              <w:rFonts w:eastAsiaTheme="minorEastAsia" w:cstheme="minorBidi"/>
              <w:b w:val="0"/>
              <w:bCs w:val="0"/>
              <w:noProof/>
              <w:kern w:val="2"/>
              <w:sz w:val="18"/>
              <w:szCs w:val="18"/>
              <w:lang w:eastAsia="en-US"/>
              <w14:ligatures w14:val="standardContextual"/>
            </w:rPr>
          </w:pPr>
          <w:hyperlink w:anchor="_Toc222450705" w:history="1">
            <w:r w:rsidRPr="002654BA">
              <w:rPr>
                <w:rStyle w:val="Hyperlink"/>
                <w:rFonts w:ascii="Aptos" w:hAnsi="Aptos"/>
                <w:noProof/>
                <w:sz w:val="18"/>
                <w:szCs w:val="18"/>
              </w:rPr>
              <w:t>Appendix C. Select Hypotheses Tested</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_Toc222450705 \h </w:instrText>
            </w:r>
            <w:r w:rsidRPr="002654BA">
              <w:rPr>
                <w:noProof/>
                <w:webHidden/>
                <w:sz w:val="18"/>
                <w:szCs w:val="18"/>
              </w:rPr>
            </w:r>
            <w:r w:rsidRPr="002654BA">
              <w:rPr>
                <w:noProof/>
                <w:webHidden/>
                <w:sz w:val="18"/>
                <w:szCs w:val="18"/>
              </w:rPr>
              <w:fldChar w:fldCharType="separate"/>
            </w:r>
            <w:r w:rsidRPr="002654BA">
              <w:rPr>
                <w:noProof/>
                <w:webHidden/>
                <w:sz w:val="18"/>
                <w:szCs w:val="18"/>
              </w:rPr>
              <w:t>41</w:t>
            </w:r>
            <w:r w:rsidRPr="002654BA">
              <w:rPr>
                <w:noProof/>
                <w:webHidden/>
                <w:sz w:val="18"/>
                <w:szCs w:val="18"/>
              </w:rPr>
              <w:fldChar w:fldCharType="end"/>
            </w:r>
          </w:hyperlink>
        </w:p>
        <w:p w14:paraId="31CBE55A" w14:textId="33B0FC77" w:rsidR="002654BA" w:rsidRPr="002654BA" w:rsidRDefault="002654BA">
          <w:pPr>
            <w:pStyle w:val="TOC1"/>
            <w:tabs>
              <w:tab w:val="right" w:leader="dot" w:pos="9016"/>
            </w:tabs>
            <w:rPr>
              <w:rFonts w:eastAsiaTheme="minorEastAsia" w:cstheme="minorBidi"/>
              <w:b w:val="0"/>
              <w:bCs w:val="0"/>
              <w:noProof/>
              <w:kern w:val="2"/>
              <w:sz w:val="18"/>
              <w:szCs w:val="18"/>
              <w:lang w:eastAsia="en-US"/>
              <w14:ligatures w14:val="standardContextual"/>
            </w:rPr>
          </w:pPr>
          <w:hyperlink w:anchor="_Toc222450706" w:history="1">
            <w:r w:rsidRPr="002654BA">
              <w:rPr>
                <w:rStyle w:val="Hyperlink"/>
                <w:rFonts w:ascii="Aptos" w:hAnsi="Aptos"/>
                <w:noProof/>
                <w:sz w:val="18"/>
                <w:szCs w:val="18"/>
              </w:rPr>
              <w:t>Appendix D. Evolution of Innovation Practices at the World Bank Group</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_Toc222450706 \h </w:instrText>
            </w:r>
            <w:r w:rsidRPr="002654BA">
              <w:rPr>
                <w:noProof/>
                <w:webHidden/>
                <w:sz w:val="18"/>
                <w:szCs w:val="18"/>
              </w:rPr>
            </w:r>
            <w:r w:rsidRPr="002654BA">
              <w:rPr>
                <w:noProof/>
                <w:webHidden/>
                <w:sz w:val="18"/>
                <w:szCs w:val="18"/>
              </w:rPr>
              <w:fldChar w:fldCharType="separate"/>
            </w:r>
            <w:r w:rsidRPr="002654BA">
              <w:rPr>
                <w:noProof/>
                <w:webHidden/>
                <w:sz w:val="18"/>
                <w:szCs w:val="18"/>
              </w:rPr>
              <w:t>44</w:t>
            </w:r>
            <w:r w:rsidRPr="002654BA">
              <w:rPr>
                <w:noProof/>
                <w:webHidden/>
                <w:sz w:val="18"/>
                <w:szCs w:val="18"/>
              </w:rPr>
              <w:fldChar w:fldCharType="end"/>
            </w:r>
          </w:hyperlink>
        </w:p>
        <w:p w14:paraId="762A71BA" w14:textId="42BBC68E" w:rsidR="002654BA" w:rsidRPr="002654BA" w:rsidRDefault="002654BA">
          <w:pPr>
            <w:pStyle w:val="TOC1"/>
            <w:tabs>
              <w:tab w:val="right" w:leader="dot" w:pos="9016"/>
            </w:tabs>
            <w:rPr>
              <w:rFonts w:eastAsiaTheme="minorEastAsia" w:cstheme="minorBidi"/>
              <w:b w:val="0"/>
              <w:bCs w:val="0"/>
              <w:noProof/>
              <w:kern w:val="2"/>
              <w:sz w:val="18"/>
              <w:szCs w:val="18"/>
              <w:lang w:eastAsia="en-US"/>
              <w14:ligatures w14:val="standardContextual"/>
            </w:rPr>
          </w:pPr>
          <w:hyperlink w:anchor="_Toc222450707" w:history="1">
            <w:r w:rsidRPr="002654BA">
              <w:rPr>
                <w:rStyle w:val="Hyperlink"/>
                <w:rFonts w:ascii="Aptos" w:hAnsi="Aptos"/>
                <w:noProof/>
                <w:sz w:val="18"/>
                <w:szCs w:val="18"/>
              </w:rPr>
              <w:t>Appendix E. Tracing the Diffusion of Innovation Models</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_Toc222450707 \h </w:instrText>
            </w:r>
            <w:r w:rsidRPr="002654BA">
              <w:rPr>
                <w:noProof/>
                <w:webHidden/>
                <w:sz w:val="18"/>
                <w:szCs w:val="18"/>
              </w:rPr>
            </w:r>
            <w:r w:rsidRPr="002654BA">
              <w:rPr>
                <w:noProof/>
                <w:webHidden/>
                <w:sz w:val="18"/>
                <w:szCs w:val="18"/>
              </w:rPr>
              <w:fldChar w:fldCharType="separate"/>
            </w:r>
            <w:r w:rsidRPr="002654BA">
              <w:rPr>
                <w:noProof/>
                <w:webHidden/>
                <w:sz w:val="18"/>
                <w:szCs w:val="18"/>
              </w:rPr>
              <w:t>48</w:t>
            </w:r>
            <w:r w:rsidRPr="002654BA">
              <w:rPr>
                <w:noProof/>
                <w:webHidden/>
                <w:sz w:val="18"/>
                <w:szCs w:val="18"/>
              </w:rPr>
              <w:fldChar w:fldCharType="end"/>
            </w:r>
          </w:hyperlink>
        </w:p>
        <w:p w14:paraId="5559EA13" w14:textId="45EC1274" w:rsidR="002654BA" w:rsidRPr="002654BA" w:rsidRDefault="002654BA">
          <w:pPr>
            <w:pStyle w:val="TOC2"/>
            <w:tabs>
              <w:tab w:val="right" w:leader="dot" w:pos="9016"/>
            </w:tabs>
            <w:rPr>
              <w:rFonts w:eastAsiaTheme="minorEastAsia" w:cstheme="minorBidi"/>
              <w:i w:val="0"/>
              <w:iCs w:val="0"/>
              <w:noProof/>
              <w:kern w:val="2"/>
              <w:sz w:val="18"/>
              <w:szCs w:val="18"/>
              <w:lang w:eastAsia="en-US"/>
              <w14:ligatures w14:val="standardContextual"/>
            </w:rPr>
          </w:pPr>
          <w:hyperlink w:anchor="_Toc222450708" w:history="1">
            <w:r w:rsidRPr="002654BA">
              <w:rPr>
                <w:rStyle w:val="Hyperlink"/>
                <w:rFonts w:ascii="Aptos" w:hAnsi="Aptos"/>
                <w:noProof/>
                <w:sz w:val="18"/>
                <w:szCs w:val="18"/>
              </w:rPr>
              <w:t>Diffusion of Public-Private Partnership Model: Key Milestones and Evidence</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_Toc222450708 \h </w:instrText>
            </w:r>
            <w:r w:rsidRPr="002654BA">
              <w:rPr>
                <w:noProof/>
                <w:webHidden/>
                <w:sz w:val="18"/>
                <w:szCs w:val="18"/>
              </w:rPr>
            </w:r>
            <w:r w:rsidRPr="002654BA">
              <w:rPr>
                <w:noProof/>
                <w:webHidden/>
                <w:sz w:val="18"/>
                <w:szCs w:val="18"/>
              </w:rPr>
              <w:fldChar w:fldCharType="separate"/>
            </w:r>
            <w:r w:rsidRPr="002654BA">
              <w:rPr>
                <w:noProof/>
                <w:webHidden/>
                <w:sz w:val="18"/>
                <w:szCs w:val="18"/>
              </w:rPr>
              <w:t>49</w:t>
            </w:r>
            <w:r w:rsidRPr="002654BA">
              <w:rPr>
                <w:noProof/>
                <w:webHidden/>
                <w:sz w:val="18"/>
                <w:szCs w:val="18"/>
              </w:rPr>
              <w:fldChar w:fldCharType="end"/>
            </w:r>
          </w:hyperlink>
        </w:p>
        <w:p w14:paraId="7575BE54" w14:textId="10041AD1" w:rsidR="002654BA" w:rsidRPr="002654BA" w:rsidRDefault="002654BA">
          <w:pPr>
            <w:pStyle w:val="TOC2"/>
            <w:tabs>
              <w:tab w:val="right" w:leader="dot" w:pos="9016"/>
            </w:tabs>
            <w:rPr>
              <w:rFonts w:eastAsiaTheme="minorEastAsia" w:cstheme="minorBidi"/>
              <w:i w:val="0"/>
              <w:iCs w:val="0"/>
              <w:noProof/>
              <w:kern w:val="2"/>
              <w:sz w:val="18"/>
              <w:szCs w:val="18"/>
              <w:lang w:eastAsia="en-US"/>
              <w14:ligatures w14:val="standardContextual"/>
            </w:rPr>
          </w:pPr>
          <w:hyperlink w:anchor="_Toc222450709" w:history="1">
            <w:r w:rsidRPr="002654BA">
              <w:rPr>
                <w:rStyle w:val="Hyperlink"/>
                <w:rFonts w:ascii="Aptos" w:hAnsi="Aptos"/>
                <w:noProof/>
                <w:sz w:val="18"/>
                <w:szCs w:val="18"/>
              </w:rPr>
              <w:t>Diffusion of CDD Model: Key Milestones and Evidence</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_Toc222450709 \h </w:instrText>
            </w:r>
            <w:r w:rsidRPr="002654BA">
              <w:rPr>
                <w:noProof/>
                <w:webHidden/>
                <w:sz w:val="18"/>
                <w:szCs w:val="18"/>
              </w:rPr>
            </w:r>
            <w:r w:rsidRPr="002654BA">
              <w:rPr>
                <w:noProof/>
                <w:webHidden/>
                <w:sz w:val="18"/>
                <w:szCs w:val="18"/>
              </w:rPr>
              <w:fldChar w:fldCharType="separate"/>
            </w:r>
            <w:r w:rsidRPr="002654BA">
              <w:rPr>
                <w:noProof/>
                <w:webHidden/>
                <w:sz w:val="18"/>
                <w:szCs w:val="18"/>
              </w:rPr>
              <w:t>50</w:t>
            </w:r>
            <w:r w:rsidRPr="002654BA">
              <w:rPr>
                <w:noProof/>
                <w:webHidden/>
                <w:sz w:val="18"/>
                <w:szCs w:val="18"/>
              </w:rPr>
              <w:fldChar w:fldCharType="end"/>
            </w:r>
          </w:hyperlink>
        </w:p>
        <w:p w14:paraId="41139E24" w14:textId="021A696A" w:rsidR="002654BA" w:rsidRPr="002654BA" w:rsidRDefault="002654BA">
          <w:pPr>
            <w:pStyle w:val="TOC1"/>
            <w:tabs>
              <w:tab w:val="right" w:leader="dot" w:pos="9016"/>
            </w:tabs>
            <w:rPr>
              <w:rFonts w:eastAsiaTheme="minorEastAsia" w:cstheme="minorBidi"/>
              <w:b w:val="0"/>
              <w:bCs w:val="0"/>
              <w:noProof/>
              <w:kern w:val="2"/>
              <w:sz w:val="18"/>
              <w:szCs w:val="18"/>
              <w:lang w:eastAsia="en-US"/>
              <w14:ligatures w14:val="standardContextual"/>
            </w:rPr>
          </w:pPr>
          <w:hyperlink w:anchor="_Toc222450710" w:history="1">
            <w:r w:rsidRPr="002654BA">
              <w:rPr>
                <w:rStyle w:val="Hyperlink"/>
                <w:rFonts w:ascii="Aptos" w:hAnsi="Aptos"/>
                <w:noProof/>
                <w:sz w:val="18"/>
                <w:szCs w:val="18"/>
                <w:lang w:val="fr-FR"/>
              </w:rPr>
              <w:t>Appendix F. Diffusion of Innovation Models in Fragile versus Non-Fragile Context</w:t>
            </w:r>
            <w:r w:rsidRPr="002654BA">
              <w:rPr>
                <w:noProof/>
                <w:webHidden/>
                <w:sz w:val="18"/>
                <w:szCs w:val="18"/>
              </w:rPr>
              <w:tab/>
            </w:r>
            <w:r w:rsidRPr="002654BA">
              <w:rPr>
                <w:noProof/>
                <w:webHidden/>
                <w:sz w:val="18"/>
                <w:szCs w:val="18"/>
              </w:rPr>
              <w:fldChar w:fldCharType="begin"/>
            </w:r>
            <w:r w:rsidRPr="002654BA">
              <w:rPr>
                <w:noProof/>
                <w:webHidden/>
                <w:sz w:val="18"/>
                <w:szCs w:val="18"/>
              </w:rPr>
              <w:instrText xml:space="preserve"> PAGEREF _Toc222450710 \h </w:instrText>
            </w:r>
            <w:r w:rsidRPr="002654BA">
              <w:rPr>
                <w:noProof/>
                <w:webHidden/>
                <w:sz w:val="18"/>
                <w:szCs w:val="18"/>
              </w:rPr>
            </w:r>
            <w:r w:rsidRPr="002654BA">
              <w:rPr>
                <w:noProof/>
                <w:webHidden/>
                <w:sz w:val="18"/>
                <w:szCs w:val="18"/>
              </w:rPr>
              <w:fldChar w:fldCharType="separate"/>
            </w:r>
            <w:r w:rsidRPr="002654BA">
              <w:rPr>
                <w:noProof/>
                <w:webHidden/>
                <w:sz w:val="18"/>
                <w:szCs w:val="18"/>
              </w:rPr>
              <w:t>53</w:t>
            </w:r>
            <w:r w:rsidRPr="002654BA">
              <w:rPr>
                <w:noProof/>
                <w:webHidden/>
                <w:sz w:val="18"/>
                <w:szCs w:val="18"/>
              </w:rPr>
              <w:fldChar w:fldCharType="end"/>
            </w:r>
          </w:hyperlink>
        </w:p>
        <w:p w14:paraId="78A320DC" w14:textId="0CECF475" w:rsidR="00065D85" w:rsidRPr="002654BA" w:rsidDel="008F6817" w:rsidRDefault="00065D85" w:rsidP="70672DE8">
          <w:pPr>
            <w:pStyle w:val="TOC1"/>
            <w:tabs>
              <w:tab w:val="right" w:leader="dot" w:pos="9015"/>
            </w:tabs>
            <w:rPr>
              <w:rStyle w:val="Hyperlink"/>
              <w:rFonts w:ascii="Aptos" w:hAnsi="Aptos"/>
              <w:sz w:val="18"/>
              <w:szCs w:val="18"/>
            </w:rPr>
          </w:pPr>
          <w:r w:rsidRPr="002654BA">
            <w:rPr>
              <w:rFonts w:ascii="Aptos" w:hAnsi="Aptos"/>
              <w:sz w:val="18"/>
              <w:szCs w:val="18"/>
            </w:rPr>
            <w:lastRenderedPageBreak/>
            <w:fldChar w:fldCharType="end"/>
          </w:r>
        </w:p>
      </w:sdtContent>
    </w:sdt>
    <w:p w14:paraId="7F804113" w14:textId="15949EBA" w:rsidR="000045CB" w:rsidRPr="00014FD9" w:rsidRDefault="004A5E79" w:rsidP="00B94645">
      <w:pPr>
        <w:pStyle w:val="Heading1"/>
        <w:spacing w:before="0" w:after="160" w:line="278" w:lineRule="auto"/>
        <w:rPr>
          <w:rFonts w:ascii="Aptos" w:hAnsi="Aptos"/>
        </w:rPr>
      </w:pPr>
      <w:bookmarkStart w:id="5" w:name="_Toc212189869"/>
      <w:bookmarkStart w:id="6" w:name="_Toc215657574"/>
      <w:bookmarkStart w:id="7" w:name="_Toc222450677"/>
      <w:r w:rsidRPr="00014FD9">
        <w:rPr>
          <w:rFonts w:ascii="Aptos" w:hAnsi="Aptos"/>
        </w:rPr>
        <w:t>Abbreviations and</w:t>
      </w:r>
      <w:r w:rsidR="000045CB" w:rsidRPr="00014FD9">
        <w:rPr>
          <w:rFonts w:ascii="Aptos" w:hAnsi="Aptos"/>
        </w:rPr>
        <w:t xml:space="preserve"> Acronyms</w:t>
      </w:r>
      <w:bookmarkEnd w:id="5"/>
      <w:bookmarkEnd w:id="6"/>
      <w:bookmarkEnd w:id="7"/>
    </w:p>
    <w:p w14:paraId="78093D07" w14:textId="77777777" w:rsidR="00204741" w:rsidRPr="00014FD9" w:rsidRDefault="00204741" w:rsidP="000A3020">
      <w:pPr>
        <w:rPr>
          <w:rFonts w:ascii="Aptos" w:hAnsi="Aptos"/>
        </w:rPr>
      </w:pPr>
    </w:p>
    <w:p w14:paraId="14BB9B5B" w14:textId="7B1E70F3" w:rsidR="000045CB" w:rsidRPr="00014FD9" w:rsidRDefault="000045CB" w:rsidP="244FAC12">
      <w:pPr>
        <w:spacing w:line="276" w:lineRule="auto"/>
        <w:rPr>
          <w:rFonts w:ascii="Aptos" w:hAnsi="Aptos"/>
          <w:sz w:val="22"/>
          <w:szCs w:val="22"/>
        </w:rPr>
      </w:pPr>
      <w:r w:rsidRPr="00014FD9">
        <w:rPr>
          <w:rFonts w:ascii="Aptos" w:hAnsi="Aptos"/>
          <w:sz w:val="22"/>
          <w:szCs w:val="22"/>
        </w:rPr>
        <w:t>AI</w:t>
      </w:r>
      <w:r w:rsidRPr="00014FD9">
        <w:rPr>
          <w:rFonts w:ascii="Aptos" w:hAnsi="Aptos"/>
        </w:rPr>
        <w:tab/>
      </w:r>
      <w:r w:rsidRPr="00014FD9">
        <w:rPr>
          <w:rFonts w:ascii="Aptos" w:hAnsi="Aptos"/>
        </w:rPr>
        <w:tab/>
      </w:r>
      <w:r w:rsidRPr="00014FD9">
        <w:rPr>
          <w:rFonts w:ascii="Aptos" w:hAnsi="Aptos"/>
          <w:sz w:val="22"/>
          <w:szCs w:val="22"/>
        </w:rPr>
        <w:t>Artificial Intelligence</w:t>
      </w:r>
      <w:r w:rsidR="00EE33EC" w:rsidRPr="00014FD9">
        <w:rPr>
          <w:rFonts w:ascii="Aptos" w:hAnsi="Aptos"/>
          <w:sz w:val="22"/>
          <w:szCs w:val="22"/>
        </w:rPr>
        <w:t xml:space="preserve"> </w:t>
      </w:r>
    </w:p>
    <w:p w14:paraId="4985D233" w14:textId="483A614F" w:rsidR="000045CB" w:rsidRPr="00014FD9" w:rsidRDefault="000045CB" w:rsidP="244FAC12">
      <w:pPr>
        <w:spacing w:line="276" w:lineRule="auto"/>
        <w:rPr>
          <w:rFonts w:ascii="Aptos" w:hAnsi="Aptos"/>
          <w:sz w:val="22"/>
          <w:szCs w:val="22"/>
        </w:rPr>
      </w:pPr>
      <w:r w:rsidRPr="00014FD9">
        <w:rPr>
          <w:rFonts w:ascii="Aptos" w:hAnsi="Aptos"/>
          <w:sz w:val="22"/>
          <w:szCs w:val="22"/>
        </w:rPr>
        <w:t>API</w:t>
      </w:r>
      <w:r w:rsidRPr="00014FD9">
        <w:rPr>
          <w:rFonts w:ascii="Aptos" w:hAnsi="Aptos"/>
        </w:rPr>
        <w:tab/>
      </w:r>
      <w:r w:rsidRPr="00014FD9">
        <w:rPr>
          <w:rFonts w:ascii="Aptos" w:hAnsi="Aptos"/>
        </w:rPr>
        <w:tab/>
      </w:r>
      <w:r w:rsidR="003924E9" w:rsidRPr="00014FD9">
        <w:rPr>
          <w:rFonts w:ascii="Aptos" w:hAnsi="Aptos"/>
          <w:sz w:val="22"/>
          <w:szCs w:val="22"/>
        </w:rPr>
        <w:t>Application Programming Interface</w:t>
      </w:r>
    </w:p>
    <w:p w14:paraId="7A4AB2D2" w14:textId="7E6CD1D3" w:rsidR="00285ED2" w:rsidRPr="00014FD9" w:rsidRDefault="00285ED2" w:rsidP="00C96AAA">
      <w:pPr>
        <w:spacing w:line="276" w:lineRule="auto"/>
        <w:rPr>
          <w:rFonts w:ascii="Aptos" w:hAnsi="Aptos"/>
          <w:sz w:val="22"/>
          <w:szCs w:val="22"/>
        </w:rPr>
      </w:pPr>
      <w:r w:rsidRPr="00014FD9">
        <w:rPr>
          <w:rFonts w:ascii="Aptos" w:hAnsi="Aptos"/>
          <w:sz w:val="22"/>
          <w:szCs w:val="22"/>
        </w:rPr>
        <w:t>APL</w:t>
      </w:r>
      <w:r w:rsidRPr="00014FD9">
        <w:rPr>
          <w:rFonts w:ascii="Aptos" w:hAnsi="Aptos"/>
        </w:rPr>
        <w:tab/>
      </w:r>
      <w:r w:rsidRPr="00014FD9">
        <w:rPr>
          <w:rFonts w:ascii="Aptos" w:hAnsi="Aptos"/>
        </w:rPr>
        <w:tab/>
      </w:r>
      <w:r w:rsidRPr="00014FD9">
        <w:rPr>
          <w:rFonts w:ascii="Aptos" w:hAnsi="Aptos"/>
          <w:sz w:val="22"/>
          <w:szCs w:val="22"/>
        </w:rPr>
        <w:t>Adaptable Program Loan</w:t>
      </w:r>
    </w:p>
    <w:p w14:paraId="32DAB31C" w14:textId="3EF3186A" w:rsidR="000045CB" w:rsidRPr="00014FD9" w:rsidRDefault="000045CB" w:rsidP="244FAC12">
      <w:pPr>
        <w:spacing w:line="276" w:lineRule="auto"/>
        <w:rPr>
          <w:rFonts w:ascii="Aptos" w:hAnsi="Aptos"/>
          <w:sz w:val="22"/>
          <w:szCs w:val="22"/>
        </w:rPr>
      </w:pPr>
      <w:r w:rsidRPr="00014FD9">
        <w:rPr>
          <w:rFonts w:ascii="Aptos" w:hAnsi="Aptos"/>
          <w:sz w:val="22"/>
          <w:szCs w:val="22"/>
        </w:rPr>
        <w:t xml:space="preserve">CAPEX </w:t>
      </w:r>
      <w:r w:rsidRPr="00014FD9">
        <w:rPr>
          <w:rFonts w:ascii="Aptos" w:hAnsi="Aptos"/>
        </w:rPr>
        <w:tab/>
      </w:r>
      <w:r w:rsidR="00014FD9">
        <w:rPr>
          <w:rFonts w:ascii="Aptos" w:hAnsi="Aptos"/>
        </w:rPr>
        <w:tab/>
      </w:r>
      <w:r w:rsidR="003924E9" w:rsidRPr="00014FD9">
        <w:rPr>
          <w:rFonts w:ascii="Aptos" w:hAnsi="Aptos"/>
          <w:sz w:val="22"/>
          <w:szCs w:val="22"/>
        </w:rPr>
        <w:t>Capital Expenditures</w:t>
      </w:r>
    </w:p>
    <w:p w14:paraId="0B161869" w14:textId="29AEBC9A" w:rsidR="000045CB" w:rsidRPr="00014FD9" w:rsidRDefault="000045CB" w:rsidP="244FAC12">
      <w:pPr>
        <w:spacing w:line="276" w:lineRule="auto"/>
        <w:rPr>
          <w:rFonts w:ascii="Aptos" w:hAnsi="Aptos"/>
          <w:sz w:val="22"/>
          <w:szCs w:val="22"/>
        </w:rPr>
      </w:pPr>
      <w:r w:rsidRPr="00014FD9">
        <w:rPr>
          <w:rFonts w:ascii="Aptos" w:hAnsi="Aptos"/>
          <w:sz w:val="22"/>
          <w:szCs w:val="22"/>
        </w:rPr>
        <w:t>CDD</w:t>
      </w:r>
      <w:r w:rsidRPr="00014FD9">
        <w:rPr>
          <w:rFonts w:ascii="Aptos" w:hAnsi="Aptos"/>
        </w:rPr>
        <w:tab/>
      </w:r>
      <w:r w:rsidRPr="00014FD9">
        <w:rPr>
          <w:rFonts w:ascii="Aptos" w:hAnsi="Aptos"/>
        </w:rPr>
        <w:tab/>
      </w:r>
      <w:r w:rsidR="003924E9" w:rsidRPr="00014FD9">
        <w:rPr>
          <w:rFonts w:ascii="Aptos" w:hAnsi="Aptos"/>
          <w:sz w:val="22"/>
          <w:szCs w:val="22"/>
        </w:rPr>
        <w:t>Community-Driven Development</w:t>
      </w:r>
    </w:p>
    <w:p w14:paraId="69B32273" w14:textId="12597954" w:rsidR="000045CB" w:rsidRPr="00014FD9" w:rsidRDefault="000045CB" w:rsidP="244FAC12">
      <w:pPr>
        <w:spacing w:line="276" w:lineRule="auto"/>
        <w:rPr>
          <w:rFonts w:ascii="Aptos" w:hAnsi="Aptos"/>
          <w:sz w:val="22"/>
          <w:szCs w:val="22"/>
        </w:rPr>
      </w:pPr>
      <w:r w:rsidRPr="00014FD9">
        <w:rPr>
          <w:rFonts w:ascii="Aptos" w:hAnsi="Aptos"/>
          <w:sz w:val="22"/>
          <w:szCs w:val="22"/>
        </w:rPr>
        <w:t>DPL</w:t>
      </w:r>
      <w:r w:rsidRPr="00014FD9">
        <w:rPr>
          <w:rFonts w:ascii="Aptos" w:hAnsi="Aptos"/>
        </w:rPr>
        <w:tab/>
      </w:r>
      <w:r w:rsidRPr="00014FD9">
        <w:rPr>
          <w:rFonts w:ascii="Aptos" w:hAnsi="Aptos"/>
        </w:rPr>
        <w:tab/>
      </w:r>
      <w:r w:rsidR="003924E9" w:rsidRPr="00014FD9">
        <w:rPr>
          <w:rFonts w:ascii="Aptos" w:hAnsi="Aptos"/>
          <w:sz w:val="22"/>
          <w:szCs w:val="22"/>
        </w:rPr>
        <w:t>Development Policy Loan</w:t>
      </w:r>
    </w:p>
    <w:p w14:paraId="5FBEFB3A" w14:textId="6A89FB32" w:rsidR="00576E06" w:rsidRPr="00014FD9" w:rsidRDefault="00576E06" w:rsidP="244FAC12">
      <w:pPr>
        <w:spacing w:line="276" w:lineRule="auto"/>
        <w:rPr>
          <w:rFonts w:ascii="Aptos" w:hAnsi="Aptos"/>
          <w:sz w:val="22"/>
          <w:szCs w:val="22"/>
        </w:rPr>
      </w:pPr>
      <w:r w:rsidRPr="00014FD9">
        <w:rPr>
          <w:rFonts w:ascii="Aptos" w:hAnsi="Aptos"/>
          <w:sz w:val="22"/>
          <w:szCs w:val="22"/>
        </w:rPr>
        <w:t>ESF</w:t>
      </w:r>
      <w:r w:rsidRPr="00014FD9">
        <w:rPr>
          <w:rFonts w:ascii="Aptos" w:hAnsi="Aptos"/>
        </w:rPr>
        <w:tab/>
      </w:r>
      <w:r w:rsidRPr="00014FD9">
        <w:rPr>
          <w:rFonts w:ascii="Aptos" w:hAnsi="Aptos"/>
        </w:rPr>
        <w:tab/>
      </w:r>
      <w:r w:rsidRPr="00014FD9">
        <w:rPr>
          <w:rFonts w:ascii="Aptos" w:hAnsi="Aptos"/>
          <w:sz w:val="22"/>
          <w:szCs w:val="22"/>
        </w:rPr>
        <w:t>Environmental and Social Framework</w:t>
      </w:r>
    </w:p>
    <w:p w14:paraId="161C9BB8" w14:textId="582B40DE" w:rsidR="000045CB" w:rsidRPr="00014FD9" w:rsidRDefault="000045CB" w:rsidP="244FAC12">
      <w:pPr>
        <w:spacing w:line="276" w:lineRule="auto"/>
        <w:rPr>
          <w:rFonts w:ascii="Aptos" w:hAnsi="Aptos"/>
          <w:sz w:val="22"/>
          <w:szCs w:val="22"/>
        </w:rPr>
      </w:pPr>
      <w:r w:rsidRPr="00014FD9">
        <w:rPr>
          <w:rFonts w:ascii="Aptos" w:hAnsi="Aptos"/>
          <w:sz w:val="22"/>
          <w:szCs w:val="22"/>
        </w:rPr>
        <w:t>FCS</w:t>
      </w:r>
      <w:r w:rsidRPr="00014FD9">
        <w:rPr>
          <w:rFonts w:ascii="Aptos" w:hAnsi="Aptos"/>
        </w:rPr>
        <w:tab/>
      </w:r>
      <w:r w:rsidRPr="00014FD9">
        <w:rPr>
          <w:rFonts w:ascii="Aptos" w:hAnsi="Aptos"/>
        </w:rPr>
        <w:tab/>
      </w:r>
      <w:r w:rsidRPr="00014FD9">
        <w:rPr>
          <w:rFonts w:ascii="Aptos" w:hAnsi="Aptos"/>
          <w:sz w:val="22"/>
          <w:szCs w:val="22"/>
        </w:rPr>
        <w:t xml:space="preserve">Fragile and Conflict-Affected </w:t>
      </w:r>
      <w:r w:rsidR="00581DB7" w:rsidRPr="00014FD9">
        <w:rPr>
          <w:rFonts w:ascii="Aptos" w:hAnsi="Aptos"/>
          <w:sz w:val="22"/>
          <w:szCs w:val="22"/>
        </w:rPr>
        <w:t>Situations</w:t>
      </w:r>
    </w:p>
    <w:p w14:paraId="628E940B" w14:textId="48E6B0E4" w:rsidR="000045CB" w:rsidRPr="00014FD9" w:rsidRDefault="000045CB" w:rsidP="244FAC12">
      <w:pPr>
        <w:spacing w:line="276" w:lineRule="auto"/>
        <w:rPr>
          <w:rFonts w:ascii="Aptos" w:hAnsi="Aptos"/>
          <w:sz w:val="22"/>
          <w:szCs w:val="22"/>
        </w:rPr>
      </w:pPr>
      <w:r w:rsidRPr="00014FD9">
        <w:rPr>
          <w:rFonts w:ascii="Aptos" w:hAnsi="Aptos"/>
          <w:sz w:val="22"/>
          <w:szCs w:val="22"/>
        </w:rPr>
        <w:t>FCV</w:t>
      </w:r>
      <w:r w:rsidRPr="00014FD9">
        <w:rPr>
          <w:rFonts w:ascii="Aptos" w:hAnsi="Aptos"/>
        </w:rPr>
        <w:tab/>
      </w:r>
      <w:r w:rsidRPr="00014FD9">
        <w:rPr>
          <w:rFonts w:ascii="Aptos" w:hAnsi="Aptos"/>
        </w:rPr>
        <w:tab/>
      </w:r>
      <w:r w:rsidRPr="00014FD9">
        <w:rPr>
          <w:rFonts w:ascii="Aptos" w:hAnsi="Aptos"/>
          <w:sz w:val="22"/>
          <w:szCs w:val="22"/>
        </w:rPr>
        <w:t>Fragil</w:t>
      </w:r>
      <w:r w:rsidR="00285ED2" w:rsidRPr="00014FD9">
        <w:rPr>
          <w:rFonts w:ascii="Aptos" w:hAnsi="Aptos"/>
          <w:sz w:val="22"/>
          <w:szCs w:val="22"/>
        </w:rPr>
        <w:t>ity</w:t>
      </w:r>
      <w:r w:rsidRPr="00014FD9">
        <w:rPr>
          <w:rFonts w:ascii="Aptos" w:hAnsi="Aptos"/>
          <w:sz w:val="22"/>
          <w:szCs w:val="22"/>
        </w:rPr>
        <w:t>, Conflict and Violence</w:t>
      </w:r>
    </w:p>
    <w:p w14:paraId="51F870C0" w14:textId="3FE6854A" w:rsidR="003924E9" w:rsidRPr="00014FD9" w:rsidRDefault="003924E9" w:rsidP="00C96AAA">
      <w:pPr>
        <w:spacing w:line="276" w:lineRule="auto"/>
        <w:rPr>
          <w:rFonts w:ascii="Aptos" w:hAnsi="Aptos"/>
          <w:sz w:val="22"/>
          <w:szCs w:val="22"/>
        </w:rPr>
      </w:pPr>
      <w:r w:rsidRPr="00014FD9">
        <w:rPr>
          <w:rFonts w:ascii="Aptos" w:hAnsi="Aptos"/>
          <w:sz w:val="22"/>
          <w:szCs w:val="22"/>
        </w:rPr>
        <w:t>GenAI</w:t>
      </w:r>
      <w:r w:rsidRPr="00014FD9">
        <w:rPr>
          <w:rFonts w:ascii="Aptos" w:hAnsi="Aptos"/>
        </w:rPr>
        <w:tab/>
      </w:r>
      <w:r w:rsidRPr="00014FD9">
        <w:rPr>
          <w:rFonts w:ascii="Aptos" w:hAnsi="Aptos"/>
        </w:rPr>
        <w:tab/>
      </w:r>
      <w:r w:rsidRPr="00014FD9">
        <w:rPr>
          <w:rFonts w:ascii="Aptos" w:hAnsi="Aptos"/>
          <w:sz w:val="22"/>
          <w:szCs w:val="22"/>
        </w:rPr>
        <w:t>Generative Artificial Intelligence</w:t>
      </w:r>
    </w:p>
    <w:p w14:paraId="5A22E2C1" w14:textId="02DBCCCD" w:rsidR="000045CB" w:rsidRPr="00014FD9" w:rsidRDefault="000045CB" w:rsidP="244FAC12">
      <w:pPr>
        <w:spacing w:line="276" w:lineRule="auto"/>
        <w:rPr>
          <w:rFonts w:ascii="Aptos" w:hAnsi="Aptos"/>
          <w:sz w:val="22"/>
          <w:szCs w:val="22"/>
        </w:rPr>
      </w:pPr>
      <w:r w:rsidRPr="00014FD9">
        <w:rPr>
          <w:rFonts w:ascii="Aptos" w:hAnsi="Aptos"/>
          <w:sz w:val="22"/>
          <w:szCs w:val="22"/>
        </w:rPr>
        <w:t>GIS</w:t>
      </w:r>
      <w:r w:rsidRPr="00014FD9">
        <w:rPr>
          <w:rFonts w:ascii="Aptos" w:hAnsi="Aptos"/>
        </w:rPr>
        <w:tab/>
      </w:r>
      <w:r w:rsidRPr="00014FD9">
        <w:rPr>
          <w:rFonts w:ascii="Aptos" w:hAnsi="Aptos"/>
        </w:rPr>
        <w:tab/>
      </w:r>
      <w:r w:rsidR="003924E9" w:rsidRPr="00014FD9">
        <w:rPr>
          <w:rFonts w:ascii="Aptos" w:hAnsi="Aptos"/>
          <w:sz w:val="22"/>
          <w:szCs w:val="22"/>
        </w:rPr>
        <w:t>Geographic Information System</w:t>
      </w:r>
    </w:p>
    <w:p w14:paraId="0761E760" w14:textId="2AFA3782" w:rsidR="000045CB" w:rsidRPr="00014FD9" w:rsidRDefault="000045CB" w:rsidP="244FAC12">
      <w:pPr>
        <w:spacing w:line="276" w:lineRule="auto"/>
        <w:rPr>
          <w:rFonts w:ascii="Aptos" w:hAnsi="Aptos"/>
          <w:sz w:val="22"/>
          <w:szCs w:val="22"/>
        </w:rPr>
      </w:pPr>
      <w:r w:rsidRPr="00014FD9">
        <w:rPr>
          <w:rFonts w:ascii="Aptos" w:hAnsi="Aptos"/>
          <w:sz w:val="22"/>
          <w:szCs w:val="22"/>
        </w:rPr>
        <w:t>IBRD</w:t>
      </w:r>
      <w:r w:rsidRPr="00014FD9">
        <w:rPr>
          <w:rFonts w:ascii="Aptos" w:hAnsi="Aptos"/>
        </w:rPr>
        <w:tab/>
      </w:r>
      <w:r w:rsidRPr="00014FD9">
        <w:rPr>
          <w:rFonts w:ascii="Aptos" w:hAnsi="Aptos"/>
        </w:rPr>
        <w:tab/>
      </w:r>
      <w:r w:rsidR="003924E9" w:rsidRPr="00014FD9">
        <w:rPr>
          <w:rFonts w:ascii="Aptos" w:hAnsi="Aptos"/>
          <w:sz w:val="22"/>
          <w:szCs w:val="22"/>
        </w:rPr>
        <w:t>International Bank for Reconstruction and Development</w:t>
      </w:r>
    </w:p>
    <w:p w14:paraId="51F5F882" w14:textId="77777777" w:rsidR="000045CB" w:rsidRPr="00014FD9" w:rsidRDefault="000045CB" w:rsidP="244FAC12">
      <w:pPr>
        <w:spacing w:line="276" w:lineRule="auto"/>
        <w:rPr>
          <w:rFonts w:ascii="Aptos" w:hAnsi="Aptos"/>
          <w:sz w:val="22"/>
          <w:szCs w:val="22"/>
        </w:rPr>
      </w:pPr>
      <w:r w:rsidRPr="00014FD9">
        <w:rPr>
          <w:rFonts w:ascii="Aptos" w:hAnsi="Aptos"/>
          <w:sz w:val="22"/>
          <w:szCs w:val="22"/>
        </w:rPr>
        <w:t>ICR</w:t>
      </w:r>
      <w:r w:rsidRPr="00014FD9">
        <w:rPr>
          <w:rFonts w:ascii="Aptos" w:hAnsi="Aptos"/>
        </w:rPr>
        <w:tab/>
      </w:r>
      <w:r w:rsidRPr="00014FD9">
        <w:rPr>
          <w:rFonts w:ascii="Aptos" w:hAnsi="Aptos"/>
        </w:rPr>
        <w:tab/>
      </w:r>
      <w:r w:rsidRPr="00014FD9">
        <w:rPr>
          <w:rFonts w:ascii="Aptos" w:hAnsi="Aptos"/>
          <w:sz w:val="22"/>
          <w:szCs w:val="22"/>
        </w:rPr>
        <w:t xml:space="preserve">Implementation Completion and Results Report </w:t>
      </w:r>
    </w:p>
    <w:p w14:paraId="644B7AA0" w14:textId="77777777" w:rsidR="000045CB" w:rsidRPr="00014FD9" w:rsidRDefault="000045CB" w:rsidP="244FAC12">
      <w:pPr>
        <w:spacing w:line="276" w:lineRule="auto"/>
        <w:rPr>
          <w:rFonts w:ascii="Aptos" w:hAnsi="Aptos"/>
          <w:sz w:val="22"/>
          <w:szCs w:val="22"/>
        </w:rPr>
      </w:pPr>
      <w:r w:rsidRPr="00014FD9">
        <w:rPr>
          <w:rFonts w:ascii="Aptos" w:hAnsi="Aptos"/>
          <w:sz w:val="22"/>
          <w:szCs w:val="22"/>
        </w:rPr>
        <w:t>ICRR</w:t>
      </w:r>
      <w:r w:rsidRPr="00014FD9">
        <w:rPr>
          <w:rFonts w:ascii="Aptos" w:hAnsi="Aptos"/>
        </w:rPr>
        <w:tab/>
      </w:r>
      <w:r w:rsidRPr="00014FD9">
        <w:rPr>
          <w:rFonts w:ascii="Aptos" w:hAnsi="Aptos"/>
        </w:rPr>
        <w:tab/>
      </w:r>
      <w:r w:rsidRPr="00014FD9">
        <w:rPr>
          <w:rFonts w:ascii="Aptos" w:hAnsi="Aptos"/>
          <w:sz w:val="22"/>
          <w:szCs w:val="22"/>
        </w:rPr>
        <w:t>Implementation Completion and Results Report Reviews</w:t>
      </w:r>
    </w:p>
    <w:p w14:paraId="3EAC3F71" w14:textId="77777777" w:rsidR="000045CB" w:rsidRPr="00014FD9" w:rsidRDefault="000045CB" w:rsidP="244FAC12">
      <w:pPr>
        <w:spacing w:line="276" w:lineRule="auto"/>
        <w:rPr>
          <w:rFonts w:ascii="Aptos" w:hAnsi="Aptos"/>
          <w:sz w:val="22"/>
          <w:szCs w:val="22"/>
        </w:rPr>
      </w:pPr>
      <w:r w:rsidRPr="00014FD9">
        <w:rPr>
          <w:rFonts w:ascii="Aptos" w:hAnsi="Aptos"/>
          <w:sz w:val="22"/>
          <w:szCs w:val="22"/>
        </w:rPr>
        <w:t>ICT</w:t>
      </w:r>
      <w:r w:rsidRPr="00014FD9">
        <w:rPr>
          <w:rFonts w:ascii="Aptos" w:hAnsi="Aptos"/>
        </w:rPr>
        <w:tab/>
      </w:r>
      <w:r w:rsidRPr="00014FD9">
        <w:rPr>
          <w:rFonts w:ascii="Aptos" w:hAnsi="Aptos"/>
        </w:rPr>
        <w:tab/>
      </w:r>
      <w:r w:rsidRPr="00014FD9">
        <w:rPr>
          <w:rFonts w:ascii="Aptos" w:hAnsi="Aptos"/>
          <w:sz w:val="22"/>
          <w:szCs w:val="22"/>
        </w:rPr>
        <w:t>Information, Communication and Technology</w:t>
      </w:r>
    </w:p>
    <w:p w14:paraId="710A9A6E" w14:textId="7E10BB7D" w:rsidR="000045CB" w:rsidRPr="00014FD9" w:rsidRDefault="000045CB" w:rsidP="244FAC12">
      <w:pPr>
        <w:spacing w:line="276" w:lineRule="auto"/>
        <w:rPr>
          <w:rFonts w:ascii="Aptos" w:hAnsi="Aptos"/>
          <w:sz w:val="22"/>
          <w:szCs w:val="22"/>
        </w:rPr>
      </w:pPr>
      <w:r w:rsidRPr="00014FD9">
        <w:rPr>
          <w:rFonts w:ascii="Aptos" w:hAnsi="Aptos"/>
          <w:sz w:val="22"/>
          <w:szCs w:val="22"/>
        </w:rPr>
        <w:t>ID</w:t>
      </w:r>
      <w:r w:rsidRPr="00014FD9">
        <w:rPr>
          <w:rFonts w:ascii="Aptos" w:hAnsi="Aptos"/>
        </w:rPr>
        <w:tab/>
      </w:r>
      <w:r w:rsidRPr="00014FD9">
        <w:rPr>
          <w:rFonts w:ascii="Aptos" w:hAnsi="Aptos"/>
        </w:rPr>
        <w:tab/>
      </w:r>
      <w:r w:rsidR="00C96AAA" w:rsidRPr="00014FD9">
        <w:rPr>
          <w:rFonts w:ascii="Aptos" w:hAnsi="Aptos"/>
          <w:sz w:val="22"/>
          <w:szCs w:val="22"/>
        </w:rPr>
        <w:t>Identification</w:t>
      </w:r>
    </w:p>
    <w:p w14:paraId="4D227670" w14:textId="67C53D63" w:rsidR="000045CB" w:rsidRPr="00014FD9" w:rsidRDefault="000045CB" w:rsidP="244FAC12">
      <w:pPr>
        <w:spacing w:line="276" w:lineRule="auto"/>
        <w:rPr>
          <w:rFonts w:ascii="Aptos" w:hAnsi="Aptos"/>
          <w:sz w:val="22"/>
          <w:szCs w:val="22"/>
        </w:rPr>
      </w:pPr>
      <w:r w:rsidRPr="00014FD9">
        <w:rPr>
          <w:rFonts w:ascii="Aptos" w:hAnsi="Aptos"/>
          <w:sz w:val="22"/>
          <w:szCs w:val="22"/>
        </w:rPr>
        <w:t>IDA</w:t>
      </w:r>
      <w:r w:rsidRPr="00014FD9">
        <w:rPr>
          <w:rFonts w:ascii="Aptos" w:hAnsi="Aptos"/>
        </w:rPr>
        <w:tab/>
      </w:r>
      <w:r w:rsidRPr="00014FD9">
        <w:rPr>
          <w:rFonts w:ascii="Aptos" w:hAnsi="Aptos"/>
        </w:rPr>
        <w:tab/>
      </w:r>
      <w:r w:rsidR="003924E9" w:rsidRPr="00014FD9">
        <w:rPr>
          <w:rFonts w:ascii="Aptos" w:hAnsi="Aptos"/>
          <w:sz w:val="22"/>
          <w:szCs w:val="22"/>
        </w:rPr>
        <w:t>International Development Association</w:t>
      </w:r>
    </w:p>
    <w:p w14:paraId="3E2697AE" w14:textId="77777777" w:rsidR="000045CB" w:rsidRPr="00014FD9" w:rsidRDefault="000045CB" w:rsidP="244FAC12">
      <w:pPr>
        <w:spacing w:line="276" w:lineRule="auto"/>
        <w:rPr>
          <w:rFonts w:ascii="Aptos" w:hAnsi="Aptos"/>
          <w:sz w:val="22"/>
          <w:szCs w:val="22"/>
        </w:rPr>
      </w:pPr>
      <w:r w:rsidRPr="00014FD9">
        <w:rPr>
          <w:rFonts w:ascii="Aptos" w:hAnsi="Aptos"/>
          <w:sz w:val="22"/>
          <w:szCs w:val="22"/>
        </w:rPr>
        <w:t>IEG</w:t>
      </w:r>
      <w:r w:rsidRPr="00014FD9">
        <w:rPr>
          <w:rFonts w:ascii="Aptos" w:hAnsi="Aptos"/>
        </w:rPr>
        <w:tab/>
      </w:r>
      <w:r w:rsidRPr="00014FD9">
        <w:rPr>
          <w:rFonts w:ascii="Aptos" w:hAnsi="Aptos"/>
        </w:rPr>
        <w:tab/>
      </w:r>
      <w:r w:rsidRPr="00014FD9">
        <w:rPr>
          <w:rFonts w:ascii="Aptos" w:hAnsi="Aptos"/>
          <w:sz w:val="22"/>
          <w:szCs w:val="22"/>
        </w:rPr>
        <w:t>Independent Evaluation Group</w:t>
      </w:r>
    </w:p>
    <w:p w14:paraId="31A9F216" w14:textId="5B97C69A" w:rsidR="000045CB" w:rsidRPr="00014FD9" w:rsidRDefault="000045CB" w:rsidP="00C96AAA">
      <w:pPr>
        <w:spacing w:line="276" w:lineRule="auto"/>
        <w:rPr>
          <w:rFonts w:ascii="Aptos" w:hAnsi="Aptos"/>
          <w:sz w:val="22"/>
          <w:szCs w:val="22"/>
        </w:rPr>
      </w:pPr>
      <w:r w:rsidRPr="00014FD9">
        <w:rPr>
          <w:rFonts w:ascii="Aptos" w:hAnsi="Aptos"/>
          <w:sz w:val="22"/>
          <w:szCs w:val="22"/>
        </w:rPr>
        <w:t>IFC</w:t>
      </w:r>
      <w:r w:rsidRPr="00014FD9">
        <w:rPr>
          <w:rFonts w:ascii="Aptos" w:hAnsi="Aptos"/>
        </w:rPr>
        <w:tab/>
      </w:r>
      <w:r w:rsidRPr="00014FD9">
        <w:rPr>
          <w:rFonts w:ascii="Aptos" w:hAnsi="Aptos"/>
        </w:rPr>
        <w:tab/>
      </w:r>
      <w:r w:rsidR="003924E9" w:rsidRPr="00014FD9">
        <w:rPr>
          <w:rFonts w:ascii="Aptos" w:hAnsi="Aptos"/>
          <w:sz w:val="22"/>
          <w:szCs w:val="22"/>
        </w:rPr>
        <w:t>International Finance Corporation</w:t>
      </w:r>
    </w:p>
    <w:p w14:paraId="4D8CAC07" w14:textId="03C5E5C9" w:rsidR="008048E2" w:rsidRPr="00014FD9" w:rsidRDefault="008048E2" w:rsidP="244FAC12">
      <w:pPr>
        <w:spacing w:line="276" w:lineRule="auto"/>
        <w:rPr>
          <w:rFonts w:ascii="Aptos" w:hAnsi="Aptos"/>
          <w:sz w:val="22"/>
          <w:szCs w:val="22"/>
        </w:rPr>
      </w:pPr>
      <w:r w:rsidRPr="00014FD9">
        <w:rPr>
          <w:rFonts w:ascii="Aptos" w:hAnsi="Aptos"/>
          <w:sz w:val="22"/>
          <w:szCs w:val="22"/>
        </w:rPr>
        <w:t>LIL</w:t>
      </w:r>
      <w:r w:rsidRPr="00014FD9">
        <w:rPr>
          <w:rFonts w:ascii="Aptos" w:hAnsi="Aptos"/>
        </w:rPr>
        <w:tab/>
      </w:r>
      <w:r w:rsidRPr="00014FD9">
        <w:rPr>
          <w:rFonts w:ascii="Aptos" w:hAnsi="Aptos"/>
        </w:rPr>
        <w:tab/>
      </w:r>
      <w:r w:rsidRPr="00014FD9">
        <w:rPr>
          <w:rFonts w:ascii="Aptos" w:hAnsi="Aptos"/>
          <w:sz w:val="22"/>
          <w:szCs w:val="22"/>
        </w:rPr>
        <w:t>Learning and Innovation Loan</w:t>
      </w:r>
    </w:p>
    <w:p w14:paraId="3394D814" w14:textId="77777777" w:rsidR="000045CB" w:rsidRPr="00014FD9" w:rsidRDefault="000045CB" w:rsidP="244FAC12">
      <w:pPr>
        <w:spacing w:line="276" w:lineRule="auto"/>
        <w:rPr>
          <w:rFonts w:ascii="Aptos" w:hAnsi="Aptos"/>
          <w:sz w:val="22"/>
          <w:szCs w:val="22"/>
        </w:rPr>
      </w:pPr>
      <w:r w:rsidRPr="00014FD9">
        <w:rPr>
          <w:rFonts w:ascii="Aptos" w:hAnsi="Aptos"/>
          <w:sz w:val="22"/>
          <w:szCs w:val="22"/>
        </w:rPr>
        <w:t>LLM</w:t>
      </w:r>
      <w:r w:rsidRPr="00014FD9">
        <w:rPr>
          <w:rFonts w:ascii="Aptos" w:hAnsi="Aptos"/>
        </w:rPr>
        <w:tab/>
      </w:r>
      <w:r w:rsidRPr="00014FD9">
        <w:rPr>
          <w:rFonts w:ascii="Aptos" w:hAnsi="Aptos"/>
        </w:rPr>
        <w:tab/>
      </w:r>
      <w:r w:rsidRPr="00014FD9">
        <w:rPr>
          <w:rFonts w:ascii="Aptos" w:hAnsi="Aptos"/>
          <w:sz w:val="22"/>
          <w:szCs w:val="22"/>
        </w:rPr>
        <w:t>Large Language Model</w:t>
      </w:r>
    </w:p>
    <w:p w14:paraId="70C3E0EE" w14:textId="7DF50D79" w:rsidR="000045CB" w:rsidRPr="00014FD9" w:rsidRDefault="000045CB" w:rsidP="244FAC12">
      <w:pPr>
        <w:spacing w:line="276" w:lineRule="auto"/>
        <w:rPr>
          <w:rFonts w:ascii="Aptos" w:hAnsi="Aptos"/>
          <w:sz w:val="22"/>
          <w:szCs w:val="22"/>
        </w:rPr>
      </w:pPr>
      <w:r w:rsidRPr="00014FD9">
        <w:rPr>
          <w:rFonts w:ascii="Aptos" w:hAnsi="Aptos"/>
          <w:sz w:val="22"/>
          <w:szCs w:val="22"/>
        </w:rPr>
        <w:t>M&amp;E</w:t>
      </w:r>
      <w:r w:rsidRPr="00014FD9">
        <w:rPr>
          <w:rFonts w:ascii="Aptos" w:hAnsi="Aptos"/>
        </w:rPr>
        <w:tab/>
      </w:r>
      <w:r w:rsidRPr="00014FD9">
        <w:rPr>
          <w:rFonts w:ascii="Aptos" w:hAnsi="Aptos"/>
        </w:rPr>
        <w:tab/>
      </w:r>
      <w:r w:rsidRPr="00014FD9">
        <w:rPr>
          <w:rFonts w:ascii="Aptos" w:hAnsi="Aptos"/>
          <w:sz w:val="22"/>
          <w:szCs w:val="22"/>
        </w:rPr>
        <w:t>Monitoring and Evaluation</w:t>
      </w:r>
    </w:p>
    <w:p w14:paraId="746A4116" w14:textId="6286C6C0" w:rsidR="004E0AA8" w:rsidRPr="00014FD9" w:rsidRDefault="004E0AA8" w:rsidP="00C96AAA">
      <w:pPr>
        <w:spacing w:line="276" w:lineRule="auto"/>
        <w:rPr>
          <w:rFonts w:ascii="Aptos" w:hAnsi="Aptos"/>
          <w:sz w:val="22"/>
          <w:szCs w:val="22"/>
        </w:rPr>
      </w:pPr>
      <w:r w:rsidRPr="00014FD9">
        <w:rPr>
          <w:rFonts w:ascii="Aptos" w:hAnsi="Aptos"/>
          <w:sz w:val="22"/>
          <w:szCs w:val="22"/>
        </w:rPr>
        <w:t>MDGs</w:t>
      </w:r>
      <w:r w:rsidRPr="00014FD9">
        <w:rPr>
          <w:rFonts w:ascii="Aptos" w:hAnsi="Aptos"/>
        </w:rPr>
        <w:tab/>
      </w:r>
      <w:r w:rsidRPr="00014FD9">
        <w:rPr>
          <w:rFonts w:ascii="Aptos" w:hAnsi="Aptos"/>
        </w:rPr>
        <w:tab/>
      </w:r>
      <w:r w:rsidRPr="00014FD9">
        <w:rPr>
          <w:rFonts w:ascii="Aptos" w:hAnsi="Aptos"/>
          <w:sz w:val="22"/>
          <w:szCs w:val="22"/>
        </w:rPr>
        <w:t>Millennium Development Goals</w:t>
      </w:r>
    </w:p>
    <w:p w14:paraId="2598ED5E" w14:textId="7F3020E1" w:rsidR="000045CB" w:rsidRPr="00014FD9" w:rsidRDefault="000045CB" w:rsidP="244FAC12">
      <w:pPr>
        <w:spacing w:line="276" w:lineRule="auto"/>
        <w:rPr>
          <w:rFonts w:ascii="Aptos" w:hAnsi="Aptos"/>
          <w:sz w:val="22"/>
          <w:szCs w:val="22"/>
        </w:rPr>
      </w:pPr>
      <w:r w:rsidRPr="00014FD9">
        <w:rPr>
          <w:rFonts w:ascii="Aptos" w:hAnsi="Aptos"/>
          <w:sz w:val="22"/>
          <w:szCs w:val="22"/>
        </w:rPr>
        <w:t>MIGA</w:t>
      </w:r>
      <w:r w:rsidRPr="00014FD9">
        <w:rPr>
          <w:rFonts w:ascii="Aptos" w:hAnsi="Aptos"/>
        </w:rPr>
        <w:tab/>
      </w:r>
      <w:r w:rsidRPr="00014FD9">
        <w:rPr>
          <w:rFonts w:ascii="Aptos" w:hAnsi="Aptos"/>
        </w:rPr>
        <w:tab/>
      </w:r>
      <w:r w:rsidR="003924E9" w:rsidRPr="00014FD9">
        <w:rPr>
          <w:rFonts w:ascii="Aptos" w:hAnsi="Aptos"/>
          <w:sz w:val="22"/>
          <w:szCs w:val="22"/>
        </w:rPr>
        <w:t>Multilateral Investment Guarantee Agency</w:t>
      </w:r>
    </w:p>
    <w:p w14:paraId="76D6FFFE" w14:textId="77777777" w:rsidR="000045CB" w:rsidRPr="00014FD9" w:rsidRDefault="000045CB" w:rsidP="244FAC12">
      <w:pPr>
        <w:spacing w:line="276" w:lineRule="auto"/>
        <w:rPr>
          <w:rFonts w:ascii="Aptos" w:hAnsi="Aptos"/>
          <w:sz w:val="22"/>
          <w:szCs w:val="22"/>
        </w:rPr>
      </w:pPr>
      <w:r w:rsidRPr="00014FD9">
        <w:rPr>
          <w:rFonts w:ascii="Aptos" w:hAnsi="Aptos"/>
          <w:sz w:val="22"/>
          <w:szCs w:val="22"/>
        </w:rPr>
        <w:t>MFD</w:t>
      </w:r>
      <w:r w:rsidRPr="00014FD9">
        <w:rPr>
          <w:rFonts w:ascii="Aptos" w:hAnsi="Aptos"/>
        </w:rPr>
        <w:tab/>
      </w:r>
      <w:r w:rsidRPr="00014FD9">
        <w:rPr>
          <w:rFonts w:ascii="Aptos" w:hAnsi="Aptos"/>
        </w:rPr>
        <w:tab/>
      </w:r>
      <w:r w:rsidRPr="00014FD9">
        <w:rPr>
          <w:rFonts w:ascii="Aptos" w:hAnsi="Aptos"/>
          <w:sz w:val="22"/>
          <w:szCs w:val="22"/>
        </w:rPr>
        <w:t>Maximizing Finance for Development</w:t>
      </w:r>
    </w:p>
    <w:p w14:paraId="3127B31A" w14:textId="77777777" w:rsidR="000045CB" w:rsidRPr="00014FD9" w:rsidRDefault="000045CB" w:rsidP="244FAC12">
      <w:pPr>
        <w:spacing w:line="276" w:lineRule="auto"/>
        <w:rPr>
          <w:rFonts w:ascii="Aptos" w:hAnsi="Aptos"/>
          <w:sz w:val="22"/>
          <w:szCs w:val="22"/>
        </w:rPr>
      </w:pPr>
      <w:r w:rsidRPr="00014FD9">
        <w:rPr>
          <w:rFonts w:ascii="Aptos" w:hAnsi="Aptos"/>
          <w:sz w:val="22"/>
          <w:szCs w:val="22"/>
        </w:rPr>
        <w:t>MPA</w:t>
      </w:r>
      <w:r w:rsidRPr="00014FD9">
        <w:rPr>
          <w:rFonts w:ascii="Aptos" w:hAnsi="Aptos"/>
        </w:rPr>
        <w:tab/>
      </w:r>
      <w:r w:rsidRPr="00014FD9">
        <w:rPr>
          <w:rFonts w:ascii="Aptos" w:hAnsi="Aptos"/>
        </w:rPr>
        <w:tab/>
      </w:r>
      <w:r w:rsidRPr="00014FD9">
        <w:rPr>
          <w:rFonts w:ascii="Aptos" w:hAnsi="Aptos"/>
          <w:sz w:val="22"/>
          <w:szCs w:val="22"/>
        </w:rPr>
        <w:t>Multiphase Programmatic Approach</w:t>
      </w:r>
    </w:p>
    <w:p w14:paraId="5B0EC1A3" w14:textId="732BD8D3" w:rsidR="000045CB" w:rsidRPr="00014FD9" w:rsidRDefault="000045CB" w:rsidP="244FAC12">
      <w:pPr>
        <w:spacing w:line="276" w:lineRule="auto"/>
        <w:rPr>
          <w:rFonts w:ascii="Aptos" w:hAnsi="Aptos"/>
          <w:sz w:val="22"/>
          <w:szCs w:val="22"/>
        </w:rPr>
      </w:pPr>
      <w:r w:rsidRPr="00014FD9">
        <w:rPr>
          <w:rFonts w:ascii="Aptos" w:hAnsi="Aptos"/>
          <w:sz w:val="22"/>
          <w:szCs w:val="22"/>
        </w:rPr>
        <w:t>NGO</w:t>
      </w:r>
      <w:r w:rsidRPr="00014FD9">
        <w:rPr>
          <w:rFonts w:ascii="Aptos" w:hAnsi="Aptos"/>
        </w:rPr>
        <w:tab/>
      </w:r>
      <w:r w:rsidRPr="00014FD9">
        <w:rPr>
          <w:rFonts w:ascii="Aptos" w:hAnsi="Aptos"/>
        </w:rPr>
        <w:tab/>
      </w:r>
      <w:r w:rsidRPr="00014FD9">
        <w:rPr>
          <w:rFonts w:ascii="Aptos" w:hAnsi="Aptos"/>
          <w:sz w:val="22"/>
          <w:szCs w:val="22"/>
        </w:rPr>
        <w:t>Non</w:t>
      </w:r>
      <w:r w:rsidR="00A60BBF" w:rsidRPr="00014FD9">
        <w:rPr>
          <w:rFonts w:ascii="Aptos" w:hAnsi="Aptos"/>
          <w:sz w:val="22"/>
          <w:szCs w:val="22"/>
        </w:rPr>
        <w:t>g</w:t>
      </w:r>
      <w:r w:rsidRPr="00014FD9">
        <w:rPr>
          <w:rFonts w:ascii="Aptos" w:hAnsi="Aptos"/>
          <w:sz w:val="22"/>
          <w:szCs w:val="22"/>
        </w:rPr>
        <w:t xml:space="preserve">overnmental </w:t>
      </w:r>
      <w:r w:rsidR="00A60BBF" w:rsidRPr="00014FD9">
        <w:rPr>
          <w:rFonts w:ascii="Aptos" w:hAnsi="Aptos"/>
          <w:sz w:val="22"/>
          <w:szCs w:val="22"/>
        </w:rPr>
        <w:t>O</w:t>
      </w:r>
      <w:r w:rsidRPr="00014FD9">
        <w:rPr>
          <w:rFonts w:ascii="Aptos" w:hAnsi="Aptos"/>
          <w:sz w:val="22"/>
          <w:szCs w:val="22"/>
        </w:rPr>
        <w:t>rganization</w:t>
      </w:r>
    </w:p>
    <w:p w14:paraId="00509D5B" w14:textId="29D9C814" w:rsidR="00EE33EC" w:rsidRPr="00014FD9" w:rsidRDefault="00EE33EC" w:rsidP="244FAC12">
      <w:pPr>
        <w:spacing w:line="276" w:lineRule="auto"/>
        <w:rPr>
          <w:rFonts w:ascii="Aptos" w:hAnsi="Aptos"/>
          <w:sz w:val="22"/>
          <w:szCs w:val="22"/>
        </w:rPr>
      </w:pPr>
      <w:r w:rsidRPr="00014FD9">
        <w:rPr>
          <w:rFonts w:ascii="Aptos" w:hAnsi="Aptos"/>
          <w:sz w:val="22"/>
          <w:szCs w:val="22"/>
        </w:rPr>
        <w:t>PCM</w:t>
      </w:r>
      <w:r w:rsidRPr="00014FD9">
        <w:rPr>
          <w:rFonts w:ascii="Aptos" w:hAnsi="Aptos"/>
        </w:rPr>
        <w:tab/>
      </w:r>
      <w:r w:rsidRPr="00014FD9">
        <w:rPr>
          <w:rFonts w:ascii="Aptos" w:hAnsi="Aptos"/>
        </w:rPr>
        <w:tab/>
      </w:r>
      <w:r w:rsidRPr="00014FD9">
        <w:rPr>
          <w:rFonts w:ascii="Aptos" w:hAnsi="Aptos"/>
          <w:sz w:val="22"/>
          <w:szCs w:val="22"/>
        </w:rPr>
        <w:t>Private Capital Mobilization</w:t>
      </w:r>
    </w:p>
    <w:p w14:paraId="653B7BF8" w14:textId="2C19935C" w:rsidR="000045CB" w:rsidRPr="00014FD9" w:rsidRDefault="000045CB" w:rsidP="244FAC12">
      <w:pPr>
        <w:spacing w:line="276" w:lineRule="auto"/>
        <w:rPr>
          <w:rFonts w:ascii="Aptos" w:hAnsi="Aptos"/>
          <w:sz w:val="22"/>
          <w:szCs w:val="22"/>
        </w:rPr>
      </w:pPr>
      <w:r w:rsidRPr="00014FD9">
        <w:rPr>
          <w:rFonts w:ascii="Aptos" w:hAnsi="Aptos"/>
          <w:sz w:val="22"/>
          <w:szCs w:val="22"/>
        </w:rPr>
        <w:t>PFM</w:t>
      </w:r>
      <w:r w:rsidRPr="00014FD9">
        <w:rPr>
          <w:rFonts w:ascii="Aptos" w:hAnsi="Aptos"/>
        </w:rPr>
        <w:tab/>
      </w:r>
      <w:r w:rsidRPr="00014FD9">
        <w:rPr>
          <w:rFonts w:ascii="Aptos" w:hAnsi="Aptos"/>
        </w:rPr>
        <w:tab/>
      </w:r>
      <w:r w:rsidR="003924E9" w:rsidRPr="00014FD9">
        <w:rPr>
          <w:rFonts w:ascii="Aptos" w:hAnsi="Aptos"/>
          <w:sz w:val="22"/>
          <w:szCs w:val="22"/>
        </w:rPr>
        <w:t>Public Financial Management</w:t>
      </w:r>
    </w:p>
    <w:p w14:paraId="7D6E86C0" w14:textId="656D6810" w:rsidR="0005631F" w:rsidRPr="00014FD9" w:rsidRDefault="0005631F" w:rsidP="244FAC12">
      <w:pPr>
        <w:spacing w:line="276" w:lineRule="auto"/>
        <w:rPr>
          <w:rFonts w:ascii="Aptos" w:hAnsi="Aptos"/>
          <w:sz w:val="22"/>
          <w:szCs w:val="22"/>
        </w:rPr>
      </w:pPr>
      <w:r w:rsidRPr="00014FD9">
        <w:rPr>
          <w:rFonts w:ascii="Aptos" w:eastAsiaTheme="majorEastAsia" w:hAnsi="Aptos"/>
          <w:sz w:val="22"/>
          <w:szCs w:val="22"/>
        </w:rPr>
        <w:t>PforR</w:t>
      </w:r>
      <w:r w:rsidRPr="00014FD9">
        <w:rPr>
          <w:rFonts w:ascii="Aptos" w:hAnsi="Aptos"/>
          <w:sz w:val="22"/>
          <w:szCs w:val="22"/>
        </w:rPr>
        <w:t xml:space="preserve"> </w:t>
      </w:r>
      <w:r w:rsidRPr="00014FD9">
        <w:rPr>
          <w:rFonts w:ascii="Aptos" w:hAnsi="Aptos"/>
        </w:rPr>
        <w:tab/>
      </w:r>
      <w:r w:rsidRPr="00014FD9">
        <w:rPr>
          <w:rFonts w:ascii="Aptos" w:hAnsi="Aptos"/>
        </w:rPr>
        <w:tab/>
      </w:r>
      <w:r w:rsidR="00576E06" w:rsidRPr="00014FD9">
        <w:rPr>
          <w:rFonts w:ascii="Aptos" w:hAnsi="Aptos"/>
          <w:sz w:val="22"/>
          <w:szCs w:val="22"/>
        </w:rPr>
        <w:t>Program-for-Results</w:t>
      </w:r>
    </w:p>
    <w:p w14:paraId="360FB675" w14:textId="3EE1F486" w:rsidR="000045CB" w:rsidRPr="00014FD9" w:rsidRDefault="000045CB" w:rsidP="244FAC12">
      <w:pPr>
        <w:spacing w:line="276" w:lineRule="auto"/>
        <w:rPr>
          <w:rFonts w:ascii="Aptos" w:hAnsi="Aptos"/>
          <w:sz w:val="22"/>
          <w:szCs w:val="22"/>
        </w:rPr>
      </w:pPr>
      <w:r w:rsidRPr="00014FD9">
        <w:rPr>
          <w:rFonts w:ascii="Aptos" w:hAnsi="Aptos"/>
          <w:sz w:val="22"/>
          <w:szCs w:val="22"/>
        </w:rPr>
        <w:t>PPAR</w:t>
      </w:r>
      <w:r w:rsidRPr="00014FD9">
        <w:rPr>
          <w:rFonts w:ascii="Aptos" w:hAnsi="Aptos"/>
        </w:rPr>
        <w:tab/>
      </w:r>
      <w:r w:rsidRPr="00014FD9">
        <w:rPr>
          <w:rFonts w:ascii="Aptos" w:hAnsi="Aptos"/>
        </w:rPr>
        <w:tab/>
      </w:r>
      <w:r w:rsidRPr="00014FD9">
        <w:rPr>
          <w:rFonts w:ascii="Aptos" w:hAnsi="Aptos"/>
          <w:sz w:val="22"/>
          <w:szCs w:val="22"/>
        </w:rPr>
        <w:t>Project Performance Assessment Review</w:t>
      </w:r>
    </w:p>
    <w:p w14:paraId="13D7666C" w14:textId="57A3E576" w:rsidR="000045CB" w:rsidRPr="00014FD9" w:rsidRDefault="000045CB" w:rsidP="00C96AAA">
      <w:pPr>
        <w:spacing w:line="276" w:lineRule="auto"/>
        <w:rPr>
          <w:rFonts w:ascii="Aptos" w:hAnsi="Aptos"/>
          <w:sz w:val="22"/>
          <w:szCs w:val="22"/>
        </w:rPr>
      </w:pPr>
      <w:r w:rsidRPr="00014FD9">
        <w:rPr>
          <w:rFonts w:ascii="Aptos" w:hAnsi="Aptos"/>
          <w:sz w:val="22"/>
          <w:szCs w:val="22"/>
        </w:rPr>
        <w:t>PPP</w:t>
      </w:r>
      <w:r w:rsidRPr="00014FD9">
        <w:rPr>
          <w:rFonts w:ascii="Aptos" w:hAnsi="Aptos"/>
        </w:rPr>
        <w:tab/>
      </w:r>
      <w:r w:rsidRPr="00014FD9">
        <w:rPr>
          <w:rFonts w:ascii="Aptos" w:hAnsi="Aptos"/>
        </w:rPr>
        <w:tab/>
      </w:r>
      <w:r w:rsidRPr="00014FD9">
        <w:rPr>
          <w:rFonts w:ascii="Aptos" w:hAnsi="Aptos"/>
          <w:sz w:val="22"/>
          <w:szCs w:val="22"/>
        </w:rPr>
        <w:t>Public</w:t>
      </w:r>
      <w:r w:rsidR="00A60BBF" w:rsidRPr="00014FD9">
        <w:rPr>
          <w:rFonts w:ascii="Aptos" w:hAnsi="Aptos"/>
          <w:sz w:val="22"/>
          <w:szCs w:val="22"/>
        </w:rPr>
        <w:t>-</w:t>
      </w:r>
      <w:r w:rsidRPr="00014FD9">
        <w:rPr>
          <w:rFonts w:ascii="Aptos" w:hAnsi="Aptos"/>
          <w:sz w:val="22"/>
          <w:szCs w:val="22"/>
        </w:rPr>
        <w:t xml:space="preserve">Private Partnership </w:t>
      </w:r>
    </w:p>
    <w:p w14:paraId="5130686E" w14:textId="082585DC" w:rsidR="00285ED2" w:rsidRPr="00014FD9" w:rsidRDefault="00285ED2" w:rsidP="00C96AAA">
      <w:pPr>
        <w:spacing w:line="276" w:lineRule="auto"/>
        <w:rPr>
          <w:rFonts w:ascii="Aptos" w:hAnsi="Aptos"/>
          <w:sz w:val="22"/>
          <w:szCs w:val="22"/>
        </w:rPr>
      </w:pPr>
      <w:r w:rsidRPr="00014FD9">
        <w:rPr>
          <w:rFonts w:ascii="Aptos" w:hAnsi="Aptos"/>
          <w:sz w:val="22"/>
          <w:szCs w:val="22"/>
        </w:rPr>
        <w:t>PSW</w:t>
      </w:r>
      <w:r w:rsidRPr="00014FD9">
        <w:rPr>
          <w:rFonts w:ascii="Aptos" w:hAnsi="Aptos"/>
        </w:rPr>
        <w:tab/>
      </w:r>
      <w:r w:rsidRPr="00014FD9">
        <w:rPr>
          <w:rFonts w:ascii="Aptos" w:hAnsi="Aptos"/>
        </w:rPr>
        <w:tab/>
      </w:r>
      <w:r w:rsidRPr="00014FD9">
        <w:rPr>
          <w:rFonts w:ascii="Aptos" w:hAnsi="Aptos"/>
          <w:sz w:val="22"/>
          <w:szCs w:val="22"/>
        </w:rPr>
        <w:t>Private Sector Window</w:t>
      </w:r>
    </w:p>
    <w:p w14:paraId="1E4674B3" w14:textId="0A028766" w:rsidR="004E0AA8" w:rsidRPr="00014FD9" w:rsidRDefault="004E0AA8" w:rsidP="244FAC12">
      <w:pPr>
        <w:spacing w:line="276" w:lineRule="auto"/>
        <w:rPr>
          <w:rFonts w:ascii="Aptos" w:hAnsi="Aptos"/>
          <w:sz w:val="22"/>
          <w:szCs w:val="22"/>
        </w:rPr>
      </w:pPr>
      <w:r w:rsidRPr="00014FD9">
        <w:rPr>
          <w:rFonts w:ascii="Aptos" w:hAnsi="Aptos"/>
          <w:sz w:val="22"/>
          <w:szCs w:val="22"/>
        </w:rPr>
        <w:t>SDGs</w:t>
      </w:r>
      <w:r w:rsidRPr="00014FD9">
        <w:rPr>
          <w:rFonts w:ascii="Aptos" w:hAnsi="Aptos"/>
        </w:rPr>
        <w:tab/>
      </w:r>
      <w:r w:rsidRPr="00014FD9">
        <w:rPr>
          <w:rFonts w:ascii="Aptos" w:hAnsi="Aptos"/>
        </w:rPr>
        <w:tab/>
      </w:r>
      <w:r w:rsidRPr="00014FD9">
        <w:rPr>
          <w:rFonts w:ascii="Aptos" w:hAnsi="Aptos"/>
          <w:sz w:val="22"/>
          <w:szCs w:val="22"/>
        </w:rPr>
        <w:t>Sustainable Development Goals</w:t>
      </w:r>
    </w:p>
    <w:p w14:paraId="098468DF" w14:textId="42674960" w:rsidR="000045CB" w:rsidRPr="00014FD9" w:rsidRDefault="000045CB" w:rsidP="244FAC12">
      <w:pPr>
        <w:spacing w:line="276" w:lineRule="auto"/>
        <w:rPr>
          <w:rStyle w:val="Emphasis"/>
          <w:rFonts w:ascii="Aptos" w:eastAsiaTheme="majorEastAsia" w:hAnsi="Aptos"/>
          <w:i w:val="0"/>
          <w:iCs w:val="0"/>
          <w:sz w:val="22"/>
          <w:szCs w:val="22"/>
        </w:rPr>
      </w:pPr>
      <w:r w:rsidRPr="00014FD9">
        <w:rPr>
          <w:rStyle w:val="Emphasis"/>
          <w:rFonts w:ascii="Aptos" w:eastAsiaTheme="majorEastAsia" w:hAnsi="Aptos"/>
          <w:i w:val="0"/>
          <w:iCs w:val="0"/>
          <w:sz w:val="22"/>
          <w:szCs w:val="22"/>
        </w:rPr>
        <w:t>STEP</w:t>
      </w:r>
      <w:r w:rsidRPr="00014FD9">
        <w:rPr>
          <w:rFonts w:ascii="Aptos" w:hAnsi="Aptos"/>
        </w:rPr>
        <w:tab/>
      </w:r>
      <w:r w:rsidRPr="00014FD9">
        <w:rPr>
          <w:rFonts w:ascii="Aptos" w:hAnsi="Aptos"/>
        </w:rPr>
        <w:tab/>
      </w:r>
      <w:r w:rsidR="004F79A4" w:rsidRPr="00014FD9">
        <w:rPr>
          <w:rStyle w:val="Emphasis"/>
          <w:rFonts w:ascii="Aptos" w:eastAsiaTheme="majorEastAsia" w:hAnsi="Aptos"/>
          <w:i w:val="0"/>
          <w:iCs w:val="0"/>
          <w:sz w:val="22"/>
          <w:szCs w:val="22"/>
        </w:rPr>
        <w:t>Systematic Tracking of Exchanges in Procurement</w:t>
      </w:r>
    </w:p>
    <w:p w14:paraId="004F08CD" w14:textId="18557AD3" w:rsidR="009D77FC" w:rsidRPr="00014FD9" w:rsidRDefault="009D77FC" w:rsidP="244FAC12">
      <w:pPr>
        <w:spacing w:line="276" w:lineRule="auto"/>
        <w:rPr>
          <w:rStyle w:val="Emphasis"/>
          <w:rFonts w:ascii="Aptos" w:eastAsiaTheme="majorEastAsia" w:hAnsi="Aptos"/>
          <w:i w:val="0"/>
          <w:iCs w:val="0"/>
          <w:sz w:val="22"/>
          <w:szCs w:val="22"/>
        </w:rPr>
      </w:pPr>
      <w:r w:rsidRPr="00014FD9">
        <w:rPr>
          <w:rStyle w:val="Emphasis"/>
          <w:rFonts w:ascii="Aptos" w:eastAsiaTheme="majorEastAsia" w:hAnsi="Aptos"/>
          <w:i w:val="0"/>
          <w:iCs w:val="0"/>
          <w:sz w:val="22"/>
          <w:szCs w:val="22"/>
        </w:rPr>
        <w:t>TTL</w:t>
      </w:r>
      <w:r w:rsidRPr="00014FD9">
        <w:rPr>
          <w:rFonts w:ascii="Aptos" w:hAnsi="Aptos"/>
        </w:rPr>
        <w:tab/>
      </w:r>
      <w:r w:rsidRPr="00014FD9">
        <w:rPr>
          <w:rFonts w:ascii="Aptos" w:hAnsi="Aptos"/>
        </w:rPr>
        <w:tab/>
      </w:r>
      <w:r w:rsidRPr="00014FD9">
        <w:rPr>
          <w:rFonts w:ascii="Aptos" w:hAnsi="Aptos"/>
          <w:sz w:val="22"/>
          <w:szCs w:val="22"/>
        </w:rPr>
        <w:t>Task Team Leader</w:t>
      </w:r>
    </w:p>
    <w:p w14:paraId="0A7BBA41" w14:textId="05FCEC97" w:rsidR="000045CB" w:rsidRPr="00014FD9" w:rsidDel="00A60BBF" w:rsidRDefault="004F79A4" w:rsidP="244FAC12">
      <w:pPr>
        <w:rPr>
          <w:rStyle w:val="Emphasis"/>
          <w:rFonts w:ascii="Aptos" w:eastAsiaTheme="majorEastAsia" w:hAnsi="Aptos"/>
          <w:i w:val="0"/>
          <w:iCs w:val="0"/>
          <w:sz w:val="22"/>
          <w:szCs w:val="22"/>
        </w:rPr>
      </w:pPr>
      <w:r w:rsidRPr="00014FD9">
        <w:rPr>
          <w:rStyle w:val="Emphasis"/>
          <w:rFonts w:ascii="Aptos" w:eastAsiaTheme="majorEastAsia" w:hAnsi="Aptos"/>
          <w:i w:val="0"/>
          <w:iCs w:val="0"/>
          <w:sz w:val="22"/>
          <w:szCs w:val="22"/>
        </w:rPr>
        <w:tab/>
      </w:r>
    </w:p>
    <w:p w14:paraId="42D9604A" w14:textId="77777777" w:rsidR="00204741" w:rsidRPr="00014FD9" w:rsidRDefault="00204741" w:rsidP="244FAC12">
      <w:pPr>
        <w:rPr>
          <w:rFonts w:ascii="Aptos" w:eastAsiaTheme="majorEastAsia" w:hAnsi="Aptos" w:cstheme="majorBidi"/>
          <w:color w:val="0F4761" w:themeColor="accent1" w:themeShade="BF"/>
          <w:sz w:val="32"/>
          <w:szCs w:val="32"/>
        </w:rPr>
      </w:pPr>
      <w:r w:rsidRPr="00014FD9">
        <w:rPr>
          <w:rFonts w:ascii="Aptos" w:hAnsi="Aptos"/>
        </w:rPr>
        <w:br w:type="page"/>
      </w:r>
    </w:p>
    <w:p w14:paraId="7DA7112F" w14:textId="3487B2BA" w:rsidR="00AB0A83" w:rsidRPr="00014FD9" w:rsidRDefault="00065EFA" w:rsidP="244FAC12">
      <w:pPr>
        <w:pStyle w:val="Heading1"/>
        <w:numPr>
          <w:ilvl w:val="0"/>
          <w:numId w:val="86"/>
        </w:numPr>
        <w:spacing w:before="0" w:after="0"/>
        <w:rPr>
          <w:rFonts w:ascii="Aptos" w:hAnsi="Aptos"/>
        </w:rPr>
      </w:pPr>
      <w:bookmarkStart w:id="8" w:name="_Toc212189870"/>
      <w:bookmarkStart w:id="9" w:name="_Toc215657575"/>
      <w:bookmarkStart w:id="10" w:name="_Toc222450678"/>
      <w:r w:rsidRPr="00014FD9">
        <w:rPr>
          <w:rFonts w:ascii="Aptos" w:hAnsi="Aptos"/>
        </w:rPr>
        <w:lastRenderedPageBreak/>
        <w:t>Introduction</w:t>
      </w:r>
      <w:bookmarkEnd w:id="8"/>
      <w:bookmarkEnd w:id="9"/>
      <w:bookmarkEnd w:id="10"/>
    </w:p>
    <w:p w14:paraId="61C18922" w14:textId="77777777" w:rsidR="00C96AAA" w:rsidRPr="00014FD9" w:rsidRDefault="00C96AAA" w:rsidP="244FAC12">
      <w:pPr>
        <w:pStyle w:val="NormalWeb"/>
        <w:spacing w:before="0" w:beforeAutospacing="0" w:after="0" w:afterAutospacing="0"/>
        <w:jc w:val="both"/>
        <w:rPr>
          <w:rFonts w:ascii="Aptos" w:hAnsi="Aptos"/>
          <w:sz w:val="22"/>
          <w:szCs w:val="22"/>
        </w:rPr>
      </w:pPr>
    </w:p>
    <w:p w14:paraId="210AA7A0" w14:textId="125A1854" w:rsidR="000D23CA" w:rsidRPr="00014FD9" w:rsidRDefault="000D23CA" w:rsidP="6BB5A78A">
      <w:pPr>
        <w:pStyle w:val="NormalWeb"/>
        <w:spacing w:before="0" w:beforeAutospacing="0" w:after="0" w:afterAutospacing="0"/>
        <w:jc w:val="both"/>
        <w:rPr>
          <w:rFonts w:ascii="Aptos" w:hAnsi="Aptos"/>
          <w:b/>
          <w:bCs/>
          <w:sz w:val="22"/>
          <w:szCs w:val="22"/>
        </w:rPr>
      </w:pPr>
      <w:r w:rsidRPr="00014FD9">
        <w:rPr>
          <w:rFonts w:ascii="Aptos" w:hAnsi="Aptos"/>
          <w:b/>
          <w:bCs/>
          <w:sz w:val="22"/>
          <w:szCs w:val="22"/>
        </w:rPr>
        <w:t xml:space="preserve">Innovation has become a central feature of the World Bank Group’s (WBG) development practice, yet until now it has remained difficult to analyze systematically across the portfolio. </w:t>
      </w:r>
      <w:r w:rsidR="00270A60" w:rsidRPr="00014FD9">
        <w:rPr>
          <w:rFonts w:ascii="Aptos" w:hAnsi="Aptos"/>
          <w:sz w:val="22"/>
          <w:szCs w:val="22"/>
        </w:rPr>
        <w:t xml:space="preserve"> </w:t>
      </w:r>
      <w:r w:rsidR="003C49A2" w:rsidRPr="00014FD9">
        <w:rPr>
          <w:rFonts w:ascii="Aptos" w:hAnsi="Aptos"/>
          <w:sz w:val="22"/>
          <w:szCs w:val="22"/>
        </w:rPr>
        <w:t xml:space="preserve">By analyzing over </w:t>
      </w:r>
      <w:r w:rsidR="00270A60" w:rsidRPr="00014FD9">
        <w:rPr>
          <w:rFonts w:ascii="Aptos" w:hAnsi="Aptos"/>
          <w:sz w:val="22"/>
          <w:szCs w:val="22"/>
        </w:rPr>
        <w:t>7,500 lending project evaluations completed between 1998 and 2025</w:t>
      </w:r>
      <w:r w:rsidR="005D1CFD" w:rsidRPr="00014FD9">
        <w:rPr>
          <w:rFonts w:ascii="Aptos" w:hAnsi="Aptos"/>
          <w:sz w:val="22"/>
          <w:szCs w:val="22"/>
        </w:rPr>
        <w:t>, t</w:t>
      </w:r>
      <w:r w:rsidRPr="00014FD9">
        <w:rPr>
          <w:rFonts w:ascii="Aptos" w:hAnsi="Aptos"/>
          <w:sz w:val="22"/>
          <w:szCs w:val="22"/>
        </w:rPr>
        <w:t xml:space="preserve">his paper </w:t>
      </w:r>
      <w:r w:rsidR="005D1CFD" w:rsidRPr="00014FD9">
        <w:rPr>
          <w:rFonts w:ascii="Aptos" w:hAnsi="Aptos"/>
          <w:sz w:val="22"/>
          <w:szCs w:val="22"/>
        </w:rPr>
        <w:t>offers</w:t>
      </w:r>
      <w:r w:rsidRPr="00014FD9">
        <w:rPr>
          <w:rFonts w:ascii="Aptos" w:hAnsi="Aptos"/>
          <w:sz w:val="22"/>
          <w:szCs w:val="22"/>
        </w:rPr>
        <w:t xml:space="preserve"> the first large-scale, evidence-based view of how innovation has been used, evolved, and scaled in WBG lending operations over the past three decades. By linking innovation patterns to project performance, supervision quality, monitoring and evaluation, and scaling dynamics, the analysis helps move the discussion beyond isolated success stories toward portfolio-level learning. The findings have direct operational relevance: they inform how teams can design and sequence innovation</w:t>
      </w:r>
      <w:r w:rsidR="00297AB6" w:rsidRPr="00014FD9">
        <w:rPr>
          <w:rFonts w:ascii="Aptos" w:hAnsi="Aptos"/>
          <w:sz w:val="22"/>
          <w:szCs w:val="22"/>
        </w:rPr>
        <w:t>s</w:t>
      </w:r>
      <w:r w:rsidRPr="00014FD9">
        <w:rPr>
          <w:rFonts w:ascii="Aptos" w:hAnsi="Aptos"/>
          <w:sz w:val="22"/>
          <w:szCs w:val="22"/>
        </w:rPr>
        <w:t xml:space="preserve"> more effectively, how risks can be managed through piloting and adaptive implementation, and how institutional conditions—such as leadership, flexibility, and collaboration—shape outcomes. More broadly, </w:t>
      </w:r>
      <w:r w:rsidR="000B12AE" w:rsidRPr="00014FD9">
        <w:rPr>
          <w:rFonts w:ascii="Aptos" w:hAnsi="Aptos"/>
          <w:sz w:val="22"/>
          <w:szCs w:val="22"/>
        </w:rPr>
        <w:t xml:space="preserve">this </w:t>
      </w:r>
      <w:r w:rsidR="00F07088" w:rsidRPr="00014FD9">
        <w:rPr>
          <w:rFonts w:ascii="Aptos" w:hAnsi="Aptos"/>
          <w:sz w:val="22"/>
          <w:szCs w:val="22"/>
        </w:rPr>
        <w:t>analysis</w:t>
      </w:r>
      <w:r w:rsidRPr="00014FD9">
        <w:rPr>
          <w:rFonts w:ascii="Aptos" w:hAnsi="Aptos"/>
          <w:sz w:val="22"/>
          <w:szCs w:val="22"/>
        </w:rPr>
        <w:t xml:space="preserve"> lays the groundwork for treating innovation as a measurable and manageable development lever, supporting strategic decision-making, cross-sector learning, and more deliberate investment in approaches that translate novelty into sustained impact. </w:t>
      </w:r>
    </w:p>
    <w:p w14:paraId="5E4231F1" w14:textId="77777777" w:rsidR="000D23CA" w:rsidRPr="00014FD9" w:rsidRDefault="000D23CA" w:rsidP="6BB5A78A">
      <w:pPr>
        <w:pStyle w:val="NormalWeb"/>
        <w:spacing w:before="0" w:beforeAutospacing="0" w:after="0" w:afterAutospacing="0"/>
        <w:jc w:val="both"/>
        <w:rPr>
          <w:rFonts w:ascii="Aptos" w:hAnsi="Aptos"/>
          <w:b/>
          <w:bCs/>
          <w:sz w:val="22"/>
          <w:szCs w:val="22"/>
        </w:rPr>
      </w:pPr>
    </w:p>
    <w:p w14:paraId="67ABF51B" w14:textId="47AF25EC" w:rsidR="00F8154E" w:rsidRPr="00014FD9" w:rsidRDefault="00F8154E" w:rsidP="6BB5A78A">
      <w:pPr>
        <w:pStyle w:val="NormalWeb"/>
        <w:spacing w:before="0" w:beforeAutospacing="0" w:after="0" w:afterAutospacing="0"/>
        <w:jc w:val="both"/>
        <w:rPr>
          <w:rFonts w:ascii="Aptos" w:hAnsi="Aptos"/>
          <w:sz w:val="22"/>
          <w:szCs w:val="22"/>
        </w:rPr>
      </w:pPr>
      <w:r w:rsidRPr="00014FD9">
        <w:rPr>
          <w:rFonts w:ascii="Aptos" w:hAnsi="Aptos"/>
          <w:b/>
          <w:bCs/>
          <w:sz w:val="22"/>
          <w:szCs w:val="22"/>
        </w:rPr>
        <w:t>Defining innovation in the WBG context poses a fundamental challenge: there is no single, formal institutional definition, and what counts as “innovative” has shifted markedly as development practice, technology, and client capabilities have evolved.</w:t>
      </w:r>
      <w:r w:rsidRPr="00014FD9">
        <w:rPr>
          <w:rFonts w:ascii="Aptos" w:hAnsi="Aptos"/>
          <w:sz w:val="22"/>
          <w:szCs w:val="22"/>
        </w:rPr>
        <w:t xml:space="preserve"> An approach that was novel in the 1990s—such as community-driven development or electronic procurement—may now be considered standard practice, while newer forms of digital, financial, or collaborative innovation continue to emerge. </w:t>
      </w:r>
      <w:r w:rsidR="00BF5543" w:rsidRPr="00014FD9">
        <w:rPr>
          <w:rFonts w:ascii="Aptos" w:hAnsi="Aptos"/>
          <w:sz w:val="22"/>
          <w:szCs w:val="22"/>
        </w:rPr>
        <w:t>This paper builds on foundational frameworks from development studies, organizational theory, and innovation management</w:t>
      </w:r>
      <w:r w:rsidR="00FD53E7" w:rsidRPr="00014FD9">
        <w:rPr>
          <w:rFonts w:ascii="Aptos" w:hAnsi="Aptos"/>
          <w:sz w:val="22"/>
          <w:szCs w:val="22"/>
        </w:rPr>
        <w:t xml:space="preserve">, and </w:t>
      </w:r>
      <w:r w:rsidRPr="00014FD9">
        <w:rPr>
          <w:rFonts w:ascii="Aptos" w:hAnsi="Aptos"/>
          <w:sz w:val="22"/>
          <w:szCs w:val="22"/>
        </w:rPr>
        <w:t>adopts an empirical, practice-based perspective rooted in how innovation is described, assessed, and learned from</w:t>
      </w:r>
      <w:r w:rsidR="004A2E88" w:rsidRPr="00014FD9">
        <w:rPr>
          <w:rFonts w:ascii="Aptos" w:hAnsi="Aptos"/>
          <w:sz w:val="22"/>
          <w:szCs w:val="22"/>
        </w:rPr>
        <w:t xml:space="preserve"> </w:t>
      </w:r>
      <w:r w:rsidRPr="00014FD9">
        <w:rPr>
          <w:rFonts w:ascii="Aptos" w:hAnsi="Aptos"/>
          <w:sz w:val="22"/>
          <w:szCs w:val="22"/>
        </w:rPr>
        <w:t xml:space="preserve">project evaluations themselves. Drawing on the narrative evidence, innovation is </w:t>
      </w:r>
      <w:r w:rsidR="00181DBD" w:rsidRPr="00014FD9">
        <w:rPr>
          <w:rFonts w:ascii="Aptos" w:hAnsi="Aptos"/>
          <w:sz w:val="22"/>
          <w:szCs w:val="22"/>
        </w:rPr>
        <w:t xml:space="preserve">broadly </w:t>
      </w:r>
      <w:r w:rsidRPr="00014FD9">
        <w:rPr>
          <w:rFonts w:ascii="Aptos" w:hAnsi="Aptos"/>
          <w:sz w:val="22"/>
          <w:szCs w:val="22"/>
        </w:rPr>
        <w:t xml:space="preserve">understood </w:t>
      </w:r>
      <w:r w:rsidR="00811BC2" w:rsidRPr="00014FD9">
        <w:rPr>
          <w:rFonts w:ascii="Aptos" w:hAnsi="Aptos"/>
          <w:sz w:val="22"/>
          <w:szCs w:val="22"/>
        </w:rPr>
        <w:t xml:space="preserve">as </w:t>
      </w:r>
      <w:r w:rsidR="00150B73" w:rsidRPr="00014FD9">
        <w:rPr>
          <w:rFonts w:ascii="Aptos" w:hAnsi="Aptos"/>
          <w:sz w:val="22"/>
          <w:szCs w:val="22"/>
        </w:rPr>
        <w:t xml:space="preserve">systematic application of new ideas, methods, and technologies to address complex social, economic, and environmental challenges in ways that create measurable improvements in development outcomes. </w:t>
      </w:r>
      <w:r w:rsidRPr="00014FD9">
        <w:rPr>
          <w:rFonts w:ascii="Aptos" w:hAnsi="Aptos"/>
          <w:sz w:val="22"/>
          <w:szCs w:val="22"/>
        </w:rPr>
        <w:t xml:space="preserve">This allows the analysis to reflect both temporal change and contextual variation, capturing innovation as a dynamic process shaped by evolving development challenges, institutional learning, and organizational incentives, rather than as a fixed label or one-size-fits-all concept. </w:t>
      </w:r>
    </w:p>
    <w:p w14:paraId="01BA4287" w14:textId="77777777" w:rsidR="00F8154E" w:rsidRPr="00014FD9" w:rsidRDefault="00F8154E" w:rsidP="6BB5A78A">
      <w:pPr>
        <w:pStyle w:val="NormalWeb"/>
        <w:spacing w:before="0" w:beforeAutospacing="0" w:after="0" w:afterAutospacing="0"/>
        <w:jc w:val="both"/>
        <w:rPr>
          <w:rFonts w:ascii="Aptos" w:hAnsi="Aptos"/>
          <w:sz w:val="22"/>
          <w:szCs w:val="22"/>
        </w:rPr>
      </w:pPr>
    </w:p>
    <w:p w14:paraId="4985162F" w14:textId="6A7CCDD8" w:rsidR="00A210A5" w:rsidRPr="00014FD9" w:rsidRDefault="00A210A5" w:rsidP="6BB5A78A">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Leveraging generative artificial intelligence (GenAI) and advanced data analytics, the study examines </w:t>
      </w:r>
      <w:r w:rsidR="19EF8DFF" w:rsidRPr="00014FD9">
        <w:rPr>
          <w:rFonts w:ascii="Aptos" w:hAnsi="Aptos"/>
          <w:b/>
          <w:bCs/>
          <w:sz w:val="22"/>
          <w:szCs w:val="22"/>
        </w:rPr>
        <w:t>three key questions: 1)</w:t>
      </w:r>
      <w:r w:rsidRPr="00014FD9">
        <w:rPr>
          <w:rFonts w:ascii="Aptos" w:hAnsi="Aptos"/>
          <w:b/>
          <w:bCs/>
          <w:sz w:val="22"/>
          <w:szCs w:val="22"/>
        </w:rPr>
        <w:t xml:space="preserve"> how </w:t>
      </w:r>
      <w:r w:rsidR="4D43F50F" w:rsidRPr="00014FD9">
        <w:rPr>
          <w:rFonts w:ascii="Aptos" w:hAnsi="Aptos"/>
          <w:b/>
          <w:bCs/>
          <w:sz w:val="22"/>
          <w:szCs w:val="22"/>
        </w:rPr>
        <w:t>has</w:t>
      </w:r>
      <w:r w:rsidRPr="00014FD9">
        <w:rPr>
          <w:rFonts w:ascii="Aptos" w:hAnsi="Aptos"/>
          <w:b/>
          <w:bCs/>
          <w:sz w:val="22"/>
          <w:szCs w:val="22"/>
        </w:rPr>
        <w:t xml:space="preserve"> innovation evolved across sectors, regions, and instruments</w:t>
      </w:r>
      <w:r w:rsidR="1D71301E" w:rsidRPr="00014FD9">
        <w:rPr>
          <w:rFonts w:ascii="Aptos" w:hAnsi="Aptos"/>
          <w:b/>
          <w:bCs/>
          <w:sz w:val="22"/>
          <w:szCs w:val="22"/>
        </w:rPr>
        <w:t xml:space="preserve">? 2) What factors enable or constrain innovation? and 3) Does innovation </w:t>
      </w:r>
      <w:r w:rsidR="007B518D" w:rsidRPr="00014FD9">
        <w:rPr>
          <w:rFonts w:ascii="Aptos" w:hAnsi="Aptos"/>
          <w:b/>
          <w:bCs/>
          <w:sz w:val="22"/>
          <w:szCs w:val="22"/>
        </w:rPr>
        <w:t>contribute</w:t>
      </w:r>
      <w:r w:rsidR="087BDB45" w:rsidRPr="00014FD9">
        <w:rPr>
          <w:rFonts w:ascii="Aptos" w:hAnsi="Aptos"/>
          <w:b/>
          <w:bCs/>
          <w:sz w:val="22"/>
          <w:szCs w:val="22"/>
        </w:rPr>
        <w:t xml:space="preserve"> to improved development outcomes?</w:t>
      </w:r>
      <w:r w:rsidR="087BDB45" w:rsidRPr="00014FD9">
        <w:rPr>
          <w:rFonts w:ascii="Aptos" w:hAnsi="Aptos"/>
          <w:sz w:val="22"/>
          <w:szCs w:val="22"/>
        </w:rPr>
        <w:t xml:space="preserve"> </w:t>
      </w:r>
      <w:r w:rsidRPr="00014FD9">
        <w:rPr>
          <w:rFonts w:ascii="Aptos" w:hAnsi="Aptos"/>
          <w:sz w:val="22"/>
          <w:szCs w:val="22"/>
        </w:rPr>
        <w:t>The analysis investigates whether higher “innovation intensity”</w:t>
      </w:r>
      <w:r w:rsidR="00655A37" w:rsidRPr="00014FD9">
        <w:rPr>
          <w:rFonts w:ascii="Aptos" w:hAnsi="Aptos"/>
          <w:sz w:val="22"/>
          <w:szCs w:val="22"/>
        </w:rPr>
        <w:t xml:space="preserve"> </w:t>
      </w:r>
      <w:r w:rsidR="00C055CB" w:rsidRPr="00014FD9">
        <w:rPr>
          <w:rFonts w:ascii="Aptos" w:hAnsi="Aptos"/>
          <w:sz w:val="22"/>
          <w:szCs w:val="22"/>
        </w:rPr>
        <w:t xml:space="preserve">– </w:t>
      </w:r>
      <w:r w:rsidR="000266FE" w:rsidRPr="00014FD9">
        <w:rPr>
          <w:rFonts w:ascii="Aptos" w:hAnsi="Aptos"/>
          <w:sz w:val="22"/>
          <w:szCs w:val="22"/>
        </w:rPr>
        <w:t>c</w:t>
      </w:r>
      <w:r w:rsidR="00655A37" w:rsidRPr="00014FD9">
        <w:rPr>
          <w:rFonts w:ascii="Aptos" w:hAnsi="Aptos"/>
          <w:sz w:val="22"/>
          <w:szCs w:val="22"/>
        </w:rPr>
        <w:t>oncentration of innovative approaches</w:t>
      </w:r>
      <w:r w:rsidRPr="00014FD9">
        <w:rPr>
          <w:rFonts w:ascii="Aptos" w:hAnsi="Aptos"/>
          <w:sz w:val="22"/>
          <w:szCs w:val="22"/>
        </w:rPr>
        <w:t xml:space="preserve"> in WBG operations</w:t>
      </w:r>
      <w:r w:rsidR="000266FE" w:rsidRPr="00014FD9">
        <w:rPr>
          <w:rFonts w:ascii="Aptos" w:hAnsi="Aptos"/>
          <w:sz w:val="22"/>
          <w:szCs w:val="22"/>
        </w:rPr>
        <w:t xml:space="preserve"> </w:t>
      </w:r>
      <w:r w:rsidR="00C055CB" w:rsidRPr="00014FD9">
        <w:rPr>
          <w:rFonts w:ascii="Aptos" w:hAnsi="Aptos"/>
          <w:sz w:val="22"/>
          <w:szCs w:val="22"/>
        </w:rPr>
        <w:t xml:space="preserve">– </w:t>
      </w:r>
      <w:r w:rsidRPr="00014FD9">
        <w:rPr>
          <w:rFonts w:ascii="Aptos" w:hAnsi="Aptos"/>
          <w:sz w:val="22"/>
          <w:szCs w:val="22"/>
        </w:rPr>
        <w:t>is associated with stronger results or simply with greater variance and risk. It explores the organizational and contextual factors that enable innovation to succeed, assessing how supervision quality, monitoring and evaluation (M&amp;E) rigor, and adaptive implementation arrangements interact to either amplify or moderate innovation outcomes.</w:t>
      </w:r>
    </w:p>
    <w:p w14:paraId="09590675" w14:textId="77777777" w:rsidR="00A210A5" w:rsidRPr="00014FD9" w:rsidRDefault="00A210A5" w:rsidP="00A210A5">
      <w:pPr>
        <w:pStyle w:val="NormalWeb"/>
        <w:spacing w:before="0" w:beforeAutospacing="0" w:after="0" w:afterAutospacing="0"/>
        <w:jc w:val="both"/>
        <w:rPr>
          <w:rFonts w:ascii="Aptos" w:hAnsi="Aptos"/>
          <w:sz w:val="22"/>
          <w:szCs w:val="22"/>
        </w:rPr>
      </w:pPr>
    </w:p>
    <w:p w14:paraId="2A7AD62E" w14:textId="456F1D77" w:rsidR="00902751" w:rsidRPr="00014FD9" w:rsidRDefault="00A210A5" w:rsidP="00902751">
      <w:pPr>
        <w:jc w:val="both"/>
        <w:rPr>
          <w:rFonts w:ascii="Aptos" w:hAnsi="Aptos"/>
          <w:color w:val="000000" w:themeColor="text1"/>
          <w:sz w:val="22"/>
          <w:szCs w:val="22"/>
        </w:rPr>
      </w:pPr>
      <w:r w:rsidRPr="00014FD9">
        <w:rPr>
          <w:rFonts w:ascii="Aptos" w:hAnsi="Aptos"/>
          <w:b/>
          <w:bCs/>
          <w:sz w:val="22"/>
          <w:szCs w:val="22"/>
        </w:rPr>
        <w:t xml:space="preserve">Findings show that innovation </w:t>
      </w:r>
      <w:r w:rsidR="45DC442D" w:rsidRPr="00014FD9">
        <w:rPr>
          <w:rFonts w:ascii="Aptos" w:hAnsi="Aptos"/>
          <w:b/>
          <w:bCs/>
          <w:sz w:val="22"/>
          <w:szCs w:val="22"/>
        </w:rPr>
        <w:t>is</w:t>
      </w:r>
      <w:r w:rsidRPr="00014FD9">
        <w:rPr>
          <w:rFonts w:ascii="Aptos" w:hAnsi="Aptos"/>
          <w:b/>
          <w:bCs/>
          <w:sz w:val="22"/>
          <w:szCs w:val="22"/>
        </w:rPr>
        <w:t xml:space="preserve"> increasingly integral to the WBG’s agenda</w:t>
      </w:r>
      <w:r w:rsidR="005F580A" w:rsidRPr="00014FD9">
        <w:rPr>
          <w:rFonts w:ascii="Aptos" w:hAnsi="Aptos"/>
          <w:b/>
          <w:bCs/>
          <w:sz w:val="22"/>
          <w:szCs w:val="22"/>
        </w:rPr>
        <w:t xml:space="preserve"> and that innovation transitioned</w:t>
      </w:r>
      <w:r w:rsidRPr="00014FD9">
        <w:rPr>
          <w:rFonts w:ascii="Aptos" w:hAnsi="Aptos"/>
          <w:b/>
          <w:bCs/>
          <w:sz w:val="22"/>
          <w:szCs w:val="22"/>
        </w:rPr>
        <w:t xml:space="preserve"> from isolated pilot initiatives in the 1990s to integrated, multi-dimensional strategies by the 2010s and 2020s. </w:t>
      </w:r>
      <w:r w:rsidRPr="00014FD9">
        <w:rPr>
          <w:rFonts w:ascii="Aptos" w:hAnsi="Aptos"/>
          <w:sz w:val="22"/>
          <w:szCs w:val="22"/>
        </w:rPr>
        <w:t xml:space="preserve">This institutional evolution has improved the replication and scaling of successful approaches and strengthened the </w:t>
      </w:r>
      <w:r w:rsidR="3F71D528" w:rsidRPr="00014FD9">
        <w:rPr>
          <w:rFonts w:ascii="Aptos" w:hAnsi="Aptos"/>
          <w:sz w:val="22"/>
          <w:szCs w:val="22"/>
        </w:rPr>
        <w:t>WBG’s</w:t>
      </w:r>
      <w:r w:rsidRPr="00014FD9">
        <w:rPr>
          <w:rFonts w:ascii="Aptos" w:hAnsi="Aptos"/>
          <w:sz w:val="22"/>
          <w:szCs w:val="22"/>
        </w:rPr>
        <w:t xml:space="preserve"> capacity to translate experimentation into sustained impact.</w:t>
      </w:r>
      <w:r w:rsidR="00057702" w:rsidRPr="00014FD9">
        <w:rPr>
          <w:rFonts w:ascii="Aptos" w:hAnsi="Aptos"/>
          <w:sz w:val="22"/>
          <w:szCs w:val="22"/>
        </w:rPr>
        <w:t xml:space="preserve"> </w:t>
      </w:r>
      <w:r w:rsidRPr="00014FD9">
        <w:rPr>
          <w:rFonts w:ascii="Aptos" w:hAnsi="Aptos"/>
          <w:sz w:val="22"/>
          <w:szCs w:val="22"/>
        </w:rPr>
        <w:t>This shift aligns with institutional reforms</w:t>
      </w:r>
      <w:r w:rsidR="00964DDC" w:rsidRPr="00014FD9">
        <w:rPr>
          <w:rFonts w:ascii="Aptos" w:hAnsi="Aptos"/>
          <w:sz w:val="22"/>
          <w:szCs w:val="22"/>
        </w:rPr>
        <w:t xml:space="preserve">, </w:t>
      </w:r>
      <w:r w:rsidR="00972DB1" w:rsidRPr="00014FD9">
        <w:rPr>
          <w:rFonts w:ascii="Aptos" w:hAnsi="Aptos"/>
          <w:sz w:val="22"/>
          <w:szCs w:val="22"/>
        </w:rPr>
        <w:t>increased use of digital technologies</w:t>
      </w:r>
      <w:r w:rsidRPr="00014FD9">
        <w:rPr>
          <w:rFonts w:ascii="Aptos" w:hAnsi="Aptos"/>
          <w:sz w:val="22"/>
          <w:szCs w:val="22"/>
        </w:rPr>
        <w:t xml:space="preserve"> and global policy agendas emphasizing learning, flexibility, and results-based management. Innovative projects</w:t>
      </w:r>
      <w:r w:rsidR="004936AB" w:rsidRPr="00014FD9">
        <w:rPr>
          <w:rFonts w:ascii="Aptos" w:hAnsi="Aptos"/>
          <w:sz w:val="22"/>
          <w:szCs w:val="22"/>
        </w:rPr>
        <w:t xml:space="preserve">, </w:t>
      </w:r>
      <w:r w:rsidRPr="00014FD9">
        <w:rPr>
          <w:rFonts w:ascii="Aptos" w:hAnsi="Aptos"/>
          <w:sz w:val="22"/>
          <w:szCs w:val="22"/>
        </w:rPr>
        <w:t>particularly those that combine operational redesign with digital or financial solutions</w:t>
      </w:r>
      <w:r w:rsidR="004936AB" w:rsidRPr="00014FD9">
        <w:rPr>
          <w:rFonts w:ascii="Aptos" w:hAnsi="Aptos"/>
          <w:sz w:val="22"/>
          <w:szCs w:val="22"/>
        </w:rPr>
        <w:t xml:space="preserve">, </w:t>
      </w:r>
      <w:r w:rsidR="00594D62" w:rsidRPr="00014FD9">
        <w:rPr>
          <w:rFonts w:ascii="Aptos" w:hAnsi="Aptos"/>
          <w:sz w:val="22"/>
          <w:szCs w:val="22"/>
        </w:rPr>
        <w:t xml:space="preserve">are associated with </w:t>
      </w:r>
      <w:r w:rsidRPr="00014FD9">
        <w:rPr>
          <w:rFonts w:ascii="Aptos" w:hAnsi="Aptos"/>
          <w:sz w:val="22"/>
          <w:szCs w:val="22"/>
        </w:rPr>
        <w:t xml:space="preserve">higher performance </w:t>
      </w:r>
      <w:r w:rsidRPr="00014FD9">
        <w:rPr>
          <w:rFonts w:ascii="Aptos" w:hAnsi="Aptos"/>
          <w:sz w:val="22"/>
          <w:szCs w:val="22"/>
        </w:rPr>
        <w:lastRenderedPageBreak/>
        <w:t>ratings and demonstrate greater sustainability.</w:t>
      </w:r>
      <w:r w:rsidR="009011AA" w:rsidRPr="00014FD9">
        <w:rPr>
          <w:rFonts w:ascii="Aptos" w:hAnsi="Aptos"/>
          <w:sz w:val="22"/>
          <w:szCs w:val="22"/>
        </w:rPr>
        <w:t xml:space="preserve"> </w:t>
      </w:r>
      <w:r w:rsidRPr="00014FD9">
        <w:rPr>
          <w:rFonts w:ascii="Aptos" w:hAnsi="Aptos"/>
          <w:sz w:val="22"/>
          <w:szCs w:val="22"/>
        </w:rPr>
        <w:t xml:space="preserve">Together, these findings </w:t>
      </w:r>
      <w:r w:rsidR="00815A40" w:rsidRPr="00014FD9">
        <w:rPr>
          <w:rFonts w:ascii="Aptos" w:hAnsi="Aptos"/>
          <w:sz w:val="22"/>
          <w:szCs w:val="22"/>
        </w:rPr>
        <w:t xml:space="preserve">suggest </w:t>
      </w:r>
      <w:r w:rsidRPr="00014FD9">
        <w:rPr>
          <w:rFonts w:ascii="Aptos" w:hAnsi="Aptos"/>
          <w:sz w:val="22"/>
          <w:szCs w:val="22"/>
        </w:rPr>
        <w:t>that innovation within the WBG has matured from sporadic experimentation into a</w:t>
      </w:r>
      <w:r w:rsidR="00FC6A71" w:rsidRPr="00014FD9">
        <w:rPr>
          <w:rFonts w:ascii="Aptos" w:hAnsi="Aptos"/>
          <w:sz w:val="22"/>
          <w:szCs w:val="22"/>
        </w:rPr>
        <w:t xml:space="preserve"> more frequent organizational</w:t>
      </w:r>
      <w:r w:rsidRPr="00014FD9">
        <w:rPr>
          <w:rFonts w:ascii="Aptos" w:hAnsi="Aptos"/>
          <w:sz w:val="22"/>
          <w:szCs w:val="22"/>
        </w:rPr>
        <w:t xml:space="preserve"> capability</w:t>
      </w:r>
      <w:r w:rsidR="007A002A" w:rsidRPr="00014FD9">
        <w:rPr>
          <w:rFonts w:ascii="Aptos" w:hAnsi="Aptos"/>
          <w:sz w:val="22"/>
          <w:szCs w:val="22"/>
        </w:rPr>
        <w:t xml:space="preserve">. </w:t>
      </w:r>
      <w:r w:rsidR="00FC6A71" w:rsidRPr="00014FD9">
        <w:rPr>
          <w:rFonts w:ascii="Aptos" w:hAnsi="Aptos"/>
          <w:sz w:val="22"/>
          <w:szCs w:val="22"/>
        </w:rPr>
        <w:t>However, t</w:t>
      </w:r>
      <w:r w:rsidR="007A002A" w:rsidRPr="00014FD9">
        <w:rPr>
          <w:rFonts w:ascii="Aptos" w:hAnsi="Aptos"/>
          <w:sz w:val="22"/>
          <w:szCs w:val="22"/>
        </w:rPr>
        <w:t xml:space="preserve">he </w:t>
      </w:r>
      <w:r w:rsidR="00FC6A71" w:rsidRPr="00014FD9">
        <w:rPr>
          <w:rFonts w:ascii="Aptos" w:hAnsi="Aptos"/>
          <w:sz w:val="22"/>
          <w:szCs w:val="22"/>
        </w:rPr>
        <w:t>results also</w:t>
      </w:r>
      <w:r w:rsidR="007A002A" w:rsidRPr="00014FD9">
        <w:rPr>
          <w:rFonts w:ascii="Aptos" w:hAnsi="Aptos"/>
          <w:sz w:val="22"/>
          <w:szCs w:val="22"/>
        </w:rPr>
        <w:t xml:space="preserve"> </w:t>
      </w:r>
      <w:r w:rsidR="00FA2006" w:rsidRPr="00014FD9">
        <w:rPr>
          <w:rFonts w:ascii="Aptos" w:hAnsi="Aptos"/>
          <w:sz w:val="22"/>
          <w:szCs w:val="22"/>
        </w:rPr>
        <w:t>surface</w:t>
      </w:r>
      <w:r w:rsidR="007A002A" w:rsidRPr="00014FD9">
        <w:rPr>
          <w:rFonts w:ascii="Aptos" w:hAnsi="Aptos"/>
          <w:sz w:val="22"/>
          <w:szCs w:val="22"/>
        </w:rPr>
        <w:t xml:space="preserve"> factors that continue to constrain innovation, including</w:t>
      </w:r>
      <w:r w:rsidR="00902751" w:rsidRPr="00014FD9">
        <w:rPr>
          <w:rFonts w:ascii="Aptos" w:hAnsi="Aptos"/>
          <w:sz w:val="22"/>
          <w:szCs w:val="22"/>
        </w:rPr>
        <w:t xml:space="preserve"> </w:t>
      </w:r>
      <w:r w:rsidR="00902751" w:rsidRPr="00014FD9">
        <w:rPr>
          <w:rFonts w:ascii="Aptos" w:hAnsi="Aptos"/>
          <w:color w:val="000000" w:themeColor="text1"/>
          <w:sz w:val="22"/>
          <w:szCs w:val="22"/>
        </w:rPr>
        <w:t>bureaucratic fragmentation, capacity gaps, overly complex project designs, lack of continuity in scaling innovations, and insufficient incentives for learning and adaptation.</w:t>
      </w:r>
    </w:p>
    <w:p w14:paraId="1D07AB44" w14:textId="77777777" w:rsidR="00FD425E" w:rsidRPr="00014FD9" w:rsidRDefault="00FD425E" w:rsidP="00902751">
      <w:pPr>
        <w:jc w:val="both"/>
        <w:rPr>
          <w:rFonts w:ascii="Aptos" w:hAnsi="Aptos"/>
          <w:color w:val="000000" w:themeColor="text1"/>
          <w:sz w:val="22"/>
          <w:szCs w:val="22"/>
        </w:rPr>
      </w:pPr>
    </w:p>
    <w:p w14:paraId="5EF1EAB3" w14:textId="067055B2" w:rsidR="00A218F1" w:rsidRPr="00014FD9" w:rsidRDefault="00A218F1" w:rsidP="6BB5A78A">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The </w:t>
      </w:r>
      <w:r w:rsidR="00F62C96" w:rsidRPr="00014FD9">
        <w:rPr>
          <w:rFonts w:ascii="Aptos" w:hAnsi="Aptos"/>
          <w:b/>
          <w:bCs/>
          <w:sz w:val="22"/>
          <w:szCs w:val="22"/>
        </w:rPr>
        <w:t xml:space="preserve">paper </w:t>
      </w:r>
      <w:r w:rsidRPr="00014FD9">
        <w:rPr>
          <w:rFonts w:ascii="Aptos" w:hAnsi="Aptos"/>
          <w:b/>
          <w:bCs/>
          <w:sz w:val="22"/>
          <w:szCs w:val="22"/>
        </w:rPr>
        <w:t xml:space="preserve">introduces an Innovation Index </w:t>
      </w:r>
      <w:r w:rsidR="006D35B0" w:rsidRPr="00014FD9">
        <w:rPr>
          <w:rFonts w:ascii="Aptos" w:hAnsi="Aptos"/>
          <w:b/>
          <w:bCs/>
          <w:sz w:val="22"/>
          <w:szCs w:val="22"/>
        </w:rPr>
        <w:t xml:space="preserve">that </w:t>
      </w:r>
      <w:r w:rsidR="004879B4" w:rsidRPr="00014FD9">
        <w:rPr>
          <w:rFonts w:ascii="Aptos" w:hAnsi="Aptos"/>
          <w:b/>
          <w:bCs/>
          <w:sz w:val="22"/>
          <w:szCs w:val="22"/>
        </w:rPr>
        <w:t xml:space="preserve">helps to assess </w:t>
      </w:r>
      <w:r w:rsidR="006D35B0" w:rsidRPr="00014FD9">
        <w:rPr>
          <w:rFonts w:ascii="Aptos" w:hAnsi="Aptos"/>
          <w:b/>
          <w:bCs/>
          <w:sz w:val="22"/>
          <w:szCs w:val="22"/>
        </w:rPr>
        <w:t>projects’ innovativeness</w:t>
      </w:r>
      <w:r w:rsidR="006B7446" w:rsidRPr="00014FD9">
        <w:rPr>
          <w:rFonts w:ascii="Aptos" w:hAnsi="Aptos"/>
          <w:b/>
          <w:bCs/>
          <w:sz w:val="22"/>
          <w:szCs w:val="22"/>
        </w:rPr>
        <w:t>,</w:t>
      </w:r>
      <w:r w:rsidRPr="00014FD9">
        <w:rPr>
          <w:rFonts w:ascii="Aptos" w:hAnsi="Aptos"/>
          <w:b/>
          <w:bCs/>
          <w:sz w:val="22"/>
          <w:szCs w:val="22"/>
        </w:rPr>
        <w:t xml:space="preserve"> and </w:t>
      </w:r>
      <w:r w:rsidR="009F3971" w:rsidRPr="00014FD9">
        <w:rPr>
          <w:rFonts w:ascii="Aptos" w:hAnsi="Aptos"/>
          <w:b/>
          <w:bCs/>
          <w:sz w:val="22"/>
          <w:szCs w:val="22"/>
        </w:rPr>
        <w:t xml:space="preserve">an innovation </w:t>
      </w:r>
      <w:r w:rsidRPr="00014FD9">
        <w:rPr>
          <w:rFonts w:ascii="Aptos" w:hAnsi="Aptos"/>
          <w:b/>
          <w:bCs/>
          <w:sz w:val="22"/>
          <w:szCs w:val="22"/>
        </w:rPr>
        <w:t xml:space="preserve">taxonomy that </w:t>
      </w:r>
      <w:r w:rsidR="7735A7C6" w:rsidRPr="00014FD9">
        <w:rPr>
          <w:rFonts w:ascii="Aptos" w:hAnsi="Aptos"/>
          <w:b/>
          <w:bCs/>
          <w:sz w:val="22"/>
          <w:szCs w:val="22"/>
        </w:rPr>
        <w:t>classifies</w:t>
      </w:r>
      <w:r w:rsidRPr="00014FD9">
        <w:rPr>
          <w:rFonts w:ascii="Aptos" w:hAnsi="Aptos"/>
          <w:b/>
          <w:bCs/>
          <w:sz w:val="22"/>
          <w:szCs w:val="22"/>
        </w:rPr>
        <w:t xml:space="preserve"> innovations into four categories</w:t>
      </w:r>
      <w:r w:rsidR="000530E0" w:rsidRPr="00014FD9">
        <w:rPr>
          <w:rFonts w:ascii="Aptos" w:hAnsi="Aptos"/>
          <w:b/>
          <w:bCs/>
          <w:sz w:val="22"/>
          <w:szCs w:val="22"/>
        </w:rPr>
        <w:t xml:space="preserve">: </w:t>
      </w:r>
      <w:r w:rsidRPr="00014FD9">
        <w:rPr>
          <w:rFonts w:ascii="Aptos" w:hAnsi="Aptos"/>
          <w:b/>
          <w:bCs/>
          <w:sz w:val="22"/>
          <w:szCs w:val="22"/>
        </w:rPr>
        <w:t>operational/institutional, technological, financial, and collaborative.</w:t>
      </w:r>
      <w:r w:rsidRPr="00014FD9">
        <w:rPr>
          <w:rFonts w:ascii="Aptos" w:hAnsi="Aptos"/>
          <w:sz w:val="22"/>
          <w:szCs w:val="22"/>
        </w:rPr>
        <w:t xml:space="preserve"> </w:t>
      </w:r>
      <w:r w:rsidR="4750D8B6" w:rsidRPr="00014FD9">
        <w:rPr>
          <w:rFonts w:ascii="Aptos" w:hAnsi="Aptos"/>
          <w:sz w:val="22"/>
          <w:szCs w:val="22"/>
        </w:rPr>
        <w:t xml:space="preserve">The analysis </w:t>
      </w:r>
      <w:r w:rsidRPr="00014FD9">
        <w:rPr>
          <w:rFonts w:ascii="Aptos" w:hAnsi="Aptos"/>
          <w:sz w:val="22"/>
          <w:szCs w:val="22"/>
        </w:rPr>
        <w:t>emphasize</w:t>
      </w:r>
      <w:r w:rsidR="7B804E71" w:rsidRPr="00014FD9">
        <w:rPr>
          <w:rFonts w:ascii="Aptos" w:hAnsi="Aptos"/>
          <w:sz w:val="22"/>
          <w:szCs w:val="22"/>
        </w:rPr>
        <w:t>s</w:t>
      </w:r>
      <w:r w:rsidRPr="00014FD9">
        <w:rPr>
          <w:rFonts w:ascii="Aptos" w:hAnsi="Aptos"/>
          <w:sz w:val="22"/>
          <w:szCs w:val="22"/>
        </w:rPr>
        <w:t xml:space="preserve"> the importance of aligning technological complexity with local capacity, embedding collaboration and learning in project design, and maintaining flexible structures that allow for iterative adaptation. The </w:t>
      </w:r>
      <w:r w:rsidR="000530E0" w:rsidRPr="00014FD9">
        <w:rPr>
          <w:rFonts w:ascii="Aptos" w:hAnsi="Aptos"/>
          <w:sz w:val="22"/>
          <w:szCs w:val="22"/>
        </w:rPr>
        <w:t>study</w:t>
      </w:r>
      <w:r w:rsidRPr="00014FD9">
        <w:rPr>
          <w:rFonts w:ascii="Aptos" w:hAnsi="Aptos"/>
          <w:sz w:val="22"/>
          <w:szCs w:val="22"/>
        </w:rPr>
        <w:t xml:space="preserve"> also lays the groundwork for a structured, searchable innovation portfolio and outlines a roadmap for further research to enhance innovation management and its contribution to development effectiveness across the WBG.</w:t>
      </w:r>
    </w:p>
    <w:p w14:paraId="527534F8" w14:textId="77777777" w:rsidR="00A210A5" w:rsidRPr="00014FD9" w:rsidRDefault="00A210A5" w:rsidP="00A210A5">
      <w:pPr>
        <w:pStyle w:val="NormalWeb"/>
        <w:spacing w:before="0" w:beforeAutospacing="0" w:after="0" w:afterAutospacing="0"/>
        <w:jc w:val="both"/>
        <w:rPr>
          <w:rFonts w:ascii="Aptos" w:hAnsi="Aptos"/>
          <w:sz w:val="22"/>
          <w:szCs w:val="22"/>
        </w:rPr>
      </w:pPr>
    </w:p>
    <w:p w14:paraId="1815BAEF" w14:textId="6E128CB8" w:rsidR="00A210A5" w:rsidRPr="00014FD9" w:rsidRDefault="00A210A5" w:rsidP="6BB5A78A">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Evidence from </w:t>
      </w:r>
      <w:r w:rsidR="6565916E" w:rsidRPr="00014FD9">
        <w:rPr>
          <w:rFonts w:ascii="Aptos" w:hAnsi="Aptos"/>
          <w:b/>
          <w:bCs/>
          <w:sz w:val="22"/>
          <w:szCs w:val="22"/>
        </w:rPr>
        <w:t xml:space="preserve">the </w:t>
      </w:r>
      <w:r w:rsidR="00A82356" w:rsidRPr="00014FD9">
        <w:rPr>
          <w:rFonts w:ascii="Aptos" w:hAnsi="Aptos"/>
          <w:b/>
          <w:bCs/>
          <w:sz w:val="22"/>
          <w:szCs w:val="22"/>
        </w:rPr>
        <w:t xml:space="preserve">project </w:t>
      </w:r>
      <w:r w:rsidRPr="00014FD9">
        <w:rPr>
          <w:rFonts w:ascii="Aptos" w:hAnsi="Aptos"/>
          <w:b/>
          <w:bCs/>
          <w:sz w:val="22"/>
          <w:szCs w:val="22"/>
        </w:rPr>
        <w:t>evaluation</w:t>
      </w:r>
      <w:r w:rsidR="00A82356" w:rsidRPr="00014FD9">
        <w:rPr>
          <w:rFonts w:ascii="Aptos" w:hAnsi="Aptos"/>
          <w:b/>
          <w:bCs/>
          <w:sz w:val="22"/>
          <w:szCs w:val="22"/>
        </w:rPr>
        <w:t>s</w:t>
      </w:r>
      <w:r w:rsidR="003C1C53" w:rsidRPr="00014FD9">
        <w:rPr>
          <w:rFonts w:ascii="Aptos" w:hAnsi="Aptos"/>
          <w:b/>
          <w:bCs/>
          <w:sz w:val="22"/>
          <w:szCs w:val="22"/>
        </w:rPr>
        <w:t xml:space="preserve"> </w:t>
      </w:r>
      <w:r w:rsidRPr="00014FD9">
        <w:rPr>
          <w:rFonts w:ascii="Aptos" w:hAnsi="Aptos"/>
          <w:b/>
          <w:bCs/>
          <w:sz w:val="22"/>
          <w:szCs w:val="22"/>
        </w:rPr>
        <w:t>points to a consistent pattern: innovations</w:t>
      </w:r>
      <w:r w:rsidR="00B0065B" w:rsidRPr="00014FD9">
        <w:rPr>
          <w:rFonts w:ascii="Aptos" w:hAnsi="Aptos"/>
          <w:b/>
          <w:bCs/>
          <w:sz w:val="22"/>
          <w:szCs w:val="22"/>
        </w:rPr>
        <w:t xml:space="preserve"> are more associated with</w:t>
      </w:r>
      <w:r w:rsidRPr="00014FD9">
        <w:rPr>
          <w:rFonts w:ascii="Aptos" w:hAnsi="Aptos"/>
          <w:b/>
          <w:bCs/>
          <w:sz w:val="22"/>
          <w:szCs w:val="22"/>
        </w:rPr>
        <w:t xml:space="preserve"> </w:t>
      </w:r>
      <w:r w:rsidR="00B743F0" w:rsidRPr="00014FD9">
        <w:rPr>
          <w:rFonts w:ascii="Aptos" w:hAnsi="Aptos"/>
          <w:b/>
          <w:bCs/>
          <w:sz w:val="22"/>
          <w:szCs w:val="22"/>
        </w:rPr>
        <w:t>scale</w:t>
      </w:r>
      <w:r w:rsidR="00B0065B" w:rsidRPr="00014FD9">
        <w:rPr>
          <w:rFonts w:ascii="Aptos" w:hAnsi="Aptos"/>
          <w:b/>
          <w:bCs/>
          <w:sz w:val="22"/>
          <w:szCs w:val="22"/>
        </w:rPr>
        <w:t>-up language</w:t>
      </w:r>
      <w:r w:rsidR="00B743F0" w:rsidRPr="00014FD9">
        <w:rPr>
          <w:rFonts w:ascii="Aptos" w:hAnsi="Aptos"/>
          <w:b/>
          <w:bCs/>
          <w:sz w:val="22"/>
          <w:szCs w:val="22"/>
        </w:rPr>
        <w:t xml:space="preserve"> </w:t>
      </w:r>
      <w:r w:rsidRPr="00014FD9">
        <w:rPr>
          <w:rFonts w:ascii="Aptos" w:hAnsi="Aptos"/>
          <w:b/>
          <w:bCs/>
          <w:sz w:val="22"/>
          <w:szCs w:val="22"/>
        </w:rPr>
        <w:t>when they are designed as adaptive learning processes rather than one-time experiments</w:t>
      </w:r>
      <w:r w:rsidRPr="00014FD9">
        <w:rPr>
          <w:rFonts w:ascii="Aptos" w:hAnsi="Aptos"/>
          <w:sz w:val="22"/>
          <w:szCs w:val="22"/>
        </w:rPr>
        <w:t xml:space="preserve">. The most effective </w:t>
      </w:r>
      <w:r w:rsidR="00B743F0" w:rsidRPr="00014FD9">
        <w:rPr>
          <w:rFonts w:ascii="Aptos" w:hAnsi="Aptos"/>
          <w:sz w:val="22"/>
          <w:szCs w:val="22"/>
        </w:rPr>
        <w:t xml:space="preserve">innovations </w:t>
      </w:r>
      <w:r w:rsidRPr="00014FD9">
        <w:rPr>
          <w:rFonts w:ascii="Aptos" w:hAnsi="Aptos"/>
          <w:sz w:val="22"/>
          <w:szCs w:val="22"/>
        </w:rPr>
        <w:t>began with small, testable pilots</w:t>
      </w:r>
      <w:r w:rsidR="002C7E10" w:rsidRPr="00014FD9">
        <w:rPr>
          <w:rFonts w:ascii="Aptos" w:hAnsi="Aptos"/>
          <w:sz w:val="22"/>
          <w:szCs w:val="22"/>
        </w:rPr>
        <w:t>,</w:t>
      </w:r>
      <w:r w:rsidRPr="00014FD9">
        <w:rPr>
          <w:rFonts w:ascii="Aptos" w:hAnsi="Aptos"/>
          <w:sz w:val="22"/>
          <w:szCs w:val="22"/>
        </w:rPr>
        <w:t xml:space="preserve"> integrated real-time feedback loops</w:t>
      </w:r>
      <w:r w:rsidR="002C7E10" w:rsidRPr="00014FD9">
        <w:rPr>
          <w:rFonts w:ascii="Aptos" w:hAnsi="Aptos"/>
          <w:sz w:val="22"/>
          <w:szCs w:val="22"/>
        </w:rPr>
        <w:t>,</w:t>
      </w:r>
      <w:r w:rsidRPr="00014FD9">
        <w:rPr>
          <w:rFonts w:ascii="Aptos" w:hAnsi="Aptos"/>
          <w:sz w:val="22"/>
          <w:szCs w:val="22"/>
        </w:rPr>
        <w:t xml:space="preserve"> and scaled gradually as capacity</w:t>
      </w:r>
      <w:r w:rsidR="006061DA" w:rsidRPr="00014FD9">
        <w:rPr>
          <w:rFonts w:ascii="Aptos" w:hAnsi="Aptos"/>
          <w:sz w:val="22"/>
          <w:szCs w:val="22"/>
        </w:rPr>
        <w:t xml:space="preserve"> and</w:t>
      </w:r>
      <w:r w:rsidRPr="00014FD9">
        <w:rPr>
          <w:rFonts w:ascii="Aptos" w:hAnsi="Aptos"/>
          <w:sz w:val="22"/>
          <w:szCs w:val="22"/>
        </w:rPr>
        <w:t xml:space="preserve"> ownership</w:t>
      </w:r>
      <w:r w:rsidR="006061DA" w:rsidRPr="00014FD9">
        <w:rPr>
          <w:rFonts w:ascii="Aptos" w:hAnsi="Aptos"/>
          <w:sz w:val="22"/>
          <w:szCs w:val="22"/>
        </w:rPr>
        <w:t xml:space="preserve"> were built</w:t>
      </w:r>
      <w:r w:rsidRPr="00014FD9">
        <w:rPr>
          <w:rFonts w:ascii="Aptos" w:hAnsi="Aptos"/>
          <w:sz w:val="22"/>
          <w:szCs w:val="22"/>
        </w:rPr>
        <w:t>, and results were demonstrated.</w:t>
      </w:r>
      <w:r w:rsidR="00D47DC2" w:rsidRPr="00014FD9">
        <w:rPr>
          <w:rStyle w:val="FootnoteReference"/>
          <w:rFonts w:ascii="Aptos" w:hAnsi="Aptos"/>
          <w:sz w:val="22"/>
          <w:szCs w:val="22"/>
        </w:rPr>
        <w:footnoteReference w:id="3"/>
      </w:r>
      <w:r w:rsidR="00B72FCF" w:rsidRPr="00014FD9">
        <w:rPr>
          <w:rFonts w:ascii="Aptos" w:hAnsi="Aptos"/>
          <w:sz w:val="22"/>
          <w:szCs w:val="22"/>
        </w:rPr>
        <w:t xml:space="preserve"> </w:t>
      </w:r>
      <w:r w:rsidRPr="00014FD9">
        <w:rPr>
          <w:rFonts w:ascii="Aptos" w:hAnsi="Aptos"/>
          <w:sz w:val="22"/>
          <w:szCs w:val="22"/>
        </w:rPr>
        <w:t xml:space="preserve">Collaborative </w:t>
      </w:r>
      <w:r w:rsidR="005309F2" w:rsidRPr="00014FD9">
        <w:rPr>
          <w:rFonts w:ascii="Aptos" w:hAnsi="Aptos"/>
          <w:sz w:val="22"/>
          <w:szCs w:val="22"/>
        </w:rPr>
        <w:t xml:space="preserve">aspects of </w:t>
      </w:r>
      <w:r w:rsidRPr="00014FD9">
        <w:rPr>
          <w:rFonts w:ascii="Aptos" w:hAnsi="Aptos"/>
          <w:sz w:val="22"/>
          <w:szCs w:val="22"/>
        </w:rPr>
        <w:t>innovations</w:t>
      </w:r>
      <w:r w:rsidR="002528B1" w:rsidRPr="00014FD9">
        <w:rPr>
          <w:rFonts w:ascii="Aptos" w:hAnsi="Aptos"/>
          <w:sz w:val="22"/>
          <w:szCs w:val="22"/>
        </w:rPr>
        <w:t xml:space="preserve"> – </w:t>
      </w:r>
      <w:r w:rsidRPr="00014FD9">
        <w:rPr>
          <w:rFonts w:ascii="Aptos" w:hAnsi="Aptos"/>
          <w:sz w:val="22"/>
          <w:szCs w:val="22"/>
        </w:rPr>
        <w:t>those engaging government, private sector, and civil society partners</w:t>
      </w:r>
      <w:r w:rsidR="002528B1" w:rsidRPr="00014FD9">
        <w:rPr>
          <w:rFonts w:ascii="Aptos" w:hAnsi="Aptos"/>
          <w:sz w:val="22"/>
          <w:szCs w:val="22"/>
        </w:rPr>
        <w:t xml:space="preserve"> – were </w:t>
      </w:r>
      <w:r w:rsidRPr="00014FD9">
        <w:rPr>
          <w:rFonts w:ascii="Aptos" w:hAnsi="Aptos"/>
          <w:sz w:val="22"/>
          <w:szCs w:val="22"/>
        </w:rPr>
        <w:t xml:space="preserve">especially effective </w:t>
      </w:r>
      <w:r w:rsidR="4D57F9B1" w:rsidRPr="00014FD9">
        <w:rPr>
          <w:rFonts w:ascii="Aptos" w:hAnsi="Aptos"/>
          <w:sz w:val="22"/>
          <w:szCs w:val="22"/>
        </w:rPr>
        <w:t xml:space="preserve">at </w:t>
      </w:r>
      <w:r w:rsidRPr="00014FD9">
        <w:rPr>
          <w:rFonts w:ascii="Aptos" w:hAnsi="Aptos"/>
          <w:sz w:val="22"/>
          <w:szCs w:val="22"/>
        </w:rPr>
        <w:t xml:space="preserve">sustaining outcomes, particularly in fragile and low-capacity contexts. Conversely, overly complex or rigid designs without flexibility for adaptation often hindered </w:t>
      </w:r>
      <w:r w:rsidR="00B06D81" w:rsidRPr="00014FD9">
        <w:rPr>
          <w:rFonts w:ascii="Aptos" w:hAnsi="Aptos"/>
          <w:sz w:val="22"/>
          <w:szCs w:val="22"/>
        </w:rPr>
        <w:t>adoption</w:t>
      </w:r>
      <w:r w:rsidR="00E034B3" w:rsidRPr="00014FD9">
        <w:rPr>
          <w:rFonts w:ascii="Aptos" w:hAnsi="Aptos"/>
          <w:sz w:val="22"/>
          <w:szCs w:val="22"/>
        </w:rPr>
        <w:t xml:space="preserve"> in new contexts</w:t>
      </w:r>
      <w:r w:rsidRPr="00014FD9">
        <w:rPr>
          <w:rFonts w:ascii="Aptos" w:hAnsi="Aptos"/>
          <w:sz w:val="22"/>
          <w:szCs w:val="22"/>
        </w:rPr>
        <w:t>. Strong leadership, continuity in task teams, and rigorous supervision further increase the likelihood that innovative components deliver tangible, lasting impact.</w:t>
      </w:r>
    </w:p>
    <w:p w14:paraId="461B76DF" w14:textId="6E020BED" w:rsidR="70672DE8" w:rsidRPr="00014FD9" w:rsidRDefault="70672DE8" w:rsidP="6BB5A78A">
      <w:pPr>
        <w:pStyle w:val="NormalWeb"/>
        <w:spacing w:before="0" w:beforeAutospacing="0" w:after="0" w:afterAutospacing="0"/>
        <w:jc w:val="both"/>
        <w:rPr>
          <w:rFonts w:ascii="Aptos" w:hAnsi="Aptos"/>
          <w:sz w:val="22"/>
          <w:szCs w:val="22"/>
        </w:rPr>
      </w:pPr>
    </w:p>
    <w:p w14:paraId="2E270642" w14:textId="1466619B" w:rsidR="00D56034" w:rsidRPr="00014FD9" w:rsidRDefault="008C6AFF" w:rsidP="6BB5A78A">
      <w:pPr>
        <w:pStyle w:val="NormalWeb"/>
        <w:spacing w:before="0" w:beforeAutospacing="0" w:after="0" w:afterAutospacing="0"/>
        <w:jc w:val="both"/>
        <w:rPr>
          <w:rFonts w:ascii="Aptos" w:hAnsi="Aptos"/>
          <w:b/>
          <w:bCs/>
          <w:sz w:val="22"/>
          <w:szCs w:val="22"/>
        </w:rPr>
      </w:pPr>
      <w:r w:rsidRPr="00014FD9">
        <w:rPr>
          <w:rFonts w:ascii="Aptos" w:hAnsi="Aptos"/>
          <w:b/>
          <w:bCs/>
          <w:sz w:val="22"/>
          <w:szCs w:val="22"/>
        </w:rPr>
        <w:t>In</w:t>
      </w:r>
      <w:r w:rsidR="6B661C9D" w:rsidRPr="00014FD9">
        <w:rPr>
          <w:rFonts w:ascii="Aptos" w:hAnsi="Aptos"/>
          <w:b/>
          <w:bCs/>
          <w:sz w:val="22"/>
          <w:szCs w:val="22"/>
        </w:rPr>
        <w:t xml:space="preserve"> addition to </w:t>
      </w:r>
      <w:r w:rsidR="505E04B3" w:rsidRPr="00014FD9">
        <w:rPr>
          <w:rFonts w:ascii="Aptos" w:hAnsi="Aptos"/>
          <w:b/>
          <w:bCs/>
          <w:sz w:val="22"/>
          <w:szCs w:val="22"/>
        </w:rPr>
        <w:t xml:space="preserve">the </w:t>
      </w:r>
      <w:r w:rsidR="6B661C9D" w:rsidRPr="00014FD9">
        <w:rPr>
          <w:rFonts w:ascii="Aptos" w:hAnsi="Aptos"/>
          <w:b/>
          <w:bCs/>
          <w:sz w:val="22"/>
          <w:szCs w:val="22"/>
        </w:rPr>
        <w:t xml:space="preserve">empirical findings, </w:t>
      </w:r>
      <w:r w:rsidR="505E04B3" w:rsidRPr="00014FD9">
        <w:rPr>
          <w:rFonts w:ascii="Aptos" w:hAnsi="Aptos"/>
          <w:b/>
          <w:bCs/>
          <w:sz w:val="22"/>
          <w:szCs w:val="22"/>
        </w:rPr>
        <w:t>this</w:t>
      </w:r>
      <w:r w:rsidR="6B661C9D" w:rsidRPr="00014FD9">
        <w:rPr>
          <w:rFonts w:ascii="Aptos" w:hAnsi="Aptos"/>
          <w:b/>
          <w:bCs/>
          <w:sz w:val="22"/>
          <w:szCs w:val="22"/>
        </w:rPr>
        <w:t xml:space="preserve"> paper </w:t>
      </w:r>
      <w:r w:rsidR="0031067D" w:rsidRPr="00014FD9">
        <w:rPr>
          <w:rFonts w:ascii="Aptos" w:hAnsi="Aptos"/>
          <w:b/>
          <w:bCs/>
          <w:sz w:val="22"/>
          <w:szCs w:val="22"/>
        </w:rPr>
        <w:t>contributes to literature on public sector innovation</w:t>
      </w:r>
      <w:r w:rsidR="005A187D" w:rsidRPr="00014FD9">
        <w:rPr>
          <w:rFonts w:ascii="Aptos" w:hAnsi="Aptos"/>
          <w:b/>
          <w:bCs/>
          <w:sz w:val="22"/>
          <w:szCs w:val="22"/>
        </w:rPr>
        <w:t xml:space="preserve"> by </w:t>
      </w:r>
      <w:r w:rsidR="001A009E" w:rsidRPr="00014FD9">
        <w:rPr>
          <w:rFonts w:ascii="Aptos" w:hAnsi="Aptos"/>
          <w:b/>
          <w:bCs/>
          <w:sz w:val="22"/>
          <w:szCs w:val="22"/>
        </w:rPr>
        <w:t>showing how innovation can be analyzed at scale without sacrificing contextual nuance</w:t>
      </w:r>
      <w:r w:rsidR="009E0CFB" w:rsidRPr="00014FD9">
        <w:rPr>
          <w:rFonts w:ascii="Aptos" w:hAnsi="Aptos"/>
          <w:b/>
          <w:bCs/>
          <w:sz w:val="22"/>
          <w:szCs w:val="22"/>
        </w:rPr>
        <w:t>.</w:t>
      </w:r>
      <w:r w:rsidR="001A009E" w:rsidRPr="00014FD9">
        <w:rPr>
          <w:rFonts w:ascii="Aptos" w:hAnsi="Aptos"/>
          <w:b/>
          <w:bCs/>
          <w:sz w:val="22"/>
          <w:szCs w:val="22"/>
        </w:rPr>
        <w:t xml:space="preserve"> </w:t>
      </w:r>
      <w:r w:rsidR="08DC3986" w:rsidRPr="00014FD9">
        <w:rPr>
          <w:rFonts w:ascii="Aptos" w:hAnsi="Aptos"/>
          <w:sz w:val="22"/>
          <w:szCs w:val="22"/>
        </w:rPr>
        <w:t>The</w:t>
      </w:r>
      <w:r w:rsidR="6B661C9D" w:rsidRPr="00014FD9">
        <w:rPr>
          <w:rFonts w:ascii="Aptos" w:hAnsi="Aptos"/>
          <w:sz w:val="22"/>
          <w:szCs w:val="22"/>
        </w:rPr>
        <w:t xml:space="preserve"> paper </w:t>
      </w:r>
      <w:r w:rsidR="004C778F" w:rsidRPr="00014FD9">
        <w:rPr>
          <w:rFonts w:ascii="Aptos" w:hAnsi="Aptos"/>
          <w:sz w:val="22"/>
          <w:szCs w:val="22"/>
        </w:rPr>
        <w:t xml:space="preserve">offers a replicable framework for measuring, comparing, and </w:t>
      </w:r>
      <w:r w:rsidR="0028177F" w:rsidRPr="00014FD9">
        <w:rPr>
          <w:rFonts w:ascii="Aptos" w:hAnsi="Aptos"/>
          <w:sz w:val="22"/>
          <w:szCs w:val="22"/>
        </w:rPr>
        <w:t>trac</w:t>
      </w:r>
      <w:r w:rsidR="004C778F" w:rsidRPr="00014FD9">
        <w:rPr>
          <w:rFonts w:ascii="Aptos" w:hAnsi="Aptos"/>
          <w:sz w:val="22"/>
          <w:szCs w:val="22"/>
        </w:rPr>
        <w:t>ing innovation in complex organizations</w:t>
      </w:r>
      <w:r w:rsidR="00967A36" w:rsidRPr="00014FD9">
        <w:rPr>
          <w:rFonts w:ascii="Aptos" w:hAnsi="Aptos"/>
          <w:sz w:val="22"/>
          <w:szCs w:val="22"/>
        </w:rPr>
        <w:t>.</w:t>
      </w:r>
      <w:r w:rsidR="6B661C9D" w:rsidRPr="00014FD9">
        <w:rPr>
          <w:rFonts w:ascii="Aptos" w:hAnsi="Aptos"/>
          <w:sz w:val="22"/>
          <w:szCs w:val="22"/>
        </w:rPr>
        <w:t xml:space="preserve"> </w:t>
      </w:r>
      <w:r w:rsidR="53B37C1A" w:rsidRPr="00014FD9">
        <w:rPr>
          <w:rFonts w:ascii="Aptos" w:hAnsi="Aptos"/>
          <w:sz w:val="22"/>
          <w:szCs w:val="22"/>
        </w:rPr>
        <w:t xml:space="preserve">While many </w:t>
      </w:r>
      <w:r w:rsidR="7BE28C34" w:rsidRPr="00014FD9">
        <w:rPr>
          <w:rFonts w:ascii="Aptos" w:hAnsi="Aptos"/>
          <w:sz w:val="22"/>
          <w:szCs w:val="22"/>
        </w:rPr>
        <w:t xml:space="preserve">prior studies rely on small samples or case studies, </w:t>
      </w:r>
      <w:r w:rsidR="3ADF4510" w:rsidRPr="00014FD9">
        <w:rPr>
          <w:rFonts w:ascii="Aptos" w:hAnsi="Aptos"/>
          <w:sz w:val="22"/>
          <w:szCs w:val="22"/>
        </w:rPr>
        <w:t xml:space="preserve">this </w:t>
      </w:r>
      <w:r w:rsidR="7BE28C34" w:rsidRPr="00014FD9">
        <w:rPr>
          <w:rFonts w:ascii="Aptos" w:hAnsi="Aptos"/>
          <w:sz w:val="22"/>
          <w:szCs w:val="22"/>
        </w:rPr>
        <w:t xml:space="preserve">paper systematically analyzes thousands of project evaluations to quantify innovation trends, types, and outcomes. It advances the field by developing an Innovation Index and </w:t>
      </w:r>
      <w:r w:rsidR="00CD2FEF" w:rsidRPr="00014FD9">
        <w:rPr>
          <w:rFonts w:ascii="Aptos" w:hAnsi="Aptos"/>
          <w:sz w:val="22"/>
          <w:szCs w:val="22"/>
        </w:rPr>
        <w:t xml:space="preserve">a </w:t>
      </w:r>
      <w:r w:rsidR="7BE28C34" w:rsidRPr="00014FD9">
        <w:rPr>
          <w:rFonts w:ascii="Aptos" w:hAnsi="Aptos"/>
          <w:sz w:val="22"/>
          <w:szCs w:val="22"/>
        </w:rPr>
        <w:t>taxonomy tailored to the</w:t>
      </w:r>
      <w:r w:rsidR="7703267E" w:rsidRPr="00014FD9">
        <w:rPr>
          <w:rFonts w:ascii="Aptos" w:hAnsi="Aptos"/>
          <w:sz w:val="22"/>
          <w:szCs w:val="22"/>
        </w:rPr>
        <w:t xml:space="preserve"> </w:t>
      </w:r>
      <w:r w:rsidR="7BE28C34" w:rsidRPr="00014FD9">
        <w:rPr>
          <w:rFonts w:ascii="Aptos" w:hAnsi="Aptos"/>
          <w:sz w:val="22"/>
          <w:szCs w:val="22"/>
        </w:rPr>
        <w:t>development context, and by leveraging AI-driven analytics to extract insights from unstructured data.</w:t>
      </w:r>
      <w:r w:rsidR="007F6105" w:rsidRPr="00014FD9">
        <w:rPr>
          <w:rFonts w:ascii="Aptos" w:hAnsi="Aptos"/>
          <w:sz w:val="22"/>
          <w:szCs w:val="22"/>
        </w:rPr>
        <w:t xml:space="preserve"> </w:t>
      </w:r>
      <w:r w:rsidR="363260B3" w:rsidRPr="00014FD9">
        <w:rPr>
          <w:rFonts w:ascii="Aptos" w:hAnsi="Aptos"/>
          <w:sz w:val="22"/>
          <w:szCs w:val="22"/>
        </w:rPr>
        <w:t>This integrated approach not only enhances institutional learning but also offers a model for evidence-based innovation management across development organizations. In a rapidly evolving global landscape</w:t>
      </w:r>
      <w:r w:rsidR="005B30E5" w:rsidRPr="00014FD9">
        <w:rPr>
          <w:rFonts w:ascii="Aptos" w:hAnsi="Aptos"/>
          <w:sz w:val="22"/>
          <w:szCs w:val="22"/>
        </w:rPr>
        <w:t xml:space="preserve">, </w:t>
      </w:r>
      <w:r w:rsidR="363260B3" w:rsidRPr="00014FD9">
        <w:rPr>
          <w:rFonts w:ascii="Aptos" w:hAnsi="Aptos"/>
          <w:sz w:val="22"/>
          <w:szCs w:val="22"/>
        </w:rPr>
        <w:t>shaped by climate urgency, fragility, and digital transformation</w:t>
      </w:r>
      <w:r w:rsidR="00423439" w:rsidRPr="00014FD9">
        <w:rPr>
          <w:rFonts w:ascii="Aptos" w:hAnsi="Aptos"/>
          <w:sz w:val="22"/>
          <w:szCs w:val="22"/>
        </w:rPr>
        <w:t xml:space="preserve">, </w:t>
      </w:r>
      <w:r w:rsidR="363260B3" w:rsidRPr="00014FD9">
        <w:rPr>
          <w:rFonts w:ascii="Aptos" w:hAnsi="Aptos"/>
          <w:sz w:val="22"/>
          <w:szCs w:val="22"/>
        </w:rPr>
        <w:t xml:space="preserve">the ability to systematically identify what works, where, and why positions the WBG to lead in </w:t>
      </w:r>
      <w:r w:rsidR="63F268F2" w:rsidRPr="00014FD9">
        <w:rPr>
          <w:rFonts w:ascii="Aptos" w:hAnsi="Aptos"/>
          <w:sz w:val="22"/>
          <w:szCs w:val="22"/>
        </w:rPr>
        <w:t xml:space="preserve">translating </w:t>
      </w:r>
      <w:r w:rsidR="363260B3" w:rsidRPr="00014FD9">
        <w:rPr>
          <w:rFonts w:ascii="Aptos" w:hAnsi="Aptos"/>
          <w:sz w:val="22"/>
          <w:szCs w:val="22"/>
        </w:rPr>
        <w:t>innovation into measurable and sustainable development impact.</w:t>
      </w:r>
    </w:p>
    <w:p w14:paraId="55EC949C" w14:textId="77777777" w:rsidR="008C6AFF" w:rsidRPr="00014FD9" w:rsidRDefault="008C6AFF" w:rsidP="514B1BBA">
      <w:pPr>
        <w:pStyle w:val="NormalWeb"/>
        <w:spacing w:before="0" w:beforeAutospacing="0" w:after="0" w:afterAutospacing="0"/>
        <w:jc w:val="both"/>
        <w:rPr>
          <w:rFonts w:ascii="Aptos" w:hAnsi="Aptos"/>
          <w:sz w:val="22"/>
          <w:szCs w:val="22"/>
        </w:rPr>
      </w:pPr>
    </w:p>
    <w:p w14:paraId="1D336EA5" w14:textId="081CFAE4" w:rsidR="70672DE8" w:rsidRDefault="008C6AFF" w:rsidP="00712226">
      <w:pPr>
        <w:jc w:val="both"/>
        <w:rPr>
          <w:rFonts w:ascii="Aptos" w:hAnsi="Aptos"/>
          <w:sz w:val="22"/>
          <w:szCs w:val="22"/>
        </w:rPr>
      </w:pPr>
      <w:r w:rsidRPr="00014FD9">
        <w:rPr>
          <w:rFonts w:ascii="Aptos" w:hAnsi="Aptos"/>
          <w:b/>
          <w:bCs/>
          <w:sz w:val="22"/>
          <w:szCs w:val="22"/>
        </w:rPr>
        <w:t>T</w:t>
      </w:r>
      <w:r w:rsidR="008A7663" w:rsidRPr="00014FD9">
        <w:rPr>
          <w:rFonts w:ascii="Aptos" w:hAnsi="Aptos"/>
          <w:b/>
          <w:bCs/>
          <w:sz w:val="22"/>
          <w:szCs w:val="22"/>
        </w:rPr>
        <w:t xml:space="preserve">his study was designed and implemented as a rapid </w:t>
      </w:r>
      <w:r w:rsidR="000B5F31" w:rsidRPr="00014FD9">
        <w:rPr>
          <w:rFonts w:ascii="Aptos" w:hAnsi="Aptos"/>
          <w:b/>
          <w:bCs/>
          <w:sz w:val="22"/>
          <w:szCs w:val="22"/>
        </w:rPr>
        <w:t>prototype</w:t>
      </w:r>
      <w:r w:rsidR="00783E27" w:rsidRPr="00014FD9">
        <w:rPr>
          <w:rFonts w:ascii="Aptos" w:hAnsi="Aptos"/>
          <w:b/>
          <w:bCs/>
          <w:sz w:val="22"/>
          <w:szCs w:val="22"/>
        </w:rPr>
        <w:t xml:space="preserve"> to provide exploratory analyses </w:t>
      </w:r>
      <w:r w:rsidR="00D833ED" w:rsidRPr="00014FD9">
        <w:rPr>
          <w:rFonts w:ascii="Aptos" w:hAnsi="Aptos"/>
          <w:b/>
          <w:bCs/>
          <w:sz w:val="22"/>
          <w:szCs w:val="22"/>
        </w:rPr>
        <w:t xml:space="preserve">using a practical </w:t>
      </w:r>
      <w:r w:rsidR="006343EE" w:rsidRPr="00014FD9">
        <w:rPr>
          <w:rFonts w:ascii="Aptos" w:hAnsi="Aptos"/>
          <w:b/>
          <w:bCs/>
          <w:sz w:val="22"/>
          <w:szCs w:val="22"/>
        </w:rPr>
        <w:t xml:space="preserve">approach </w:t>
      </w:r>
      <w:r w:rsidR="00334549" w:rsidRPr="00014FD9">
        <w:rPr>
          <w:rFonts w:ascii="Aptos" w:hAnsi="Aptos"/>
          <w:b/>
          <w:bCs/>
          <w:sz w:val="22"/>
          <w:szCs w:val="22"/>
        </w:rPr>
        <w:t>built for iteration</w:t>
      </w:r>
      <w:r w:rsidR="00A27FA2" w:rsidRPr="00014FD9">
        <w:rPr>
          <w:rFonts w:ascii="Aptos" w:hAnsi="Aptos"/>
          <w:sz w:val="22"/>
          <w:szCs w:val="22"/>
        </w:rPr>
        <w:t xml:space="preserve"> </w:t>
      </w:r>
      <w:r w:rsidR="008A7663" w:rsidRPr="00014FD9">
        <w:rPr>
          <w:rFonts w:ascii="Aptos" w:hAnsi="Aptos"/>
          <w:sz w:val="22"/>
          <w:szCs w:val="22"/>
        </w:rPr>
        <w:t>The team developed the analysis to assess the feasibility</w:t>
      </w:r>
      <w:r w:rsidR="007E6F3F" w:rsidRPr="00014FD9">
        <w:rPr>
          <w:rFonts w:ascii="Aptos" w:hAnsi="Aptos"/>
          <w:sz w:val="22"/>
          <w:szCs w:val="22"/>
        </w:rPr>
        <w:t xml:space="preserve"> and value</w:t>
      </w:r>
      <w:r w:rsidR="008A7663" w:rsidRPr="00014FD9">
        <w:rPr>
          <w:rFonts w:ascii="Aptos" w:hAnsi="Aptos"/>
          <w:sz w:val="22"/>
          <w:szCs w:val="22"/>
        </w:rPr>
        <w:t xml:space="preserve"> of using GenAI </w:t>
      </w:r>
      <w:r w:rsidR="007E6F3F" w:rsidRPr="00014FD9">
        <w:rPr>
          <w:rFonts w:ascii="Aptos" w:hAnsi="Aptos"/>
          <w:sz w:val="22"/>
          <w:szCs w:val="22"/>
        </w:rPr>
        <w:t xml:space="preserve">tools </w:t>
      </w:r>
      <w:r w:rsidR="008A7663" w:rsidRPr="00014FD9">
        <w:rPr>
          <w:rFonts w:ascii="Aptos" w:hAnsi="Aptos"/>
          <w:sz w:val="22"/>
          <w:szCs w:val="22"/>
        </w:rPr>
        <w:t xml:space="preserve">to analyze and build knowledge on innovation across the WBG portfolio. This </w:t>
      </w:r>
      <w:r w:rsidR="5C166636" w:rsidRPr="00014FD9">
        <w:rPr>
          <w:rFonts w:ascii="Aptos" w:hAnsi="Aptos"/>
          <w:sz w:val="22"/>
          <w:szCs w:val="22"/>
        </w:rPr>
        <w:t>initial approach</w:t>
      </w:r>
      <w:r w:rsidR="008A7663" w:rsidRPr="00014FD9">
        <w:rPr>
          <w:rFonts w:ascii="Aptos" w:hAnsi="Aptos"/>
          <w:sz w:val="22"/>
          <w:szCs w:val="22"/>
        </w:rPr>
        <w:t xml:space="preserve"> demonstrated a strong ability to classify past projects as innovative, drawing on an LLM-generated and human-validated corpus of innovation keywords that could be applied consistently at scale. It generated portfolio-wide insights that would be difficult to produce through</w:t>
      </w:r>
      <w:r w:rsidR="00DC1B21" w:rsidRPr="00014FD9">
        <w:rPr>
          <w:rFonts w:ascii="Aptos" w:hAnsi="Aptos"/>
          <w:sz w:val="22"/>
          <w:szCs w:val="22"/>
        </w:rPr>
        <w:t xml:space="preserve"> manual</w:t>
      </w:r>
      <w:r w:rsidR="008A7663" w:rsidRPr="00014FD9">
        <w:rPr>
          <w:rFonts w:ascii="Aptos" w:hAnsi="Aptos"/>
          <w:sz w:val="22"/>
          <w:szCs w:val="22"/>
        </w:rPr>
        <w:t xml:space="preserve"> review alone. At the same time, </w:t>
      </w:r>
      <w:r w:rsidR="008A7663" w:rsidRPr="00014FD9">
        <w:rPr>
          <w:rFonts w:ascii="Aptos" w:hAnsi="Aptos"/>
          <w:sz w:val="22"/>
          <w:szCs w:val="22"/>
        </w:rPr>
        <w:lastRenderedPageBreak/>
        <w:t>reliance on known keywords introduces important limitations: it can under-detect innovations described in context-specific language</w:t>
      </w:r>
      <w:r w:rsidR="2ABB82D0" w:rsidRPr="00014FD9">
        <w:rPr>
          <w:rFonts w:ascii="Aptos" w:hAnsi="Aptos"/>
          <w:sz w:val="22"/>
          <w:szCs w:val="22"/>
        </w:rPr>
        <w:t xml:space="preserve">, </w:t>
      </w:r>
      <w:r w:rsidR="7AEAFE06" w:rsidRPr="00014FD9">
        <w:rPr>
          <w:rFonts w:ascii="Aptos" w:hAnsi="Aptos"/>
          <w:sz w:val="22"/>
          <w:szCs w:val="22"/>
        </w:rPr>
        <w:t>can be</w:t>
      </w:r>
      <w:r w:rsidR="2ABB82D0" w:rsidRPr="00014FD9">
        <w:rPr>
          <w:rFonts w:ascii="Aptos" w:hAnsi="Aptos"/>
          <w:sz w:val="22"/>
          <w:szCs w:val="22"/>
        </w:rPr>
        <w:t xml:space="preserve"> better suited to </w:t>
      </w:r>
      <w:r w:rsidR="00AA4EFF" w:rsidRPr="00014FD9">
        <w:rPr>
          <w:rFonts w:ascii="Aptos" w:hAnsi="Aptos"/>
          <w:sz w:val="22"/>
          <w:szCs w:val="22"/>
        </w:rPr>
        <w:t>retrospective analysis</w:t>
      </w:r>
      <w:r w:rsidR="2ABB82D0" w:rsidRPr="00014FD9">
        <w:rPr>
          <w:rFonts w:ascii="Aptos" w:hAnsi="Aptos"/>
          <w:sz w:val="22"/>
          <w:szCs w:val="22"/>
        </w:rPr>
        <w:t xml:space="preserve"> than prospective analysis, </w:t>
      </w:r>
      <w:r w:rsidR="008A7663" w:rsidRPr="00014FD9">
        <w:rPr>
          <w:rFonts w:ascii="Aptos" w:hAnsi="Aptos"/>
          <w:sz w:val="22"/>
          <w:szCs w:val="22"/>
        </w:rPr>
        <w:t xml:space="preserve">and may miss forms of innovation that are embedded in practice rather than labeled explicitly. Future iterations </w:t>
      </w:r>
      <w:r w:rsidR="3AE929F2" w:rsidRPr="00014FD9">
        <w:rPr>
          <w:rFonts w:ascii="Aptos" w:hAnsi="Aptos"/>
          <w:sz w:val="22"/>
          <w:szCs w:val="22"/>
        </w:rPr>
        <w:t xml:space="preserve">could build on these findings by </w:t>
      </w:r>
      <w:r w:rsidR="00DC1B21" w:rsidRPr="00014FD9">
        <w:rPr>
          <w:rFonts w:ascii="Aptos" w:hAnsi="Aptos"/>
          <w:sz w:val="22"/>
          <w:szCs w:val="22"/>
        </w:rPr>
        <w:t>explor</w:t>
      </w:r>
      <w:r w:rsidR="1706B3AA" w:rsidRPr="00014FD9">
        <w:rPr>
          <w:rFonts w:ascii="Aptos" w:hAnsi="Aptos"/>
          <w:sz w:val="22"/>
          <w:szCs w:val="22"/>
        </w:rPr>
        <w:t>ing</w:t>
      </w:r>
      <w:r w:rsidR="008A7663" w:rsidRPr="00014FD9">
        <w:rPr>
          <w:rFonts w:ascii="Aptos" w:hAnsi="Aptos"/>
          <w:sz w:val="22"/>
          <w:szCs w:val="22"/>
        </w:rPr>
        <w:t xml:space="preserve"> hybrid approaches that combine </w:t>
      </w:r>
      <w:r w:rsidR="4EFBCEE8" w:rsidRPr="00014FD9">
        <w:rPr>
          <w:rFonts w:ascii="Aptos" w:hAnsi="Aptos"/>
          <w:sz w:val="22"/>
          <w:szCs w:val="22"/>
        </w:rPr>
        <w:t xml:space="preserve">keyword matching with </w:t>
      </w:r>
      <w:r w:rsidR="008A7663" w:rsidRPr="00014FD9">
        <w:rPr>
          <w:rFonts w:ascii="Aptos" w:hAnsi="Aptos"/>
          <w:sz w:val="22"/>
          <w:szCs w:val="22"/>
        </w:rPr>
        <w:t>semantic similarity methods (e.g., embeddings</w:t>
      </w:r>
      <w:r w:rsidR="00441F1A" w:rsidRPr="00014FD9">
        <w:rPr>
          <w:rFonts w:ascii="Aptos" w:hAnsi="Aptos"/>
          <w:sz w:val="22"/>
          <w:szCs w:val="22"/>
        </w:rPr>
        <w:t>)</w:t>
      </w:r>
      <w:r w:rsidR="00DA5DCD" w:rsidRPr="00014FD9">
        <w:rPr>
          <w:rFonts w:ascii="Aptos" w:hAnsi="Aptos"/>
          <w:sz w:val="22"/>
          <w:szCs w:val="22"/>
        </w:rPr>
        <w:t xml:space="preserve"> </w:t>
      </w:r>
      <w:r w:rsidR="00453F19" w:rsidRPr="00014FD9">
        <w:rPr>
          <w:rFonts w:ascii="Aptos" w:hAnsi="Aptos"/>
          <w:sz w:val="22"/>
          <w:szCs w:val="22"/>
        </w:rPr>
        <w:t>or guided LLM classification to reduce dependence on a fixed dictionary</w:t>
      </w:r>
      <w:r w:rsidR="008A7663" w:rsidRPr="00014FD9">
        <w:rPr>
          <w:rFonts w:ascii="Aptos" w:hAnsi="Aptos"/>
          <w:sz w:val="22"/>
          <w:szCs w:val="22"/>
        </w:rPr>
        <w:t xml:space="preserve"> (Lewis et al. 2020</w:t>
      </w:r>
      <w:r w:rsidR="000F16F2" w:rsidRPr="00014FD9">
        <w:rPr>
          <w:rFonts w:ascii="Aptos" w:hAnsi="Aptos"/>
          <w:sz w:val="22"/>
          <w:szCs w:val="22"/>
        </w:rPr>
        <w:t xml:space="preserve">; Reimers and </w:t>
      </w:r>
      <w:proofErr w:type="spellStart"/>
      <w:r w:rsidR="000F16F2" w:rsidRPr="00014FD9">
        <w:rPr>
          <w:rFonts w:ascii="Aptos" w:hAnsi="Aptos"/>
          <w:sz w:val="22"/>
          <w:szCs w:val="22"/>
        </w:rPr>
        <w:t>Gurevych</w:t>
      </w:r>
      <w:proofErr w:type="spellEnd"/>
      <w:r w:rsidR="000F16F2" w:rsidRPr="00014FD9">
        <w:rPr>
          <w:rFonts w:ascii="Aptos" w:hAnsi="Aptos"/>
          <w:sz w:val="22"/>
          <w:szCs w:val="22"/>
        </w:rPr>
        <w:t xml:space="preserve"> 2019</w:t>
      </w:r>
      <w:r w:rsidR="008A7663" w:rsidRPr="00014FD9">
        <w:rPr>
          <w:rFonts w:ascii="Aptos" w:hAnsi="Aptos"/>
          <w:sz w:val="22"/>
          <w:szCs w:val="22"/>
        </w:rPr>
        <w:t xml:space="preserve">). </w:t>
      </w:r>
      <w:r w:rsidR="2E9FB050" w:rsidRPr="00014FD9">
        <w:rPr>
          <w:rFonts w:ascii="Aptos" w:hAnsi="Aptos"/>
          <w:sz w:val="22"/>
          <w:szCs w:val="22"/>
        </w:rPr>
        <w:t xml:space="preserve">As </w:t>
      </w:r>
      <w:r w:rsidR="00FD425E" w:rsidRPr="00014FD9">
        <w:rPr>
          <w:rFonts w:ascii="Aptos" w:hAnsi="Aptos"/>
          <w:sz w:val="22"/>
          <w:szCs w:val="22"/>
        </w:rPr>
        <w:t>project evaluations</w:t>
      </w:r>
      <w:r w:rsidR="2E9FB050" w:rsidRPr="00014FD9">
        <w:rPr>
          <w:rFonts w:ascii="Aptos" w:hAnsi="Aptos"/>
          <w:sz w:val="22"/>
          <w:szCs w:val="22"/>
        </w:rPr>
        <w:t xml:space="preserve"> have a lagged timeline, e</w:t>
      </w:r>
      <w:r w:rsidR="26D105E1" w:rsidRPr="00014FD9">
        <w:rPr>
          <w:rFonts w:ascii="Aptos" w:hAnsi="Aptos"/>
          <w:sz w:val="22"/>
          <w:szCs w:val="22"/>
        </w:rPr>
        <w:t>xpanding the corpus of data along with the methodology would also allow for more timely analysis of incoming projects.</w:t>
      </w:r>
      <w:r w:rsidR="008A7663" w:rsidRPr="00014FD9">
        <w:rPr>
          <w:rFonts w:ascii="Aptos" w:hAnsi="Aptos"/>
          <w:sz w:val="22"/>
          <w:szCs w:val="22"/>
        </w:rPr>
        <w:t xml:space="preserve"> Finally, future analysis should engage thematic and sectoral experts to test how innovation varies by context and to refine the </w:t>
      </w:r>
      <w:r w:rsidR="00CC2A57" w:rsidRPr="00014FD9">
        <w:rPr>
          <w:rFonts w:ascii="Aptos" w:hAnsi="Aptos"/>
          <w:sz w:val="22"/>
          <w:szCs w:val="22"/>
        </w:rPr>
        <w:t>methodology</w:t>
      </w:r>
      <w:r w:rsidR="008A7663" w:rsidRPr="00014FD9">
        <w:rPr>
          <w:rFonts w:ascii="Aptos" w:hAnsi="Aptos"/>
          <w:sz w:val="22"/>
          <w:szCs w:val="22"/>
        </w:rPr>
        <w:t xml:space="preserve"> accordingly</w:t>
      </w:r>
      <w:r w:rsidR="00B44952" w:rsidRPr="00014FD9">
        <w:rPr>
          <w:rFonts w:ascii="Aptos" w:hAnsi="Aptos"/>
          <w:sz w:val="22"/>
          <w:szCs w:val="22"/>
        </w:rPr>
        <w:t>.</w:t>
      </w:r>
      <w:r w:rsidR="00A27FA2" w:rsidRPr="00014FD9">
        <w:rPr>
          <w:rFonts w:ascii="Aptos" w:hAnsi="Aptos"/>
          <w:sz w:val="22"/>
          <w:szCs w:val="22"/>
        </w:rPr>
        <w:t xml:space="preserve"> The f</w:t>
      </w:r>
      <w:r w:rsidR="0028132F" w:rsidRPr="00014FD9">
        <w:rPr>
          <w:rFonts w:ascii="Aptos" w:hAnsi="Aptos"/>
          <w:sz w:val="22"/>
          <w:szCs w:val="22"/>
        </w:rPr>
        <w:t xml:space="preserve">indings described in this paper are exploratory and descriptive; the methodology is not designed to identify causal relationships. </w:t>
      </w:r>
    </w:p>
    <w:p w14:paraId="0419E240" w14:textId="77777777" w:rsidR="00014FD9" w:rsidRPr="00014FD9" w:rsidRDefault="00014FD9" w:rsidP="00712226">
      <w:pPr>
        <w:jc w:val="both"/>
        <w:rPr>
          <w:rFonts w:ascii="Aptos" w:hAnsi="Aptos"/>
          <w:sz w:val="22"/>
          <w:szCs w:val="22"/>
        </w:rPr>
      </w:pPr>
    </w:p>
    <w:p w14:paraId="417AF8A9" w14:textId="53C10D9B" w:rsidR="000B59A4" w:rsidRPr="00014FD9" w:rsidRDefault="1E725F92" w:rsidP="70672DE8">
      <w:pPr>
        <w:pStyle w:val="Heading1"/>
        <w:numPr>
          <w:ilvl w:val="0"/>
          <w:numId w:val="86"/>
        </w:numPr>
        <w:spacing w:before="0" w:after="0"/>
        <w:jc w:val="both"/>
        <w:rPr>
          <w:rFonts w:ascii="Aptos" w:hAnsi="Aptos"/>
          <w:sz w:val="22"/>
          <w:szCs w:val="22"/>
        </w:rPr>
      </w:pPr>
      <w:bookmarkStart w:id="11" w:name="_Toc212174623"/>
      <w:bookmarkStart w:id="12" w:name="_Toc212174860"/>
      <w:bookmarkStart w:id="13" w:name="_Toc212174907"/>
      <w:bookmarkStart w:id="14" w:name="_Toc212174954"/>
      <w:bookmarkStart w:id="15" w:name="_Toc212189750"/>
      <w:bookmarkStart w:id="16" w:name="_Toc212189825"/>
      <w:bookmarkStart w:id="17" w:name="_Toc212189871"/>
      <w:bookmarkStart w:id="18" w:name="_Toc222450679"/>
      <w:bookmarkStart w:id="19" w:name="_Toc212189872"/>
      <w:bookmarkStart w:id="20" w:name="_Toc215657576"/>
      <w:bookmarkEnd w:id="11"/>
      <w:bookmarkEnd w:id="12"/>
      <w:bookmarkEnd w:id="13"/>
      <w:bookmarkEnd w:id="14"/>
      <w:bookmarkEnd w:id="15"/>
      <w:bookmarkEnd w:id="16"/>
      <w:bookmarkEnd w:id="17"/>
      <w:r w:rsidRPr="00014FD9">
        <w:rPr>
          <w:rFonts w:ascii="Aptos" w:hAnsi="Aptos"/>
        </w:rPr>
        <w:t>Methodology</w:t>
      </w:r>
      <w:bookmarkEnd w:id="18"/>
      <w:r w:rsidR="2F303690" w:rsidRPr="00014FD9">
        <w:rPr>
          <w:rFonts w:ascii="Aptos" w:hAnsi="Aptos"/>
        </w:rPr>
        <w:t xml:space="preserve">  </w:t>
      </w:r>
      <w:bookmarkEnd w:id="19"/>
      <w:bookmarkEnd w:id="20"/>
    </w:p>
    <w:p w14:paraId="7270C9A4" w14:textId="24B21E8F" w:rsidR="31F67B30" w:rsidRPr="00014FD9" w:rsidRDefault="31F67B30" w:rsidP="000A3020">
      <w:pPr>
        <w:rPr>
          <w:rFonts w:ascii="Aptos" w:hAnsi="Aptos"/>
        </w:rPr>
      </w:pPr>
    </w:p>
    <w:p w14:paraId="5246A36C" w14:textId="402F6D94" w:rsidR="00527AB8" w:rsidRPr="00014FD9" w:rsidRDefault="00527AB8" w:rsidP="00527AB8">
      <w:pPr>
        <w:jc w:val="both"/>
        <w:rPr>
          <w:rFonts w:ascii="Aptos" w:hAnsi="Aptos"/>
          <w:sz w:val="22"/>
          <w:szCs w:val="22"/>
        </w:rPr>
      </w:pPr>
      <w:r w:rsidRPr="00014FD9">
        <w:rPr>
          <w:rFonts w:ascii="Aptos" w:hAnsi="Aptos"/>
          <w:b/>
          <w:bCs/>
          <w:sz w:val="22"/>
          <w:szCs w:val="22"/>
        </w:rPr>
        <w:t>In development organizations, innovation is increasingly recognized as a multi-dimensional phenomenon, requiring both conceptual clarity and operational adaptability to address complex challenges</w:t>
      </w:r>
      <w:r w:rsidR="00EA645B" w:rsidRPr="00014FD9">
        <w:rPr>
          <w:rFonts w:ascii="Aptos" w:hAnsi="Aptos"/>
          <w:sz w:val="22"/>
          <w:szCs w:val="22"/>
        </w:rPr>
        <w:t xml:space="preserve"> (Crossan and Apaydin 2010; </w:t>
      </w:r>
      <w:proofErr w:type="spellStart"/>
      <w:r w:rsidR="00EA645B" w:rsidRPr="00014FD9">
        <w:rPr>
          <w:rFonts w:ascii="Aptos" w:hAnsi="Aptos"/>
          <w:sz w:val="22"/>
          <w:szCs w:val="22"/>
        </w:rPr>
        <w:t>Damanpour</w:t>
      </w:r>
      <w:proofErr w:type="spellEnd"/>
      <w:r w:rsidR="00EA645B" w:rsidRPr="00014FD9">
        <w:rPr>
          <w:rFonts w:ascii="Aptos" w:hAnsi="Aptos"/>
          <w:sz w:val="22"/>
          <w:szCs w:val="22"/>
        </w:rPr>
        <w:t xml:space="preserve"> and Aravind 2012; OECD/Eurostat 2018; Rogers 2003)</w:t>
      </w:r>
      <w:r w:rsidRPr="00014FD9">
        <w:rPr>
          <w:rFonts w:ascii="Aptos" w:hAnsi="Aptos"/>
          <w:sz w:val="22"/>
          <w:szCs w:val="22"/>
        </w:rPr>
        <w:t>.</w:t>
      </w:r>
      <w:r w:rsidRPr="00014FD9">
        <w:rPr>
          <w:rFonts w:ascii="Aptos" w:hAnsi="Aptos" w:cs="Segoe UI"/>
          <w:sz w:val="21"/>
          <w:szCs w:val="21"/>
          <w:lang w:eastAsia="en-US"/>
        </w:rPr>
        <w:t xml:space="preserve"> </w:t>
      </w:r>
      <w:r w:rsidRPr="00014FD9">
        <w:rPr>
          <w:rFonts w:ascii="Aptos" w:hAnsi="Aptos"/>
          <w:sz w:val="22"/>
          <w:szCs w:val="22"/>
        </w:rPr>
        <w:t>The literature identifies several factors that enable innovation and scaling of innovation, especially in large organizations and government agencies.</w:t>
      </w:r>
      <w:r w:rsidRPr="00014FD9">
        <w:rPr>
          <w:rFonts w:ascii="Aptos" w:hAnsi="Aptos"/>
          <w:b/>
          <w:bCs/>
          <w:sz w:val="22"/>
          <w:szCs w:val="22"/>
        </w:rPr>
        <w:t xml:space="preserve"> </w:t>
      </w:r>
      <w:r w:rsidRPr="00014FD9">
        <w:rPr>
          <w:rFonts w:ascii="Aptos" w:hAnsi="Aptos"/>
          <w:sz w:val="22"/>
          <w:szCs w:val="22"/>
        </w:rPr>
        <w:t xml:space="preserve">Internal leadership and organizational culture are critical: visionary leaders and a climate that encourages experimentation and risk-taking foster innovation (Crossan and Apaydin 2010; O’Reilly and Tushman 2013). Team capabilities, incentives, and a learning orientation empower staff to pursue creative solutions (Farnese et al. 2019). Recent reviews frame innovation as an organizational capability shaped by enabling conditions such as leadership commitment, incentives for experimentation, and risk-tolerant cultures, while constraints include bureaucratic rigidity, fragmented knowledge flows, and short project cycles (Borins, 2014; Bason, 2018; OECD, 2017). Scaling and institutionalization remain persistent challenges: pilots often succeed but diffusion across portfolios is uneven and vulnerable to discontinuity when champions depart or resources shift (Hartley, 2005; Kattel &amp; Mazzucato, 2018). Innovations that are designed to be modular and adaptable, together with flexible management processes that support iterative piloting and rapid adjustment, are more likely to scale successfully (Bruno et al. 2019; Cooley and Linn 2014). Robust monitoring, evaluation, and adaptive learning are essential for refining approaches, mitigating risks, and building the evidence base needed for expansion (Barker, Reid, and Schall 2015; Ramalingam, Laric, and Primrose 2014). Ultimately, for innovation to generate improved development outcomes it must move from pilot to scale, with institutionalization, local ownership, and adequate financing as prerequisites for sustainability (Linn 2012; Schut, </w:t>
      </w:r>
      <w:proofErr w:type="spellStart"/>
      <w:r w:rsidRPr="00014FD9">
        <w:rPr>
          <w:rFonts w:ascii="Aptos" w:hAnsi="Aptos"/>
          <w:sz w:val="22"/>
          <w:szCs w:val="22"/>
        </w:rPr>
        <w:t>Leeuwis</w:t>
      </w:r>
      <w:proofErr w:type="spellEnd"/>
      <w:r w:rsidRPr="00014FD9">
        <w:rPr>
          <w:rFonts w:ascii="Aptos" w:hAnsi="Aptos"/>
          <w:sz w:val="22"/>
          <w:szCs w:val="22"/>
        </w:rPr>
        <w:t>, and Thiele 2020; Woltering et al. 2019).</w:t>
      </w:r>
      <w:r w:rsidR="002C698E" w:rsidRPr="00014FD9">
        <w:rPr>
          <w:rFonts w:ascii="Aptos" w:hAnsi="Aptos"/>
          <w:sz w:val="22"/>
          <w:szCs w:val="22"/>
        </w:rPr>
        <w:t xml:space="preserve"> This conceptual framework guided the </w:t>
      </w:r>
      <w:r w:rsidR="0030563A" w:rsidRPr="00014FD9">
        <w:rPr>
          <w:rFonts w:ascii="Aptos" w:hAnsi="Aptos"/>
          <w:sz w:val="22"/>
          <w:szCs w:val="22"/>
        </w:rPr>
        <w:t xml:space="preserve">formulation of </w:t>
      </w:r>
      <w:r w:rsidR="006C0010" w:rsidRPr="00014FD9">
        <w:rPr>
          <w:rFonts w:ascii="Aptos" w:hAnsi="Aptos"/>
          <w:sz w:val="22"/>
          <w:szCs w:val="22"/>
        </w:rPr>
        <w:t xml:space="preserve">evaluative questions and </w:t>
      </w:r>
      <w:r w:rsidR="0030563A" w:rsidRPr="00014FD9">
        <w:rPr>
          <w:rFonts w:ascii="Aptos" w:hAnsi="Aptos"/>
          <w:sz w:val="22"/>
          <w:szCs w:val="22"/>
        </w:rPr>
        <w:t>hypothes</w:t>
      </w:r>
      <w:r w:rsidR="006C0010" w:rsidRPr="00014FD9">
        <w:rPr>
          <w:rFonts w:ascii="Aptos" w:hAnsi="Aptos"/>
          <w:sz w:val="22"/>
          <w:szCs w:val="22"/>
        </w:rPr>
        <w:t>e</w:t>
      </w:r>
      <w:r w:rsidR="0030563A" w:rsidRPr="00014FD9">
        <w:rPr>
          <w:rFonts w:ascii="Aptos" w:hAnsi="Aptos"/>
          <w:sz w:val="22"/>
          <w:szCs w:val="22"/>
        </w:rPr>
        <w:t>s</w:t>
      </w:r>
      <w:r w:rsidR="006C0010" w:rsidRPr="00014FD9">
        <w:rPr>
          <w:rFonts w:ascii="Aptos" w:hAnsi="Aptos"/>
          <w:sz w:val="22"/>
          <w:szCs w:val="22"/>
        </w:rPr>
        <w:t>.</w:t>
      </w:r>
    </w:p>
    <w:p w14:paraId="7222983A" w14:textId="77777777" w:rsidR="00527AB8" w:rsidRPr="00014FD9" w:rsidRDefault="00527AB8" w:rsidP="000A3020">
      <w:pPr>
        <w:jc w:val="both"/>
        <w:rPr>
          <w:rFonts w:ascii="Aptos" w:hAnsi="Aptos"/>
          <w:b/>
          <w:bCs/>
          <w:sz w:val="22"/>
          <w:szCs w:val="22"/>
        </w:rPr>
      </w:pPr>
    </w:p>
    <w:p w14:paraId="6D58F730" w14:textId="2B8667CA" w:rsidR="00683C4E" w:rsidRPr="00014FD9" w:rsidRDefault="007E6F3F" w:rsidP="000A3020">
      <w:pPr>
        <w:jc w:val="both"/>
        <w:rPr>
          <w:rFonts w:ascii="Aptos" w:hAnsi="Aptos"/>
          <w:sz w:val="22"/>
          <w:szCs w:val="22"/>
        </w:rPr>
      </w:pPr>
      <w:r w:rsidRPr="00014FD9">
        <w:rPr>
          <w:rFonts w:ascii="Aptos" w:hAnsi="Aptos"/>
          <w:b/>
          <w:bCs/>
          <w:sz w:val="22"/>
          <w:szCs w:val="22"/>
        </w:rPr>
        <w:t>T</w:t>
      </w:r>
      <w:r w:rsidR="002A258B" w:rsidRPr="00014FD9">
        <w:rPr>
          <w:rFonts w:ascii="Aptos" w:hAnsi="Aptos"/>
          <w:b/>
          <w:bCs/>
          <w:sz w:val="22"/>
          <w:szCs w:val="22"/>
        </w:rPr>
        <w:t xml:space="preserve">he methodology </w:t>
      </w:r>
      <w:r w:rsidR="001768D4" w:rsidRPr="00014FD9">
        <w:rPr>
          <w:rFonts w:ascii="Aptos" w:hAnsi="Aptos"/>
          <w:b/>
          <w:bCs/>
          <w:sz w:val="22"/>
          <w:szCs w:val="22"/>
        </w:rPr>
        <w:t xml:space="preserve">was built on the conceptual foundations of the literature review and </w:t>
      </w:r>
      <w:r w:rsidR="002A258B" w:rsidRPr="00014FD9">
        <w:rPr>
          <w:rFonts w:ascii="Aptos" w:hAnsi="Aptos"/>
          <w:b/>
          <w:bCs/>
          <w:sz w:val="22"/>
          <w:szCs w:val="22"/>
        </w:rPr>
        <w:t>combined GenAI tools, Python-based text mining, and structured project-level evaluation data, guided by subject-matter experts.</w:t>
      </w:r>
      <w:r w:rsidR="002A258B" w:rsidRPr="00014FD9">
        <w:rPr>
          <w:rFonts w:ascii="Aptos" w:hAnsi="Aptos"/>
          <w:sz w:val="22"/>
          <w:szCs w:val="22"/>
        </w:rPr>
        <w:t xml:space="preserve"> </w:t>
      </w:r>
      <w:r w:rsidR="00F93636" w:rsidRPr="00014FD9">
        <w:rPr>
          <w:rFonts w:ascii="Aptos" w:hAnsi="Aptos"/>
          <w:sz w:val="22"/>
          <w:szCs w:val="22"/>
        </w:rPr>
        <w:t>It aim</w:t>
      </w:r>
      <w:r w:rsidR="00683C4E" w:rsidRPr="00014FD9">
        <w:rPr>
          <w:rFonts w:ascii="Aptos" w:hAnsi="Aptos"/>
          <w:sz w:val="22"/>
          <w:szCs w:val="22"/>
        </w:rPr>
        <w:t>ed</w:t>
      </w:r>
      <w:r w:rsidR="56891EB0" w:rsidRPr="00014FD9">
        <w:rPr>
          <w:rFonts w:ascii="Aptos" w:hAnsi="Aptos"/>
          <w:sz w:val="22"/>
          <w:szCs w:val="22"/>
        </w:rPr>
        <w:t xml:space="preserve"> to determine whether AI-assisted text analysis could reliably surface insights on how innovation</w:t>
      </w:r>
      <w:r w:rsidR="001D167E" w:rsidRPr="00014FD9">
        <w:rPr>
          <w:rFonts w:ascii="Aptos" w:hAnsi="Aptos"/>
          <w:sz w:val="22"/>
          <w:szCs w:val="22"/>
        </w:rPr>
        <w:t xml:space="preserve"> </w:t>
      </w:r>
      <w:r w:rsidR="00483057" w:rsidRPr="00014FD9">
        <w:rPr>
          <w:rFonts w:ascii="Aptos" w:hAnsi="Aptos"/>
          <w:sz w:val="22"/>
          <w:szCs w:val="22"/>
        </w:rPr>
        <w:t xml:space="preserve">for development </w:t>
      </w:r>
      <w:r w:rsidR="001D167E" w:rsidRPr="00014FD9">
        <w:rPr>
          <w:rFonts w:ascii="Aptos" w:hAnsi="Aptos"/>
          <w:sz w:val="22"/>
          <w:szCs w:val="22"/>
        </w:rPr>
        <w:t>is defined</w:t>
      </w:r>
      <w:r w:rsidR="00F93636" w:rsidRPr="00014FD9">
        <w:rPr>
          <w:rFonts w:ascii="Aptos" w:hAnsi="Aptos"/>
          <w:sz w:val="22"/>
          <w:szCs w:val="22"/>
        </w:rPr>
        <w:t>,</w:t>
      </w:r>
      <w:r w:rsidR="001D167E" w:rsidRPr="00014FD9">
        <w:rPr>
          <w:rFonts w:ascii="Aptos" w:hAnsi="Aptos"/>
          <w:sz w:val="22"/>
          <w:szCs w:val="22"/>
        </w:rPr>
        <w:t xml:space="preserve"> </w:t>
      </w:r>
      <w:r w:rsidR="00D04ED8" w:rsidRPr="00014FD9">
        <w:rPr>
          <w:rFonts w:ascii="Aptos" w:hAnsi="Aptos"/>
          <w:sz w:val="22"/>
          <w:szCs w:val="22"/>
        </w:rPr>
        <w:t xml:space="preserve">as well as </w:t>
      </w:r>
      <w:r w:rsidR="001D167E" w:rsidRPr="00014FD9">
        <w:rPr>
          <w:rFonts w:ascii="Aptos" w:hAnsi="Aptos"/>
          <w:sz w:val="22"/>
          <w:szCs w:val="22"/>
        </w:rPr>
        <w:t>how innovative solutions</w:t>
      </w:r>
      <w:r w:rsidR="56891EB0" w:rsidRPr="00014FD9">
        <w:rPr>
          <w:rFonts w:ascii="Aptos" w:hAnsi="Aptos"/>
          <w:sz w:val="22"/>
          <w:szCs w:val="22"/>
        </w:rPr>
        <w:t xml:space="preserve"> </w:t>
      </w:r>
      <w:r w:rsidR="00D04ED8" w:rsidRPr="00014FD9">
        <w:rPr>
          <w:rFonts w:ascii="Aptos" w:hAnsi="Aptos"/>
          <w:sz w:val="22"/>
          <w:szCs w:val="22"/>
        </w:rPr>
        <w:t>are</w:t>
      </w:r>
      <w:r w:rsidR="56891EB0" w:rsidRPr="00014FD9">
        <w:rPr>
          <w:rFonts w:ascii="Aptos" w:hAnsi="Aptos"/>
          <w:sz w:val="22"/>
          <w:szCs w:val="22"/>
        </w:rPr>
        <w:t xml:space="preserve"> designed, implemented, and </w:t>
      </w:r>
      <w:r w:rsidR="7EFD93D9" w:rsidRPr="00014FD9">
        <w:rPr>
          <w:rFonts w:ascii="Aptos" w:hAnsi="Aptos"/>
          <w:sz w:val="22"/>
          <w:szCs w:val="22"/>
        </w:rPr>
        <w:t>disseminated</w:t>
      </w:r>
      <w:r w:rsidR="56891EB0" w:rsidRPr="00014FD9">
        <w:rPr>
          <w:rFonts w:ascii="Aptos" w:hAnsi="Aptos"/>
          <w:sz w:val="22"/>
          <w:szCs w:val="22"/>
        </w:rPr>
        <w:t xml:space="preserve"> </w:t>
      </w:r>
      <w:r w:rsidR="001D167E" w:rsidRPr="00014FD9">
        <w:rPr>
          <w:rFonts w:ascii="Aptos" w:hAnsi="Aptos"/>
          <w:sz w:val="22"/>
          <w:szCs w:val="22"/>
        </w:rPr>
        <w:t>across the lending</w:t>
      </w:r>
      <w:r w:rsidR="56891EB0" w:rsidRPr="00014FD9">
        <w:rPr>
          <w:rFonts w:ascii="Aptos" w:hAnsi="Aptos"/>
          <w:sz w:val="22"/>
          <w:szCs w:val="22"/>
        </w:rPr>
        <w:t xml:space="preserve"> portfolio. </w:t>
      </w:r>
      <w:r w:rsidR="0002565A" w:rsidRPr="00014FD9">
        <w:rPr>
          <w:rFonts w:ascii="Aptos" w:hAnsi="Aptos"/>
          <w:sz w:val="22"/>
          <w:szCs w:val="22"/>
        </w:rPr>
        <w:t>In addition to the key research questions, the</w:t>
      </w:r>
      <w:r w:rsidR="00F93636" w:rsidRPr="00014FD9">
        <w:rPr>
          <w:rFonts w:ascii="Aptos" w:hAnsi="Aptos"/>
          <w:sz w:val="22"/>
          <w:szCs w:val="22"/>
        </w:rPr>
        <w:t xml:space="preserve"> study </w:t>
      </w:r>
      <w:r w:rsidR="0002565A" w:rsidRPr="00014FD9">
        <w:rPr>
          <w:rFonts w:ascii="Aptos" w:hAnsi="Aptos"/>
          <w:sz w:val="22"/>
          <w:szCs w:val="22"/>
        </w:rPr>
        <w:t>aims to:</w:t>
      </w:r>
      <w:r w:rsidR="00F93636" w:rsidRPr="00014FD9">
        <w:rPr>
          <w:rFonts w:ascii="Aptos" w:hAnsi="Aptos"/>
          <w:sz w:val="22"/>
          <w:szCs w:val="22"/>
        </w:rPr>
        <w:t xml:space="preserve"> (</w:t>
      </w:r>
      <w:proofErr w:type="spellStart"/>
      <w:r w:rsidR="00F93636" w:rsidRPr="00014FD9">
        <w:rPr>
          <w:rFonts w:ascii="Aptos" w:hAnsi="Aptos"/>
          <w:sz w:val="22"/>
          <w:szCs w:val="22"/>
        </w:rPr>
        <w:t>i</w:t>
      </w:r>
      <w:proofErr w:type="spellEnd"/>
      <w:r w:rsidR="00F93636" w:rsidRPr="00014FD9">
        <w:rPr>
          <w:rFonts w:ascii="Aptos" w:hAnsi="Aptos"/>
          <w:sz w:val="22"/>
          <w:szCs w:val="22"/>
        </w:rPr>
        <w:t>)</w:t>
      </w:r>
      <w:r w:rsidR="56891EB0" w:rsidRPr="00014FD9">
        <w:rPr>
          <w:rFonts w:ascii="Aptos" w:hAnsi="Aptos"/>
          <w:sz w:val="22"/>
          <w:szCs w:val="22"/>
        </w:rPr>
        <w:t xml:space="preserve"> assess whether this integrated approach</w:t>
      </w:r>
      <w:r w:rsidR="001F24A2" w:rsidRPr="00014FD9">
        <w:rPr>
          <w:rFonts w:ascii="Aptos" w:hAnsi="Aptos"/>
          <w:sz w:val="22"/>
          <w:szCs w:val="22"/>
        </w:rPr>
        <w:t xml:space="preserve"> of </w:t>
      </w:r>
      <w:r w:rsidR="56891EB0" w:rsidRPr="00014FD9">
        <w:rPr>
          <w:rFonts w:ascii="Aptos" w:hAnsi="Aptos"/>
          <w:sz w:val="22"/>
          <w:szCs w:val="22"/>
        </w:rPr>
        <w:t xml:space="preserve">combining </w:t>
      </w:r>
      <w:r w:rsidR="00D04ED8" w:rsidRPr="00014FD9">
        <w:rPr>
          <w:rFonts w:ascii="Aptos" w:hAnsi="Aptos"/>
          <w:sz w:val="22"/>
          <w:szCs w:val="22"/>
        </w:rPr>
        <w:t>Gen</w:t>
      </w:r>
      <w:r w:rsidR="56891EB0" w:rsidRPr="00014FD9">
        <w:rPr>
          <w:rFonts w:ascii="Aptos" w:hAnsi="Aptos"/>
          <w:sz w:val="22"/>
          <w:szCs w:val="22"/>
        </w:rPr>
        <w:t>AI, coding, and database queries</w:t>
      </w:r>
      <w:r w:rsidR="001F24A2" w:rsidRPr="00014FD9">
        <w:rPr>
          <w:rFonts w:ascii="Aptos" w:hAnsi="Aptos"/>
          <w:sz w:val="22"/>
          <w:szCs w:val="22"/>
        </w:rPr>
        <w:t xml:space="preserve"> </w:t>
      </w:r>
      <w:r w:rsidR="56891EB0" w:rsidRPr="00014FD9">
        <w:rPr>
          <w:rFonts w:ascii="Aptos" w:hAnsi="Aptos"/>
          <w:sz w:val="22"/>
          <w:szCs w:val="22"/>
        </w:rPr>
        <w:t xml:space="preserve">can provide a replicable and scalable workflow </w:t>
      </w:r>
      <w:r w:rsidR="00D04ED8" w:rsidRPr="00014FD9">
        <w:rPr>
          <w:rFonts w:ascii="Aptos" w:hAnsi="Aptos"/>
          <w:sz w:val="22"/>
          <w:szCs w:val="22"/>
        </w:rPr>
        <w:t xml:space="preserve">for mining </w:t>
      </w:r>
      <w:r w:rsidR="004C2076" w:rsidRPr="00014FD9">
        <w:rPr>
          <w:rFonts w:ascii="Aptos" w:hAnsi="Aptos"/>
          <w:sz w:val="22"/>
          <w:szCs w:val="22"/>
        </w:rPr>
        <w:t>institutional data</w:t>
      </w:r>
      <w:r w:rsidR="00C93B03" w:rsidRPr="00014FD9">
        <w:rPr>
          <w:rFonts w:ascii="Aptos" w:hAnsi="Aptos"/>
          <w:sz w:val="22"/>
          <w:szCs w:val="22"/>
        </w:rPr>
        <w:t>, including for</w:t>
      </w:r>
      <w:r w:rsidR="00BC4ADF" w:rsidRPr="00014FD9">
        <w:rPr>
          <w:rFonts w:ascii="Aptos" w:hAnsi="Aptos"/>
          <w:sz w:val="22"/>
          <w:szCs w:val="22"/>
        </w:rPr>
        <w:t xml:space="preserve"> lessons and analyses that go beyond innovation</w:t>
      </w:r>
      <w:r w:rsidR="00F93636" w:rsidRPr="00014FD9">
        <w:rPr>
          <w:rFonts w:ascii="Aptos" w:hAnsi="Aptos"/>
          <w:sz w:val="22"/>
          <w:szCs w:val="22"/>
        </w:rPr>
        <w:t>; and (ii)</w:t>
      </w:r>
      <w:r w:rsidR="004C2076" w:rsidRPr="00014FD9">
        <w:rPr>
          <w:rFonts w:ascii="Aptos" w:hAnsi="Aptos"/>
          <w:sz w:val="22"/>
          <w:szCs w:val="22"/>
        </w:rPr>
        <w:t xml:space="preserve"> </w:t>
      </w:r>
      <w:r w:rsidR="00F93636" w:rsidRPr="00014FD9">
        <w:rPr>
          <w:rFonts w:ascii="Aptos" w:hAnsi="Aptos"/>
          <w:sz w:val="22"/>
          <w:szCs w:val="22"/>
        </w:rPr>
        <w:t xml:space="preserve">evaluate the effectiveness of </w:t>
      </w:r>
      <w:r w:rsidR="00A55433" w:rsidRPr="00014FD9">
        <w:rPr>
          <w:rFonts w:ascii="Aptos" w:hAnsi="Aptos"/>
          <w:sz w:val="22"/>
          <w:szCs w:val="22"/>
        </w:rPr>
        <w:t>GenAI</w:t>
      </w:r>
      <w:r w:rsidR="004C2076" w:rsidRPr="00014FD9">
        <w:rPr>
          <w:rFonts w:ascii="Aptos" w:hAnsi="Aptos"/>
          <w:sz w:val="22"/>
          <w:szCs w:val="22"/>
        </w:rPr>
        <w:t xml:space="preserve"> tools in research and analytical work</w:t>
      </w:r>
      <w:r w:rsidR="00CA0AF9" w:rsidRPr="00014FD9">
        <w:rPr>
          <w:rFonts w:ascii="Aptos" w:hAnsi="Aptos"/>
          <w:sz w:val="22"/>
          <w:szCs w:val="22"/>
        </w:rPr>
        <w:t xml:space="preserve"> on </w:t>
      </w:r>
      <w:r w:rsidR="00D04ED8" w:rsidRPr="00014FD9">
        <w:rPr>
          <w:rFonts w:ascii="Aptos" w:hAnsi="Aptos"/>
          <w:sz w:val="22"/>
          <w:szCs w:val="22"/>
        </w:rPr>
        <w:t xml:space="preserve">the </w:t>
      </w:r>
      <w:r w:rsidR="00731E80" w:rsidRPr="00014FD9">
        <w:rPr>
          <w:rFonts w:ascii="Aptos" w:hAnsi="Aptos"/>
          <w:sz w:val="22"/>
          <w:szCs w:val="22"/>
        </w:rPr>
        <w:t>loosely defined topic of corporate innovation</w:t>
      </w:r>
      <w:r w:rsidR="004C2076" w:rsidRPr="00014FD9">
        <w:rPr>
          <w:rFonts w:ascii="Aptos" w:hAnsi="Aptos"/>
          <w:sz w:val="22"/>
          <w:szCs w:val="22"/>
        </w:rPr>
        <w:t xml:space="preserve">. </w:t>
      </w:r>
    </w:p>
    <w:p w14:paraId="3BAC8251" w14:textId="77777777" w:rsidR="00683C4E" w:rsidRPr="00014FD9" w:rsidRDefault="00683C4E" w:rsidP="000A3020">
      <w:pPr>
        <w:jc w:val="both"/>
        <w:rPr>
          <w:rFonts w:ascii="Aptos" w:hAnsi="Aptos"/>
          <w:sz w:val="22"/>
          <w:szCs w:val="22"/>
        </w:rPr>
      </w:pPr>
    </w:p>
    <w:p w14:paraId="7A715081" w14:textId="089BAC52" w:rsidR="00390FC8" w:rsidRPr="00014FD9" w:rsidRDefault="00040E8A" w:rsidP="000A3020">
      <w:pPr>
        <w:jc w:val="both"/>
        <w:rPr>
          <w:rFonts w:ascii="Aptos" w:hAnsi="Aptos"/>
          <w:sz w:val="22"/>
          <w:szCs w:val="22"/>
        </w:rPr>
      </w:pPr>
      <w:r w:rsidRPr="00014FD9">
        <w:rPr>
          <w:rFonts w:ascii="Aptos" w:hAnsi="Aptos"/>
          <w:b/>
          <w:bCs/>
          <w:sz w:val="22"/>
          <w:szCs w:val="22"/>
        </w:rPr>
        <w:lastRenderedPageBreak/>
        <w:t>Th</w:t>
      </w:r>
      <w:r w:rsidR="00390FC8" w:rsidRPr="00014FD9">
        <w:rPr>
          <w:rFonts w:ascii="Aptos" w:hAnsi="Aptos"/>
          <w:b/>
          <w:bCs/>
          <w:sz w:val="22"/>
          <w:szCs w:val="22"/>
        </w:rPr>
        <w:t xml:space="preserve">e findings </w:t>
      </w:r>
      <w:r w:rsidR="00F93636" w:rsidRPr="00014FD9">
        <w:rPr>
          <w:rFonts w:ascii="Aptos" w:hAnsi="Aptos"/>
          <w:b/>
          <w:bCs/>
          <w:sz w:val="22"/>
          <w:szCs w:val="22"/>
        </w:rPr>
        <w:t>provide not</w:t>
      </w:r>
      <w:r w:rsidR="00390FC8" w:rsidRPr="00014FD9">
        <w:rPr>
          <w:rFonts w:ascii="Aptos" w:hAnsi="Aptos"/>
          <w:b/>
          <w:bCs/>
          <w:sz w:val="22"/>
          <w:szCs w:val="22"/>
        </w:rPr>
        <w:t xml:space="preserve"> only a substantive assessment of innovation in World Bank projects, but also a demonstration of an </w:t>
      </w:r>
      <w:r w:rsidR="00D37B45" w:rsidRPr="00014FD9">
        <w:rPr>
          <w:rFonts w:ascii="Aptos" w:hAnsi="Aptos"/>
          <w:b/>
          <w:bCs/>
          <w:sz w:val="22"/>
          <w:szCs w:val="22"/>
        </w:rPr>
        <w:t xml:space="preserve">iterative </w:t>
      </w:r>
      <w:r w:rsidR="00390FC8" w:rsidRPr="00014FD9">
        <w:rPr>
          <w:rFonts w:ascii="Aptos" w:hAnsi="Aptos"/>
          <w:b/>
          <w:bCs/>
          <w:sz w:val="22"/>
          <w:szCs w:val="22"/>
        </w:rPr>
        <w:t>workflow</w:t>
      </w:r>
      <w:r w:rsidR="004261F2" w:rsidRPr="00014FD9">
        <w:rPr>
          <w:rFonts w:ascii="Aptos" w:hAnsi="Aptos"/>
          <w:b/>
          <w:bCs/>
          <w:sz w:val="22"/>
          <w:szCs w:val="22"/>
        </w:rPr>
        <w:t xml:space="preserve"> </w:t>
      </w:r>
      <w:r w:rsidR="0029690F" w:rsidRPr="00014FD9">
        <w:rPr>
          <w:rFonts w:ascii="Aptos" w:hAnsi="Aptos"/>
          <w:b/>
          <w:bCs/>
          <w:sz w:val="22"/>
          <w:szCs w:val="22"/>
        </w:rPr>
        <w:t>to</w:t>
      </w:r>
      <w:r w:rsidR="00390FC8" w:rsidRPr="00014FD9">
        <w:rPr>
          <w:rFonts w:ascii="Aptos" w:hAnsi="Aptos"/>
          <w:b/>
          <w:bCs/>
          <w:sz w:val="22"/>
          <w:szCs w:val="22"/>
        </w:rPr>
        <w:t xml:space="preserve"> support evidence-based learning.</w:t>
      </w:r>
      <w:r w:rsidR="00390FC8" w:rsidRPr="00014FD9">
        <w:rPr>
          <w:rFonts w:ascii="Aptos" w:hAnsi="Aptos"/>
          <w:sz w:val="22"/>
          <w:szCs w:val="22"/>
        </w:rPr>
        <w:t xml:space="preserve"> At the same time, the study </w:t>
      </w:r>
      <w:r w:rsidR="00F93636" w:rsidRPr="00014FD9">
        <w:rPr>
          <w:rFonts w:ascii="Aptos" w:hAnsi="Aptos"/>
          <w:sz w:val="22"/>
          <w:szCs w:val="22"/>
        </w:rPr>
        <w:t>serve</w:t>
      </w:r>
      <w:r w:rsidR="00683C4E" w:rsidRPr="00014FD9">
        <w:rPr>
          <w:rFonts w:ascii="Aptos" w:hAnsi="Aptos"/>
          <w:sz w:val="22"/>
          <w:szCs w:val="22"/>
        </w:rPr>
        <w:t>s</w:t>
      </w:r>
      <w:r w:rsidR="00F93636" w:rsidRPr="00014FD9">
        <w:rPr>
          <w:rFonts w:ascii="Aptos" w:hAnsi="Aptos"/>
          <w:sz w:val="22"/>
          <w:szCs w:val="22"/>
        </w:rPr>
        <w:t xml:space="preserve"> </w:t>
      </w:r>
      <w:r w:rsidR="00390FC8" w:rsidRPr="00014FD9">
        <w:rPr>
          <w:rFonts w:ascii="Aptos" w:hAnsi="Aptos"/>
          <w:sz w:val="22"/>
          <w:szCs w:val="22"/>
        </w:rPr>
        <w:t xml:space="preserve">as a testing ground for </w:t>
      </w:r>
      <w:r w:rsidR="00A55433" w:rsidRPr="00014FD9">
        <w:rPr>
          <w:rFonts w:ascii="Aptos" w:hAnsi="Aptos"/>
          <w:sz w:val="22"/>
          <w:szCs w:val="22"/>
        </w:rPr>
        <w:t>GenAI</w:t>
      </w:r>
      <w:r w:rsidR="00390FC8" w:rsidRPr="00014FD9">
        <w:rPr>
          <w:rFonts w:ascii="Aptos" w:hAnsi="Aptos"/>
          <w:sz w:val="22"/>
          <w:szCs w:val="22"/>
        </w:rPr>
        <w:t xml:space="preserve"> itself, illustrating both its current capabilities and potential </w:t>
      </w:r>
      <w:r w:rsidR="00F93636" w:rsidRPr="00014FD9">
        <w:rPr>
          <w:rFonts w:ascii="Aptos" w:hAnsi="Aptos"/>
          <w:sz w:val="22"/>
          <w:szCs w:val="22"/>
        </w:rPr>
        <w:t>for</w:t>
      </w:r>
      <w:r w:rsidR="00390FC8" w:rsidRPr="00014FD9">
        <w:rPr>
          <w:rFonts w:ascii="Aptos" w:hAnsi="Aptos"/>
          <w:sz w:val="22"/>
          <w:szCs w:val="22"/>
        </w:rPr>
        <w:t xml:space="preserve"> streamlining the identification and dissemination of effective innovation practices across the </w:t>
      </w:r>
      <w:r w:rsidR="0002565A" w:rsidRPr="00014FD9">
        <w:rPr>
          <w:rFonts w:ascii="Aptos" w:hAnsi="Aptos"/>
          <w:sz w:val="22"/>
          <w:szCs w:val="22"/>
        </w:rPr>
        <w:t>WBG</w:t>
      </w:r>
      <w:r w:rsidR="00390FC8" w:rsidRPr="00014FD9">
        <w:rPr>
          <w:rFonts w:ascii="Aptos" w:hAnsi="Aptos"/>
          <w:sz w:val="22"/>
          <w:szCs w:val="22"/>
        </w:rPr>
        <w:t>.</w:t>
      </w:r>
    </w:p>
    <w:p w14:paraId="5A1FD666" w14:textId="77777777" w:rsidR="00A97C23" w:rsidRPr="00014FD9" w:rsidRDefault="00A97C23" w:rsidP="000A3020">
      <w:pPr>
        <w:jc w:val="both"/>
        <w:rPr>
          <w:rFonts w:ascii="Aptos" w:hAnsi="Aptos"/>
          <w:sz w:val="22"/>
          <w:szCs w:val="22"/>
        </w:rPr>
      </w:pPr>
    </w:p>
    <w:p w14:paraId="33F73F9E" w14:textId="1CF8880C" w:rsidR="00D9605A" w:rsidRPr="00014FD9" w:rsidRDefault="00B0156A" w:rsidP="244FAC12">
      <w:pPr>
        <w:pStyle w:val="Heading2"/>
        <w:spacing w:after="0" w:afterAutospacing="0"/>
        <w:rPr>
          <w:rFonts w:ascii="Aptos" w:hAnsi="Aptos"/>
        </w:rPr>
      </w:pPr>
      <w:bookmarkStart w:id="21" w:name="_Toc212189873"/>
      <w:bookmarkStart w:id="22" w:name="_Toc215657577"/>
      <w:bookmarkStart w:id="23" w:name="_Toc222450680"/>
      <w:r w:rsidRPr="00014FD9">
        <w:rPr>
          <w:rFonts w:ascii="Aptos" w:hAnsi="Aptos"/>
        </w:rPr>
        <w:t>Dataset</w:t>
      </w:r>
      <w:bookmarkEnd w:id="21"/>
      <w:bookmarkEnd w:id="22"/>
      <w:bookmarkEnd w:id="23"/>
    </w:p>
    <w:p w14:paraId="0EA76202" w14:textId="34E3EA40" w:rsidR="00C96AAA" w:rsidRPr="00014FD9" w:rsidRDefault="00C96AAA" w:rsidP="244FAC12">
      <w:pPr>
        <w:jc w:val="both"/>
        <w:rPr>
          <w:rFonts w:ascii="Aptos" w:hAnsi="Aptos"/>
          <w:sz w:val="22"/>
          <w:szCs w:val="22"/>
        </w:rPr>
      </w:pPr>
    </w:p>
    <w:p w14:paraId="7C630813" w14:textId="1F5FCD97" w:rsidR="00683C4E" w:rsidRPr="00014FD9" w:rsidRDefault="4612EB64" w:rsidP="000A3020">
      <w:pPr>
        <w:jc w:val="both"/>
        <w:rPr>
          <w:rFonts w:ascii="Aptos" w:hAnsi="Aptos"/>
          <w:sz w:val="22"/>
          <w:szCs w:val="22"/>
        </w:rPr>
      </w:pPr>
      <w:r w:rsidRPr="00014FD9">
        <w:rPr>
          <w:rFonts w:ascii="Aptos" w:hAnsi="Aptos"/>
          <w:b/>
          <w:bCs/>
          <w:sz w:val="22"/>
          <w:szCs w:val="22"/>
        </w:rPr>
        <w:t>T</w:t>
      </w:r>
      <w:r w:rsidR="65A5294C" w:rsidRPr="00014FD9">
        <w:rPr>
          <w:rFonts w:ascii="Aptos" w:hAnsi="Aptos"/>
          <w:b/>
          <w:bCs/>
          <w:sz w:val="22"/>
          <w:szCs w:val="22"/>
        </w:rPr>
        <w:t>he</w:t>
      </w:r>
      <w:r w:rsidRPr="00014FD9">
        <w:rPr>
          <w:rFonts w:ascii="Aptos" w:hAnsi="Aptos"/>
          <w:b/>
          <w:bCs/>
          <w:sz w:val="22"/>
          <w:szCs w:val="22"/>
        </w:rPr>
        <w:t xml:space="preserve"> Independent Evaluation Group</w:t>
      </w:r>
      <w:r w:rsidR="121A1E79" w:rsidRPr="00014FD9">
        <w:rPr>
          <w:rFonts w:ascii="Aptos" w:hAnsi="Aptos"/>
          <w:b/>
          <w:bCs/>
          <w:sz w:val="22"/>
          <w:szCs w:val="22"/>
        </w:rPr>
        <w:t>’s</w:t>
      </w:r>
      <w:r w:rsidRPr="00014FD9">
        <w:rPr>
          <w:rFonts w:ascii="Aptos" w:hAnsi="Aptos"/>
          <w:b/>
          <w:bCs/>
          <w:sz w:val="22"/>
          <w:szCs w:val="22"/>
        </w:rPr>
        <w:t> (IEG) public da</w:t>
      </w:r>
      <w:r w:rsidR="1A21CE01" w:rsidRPr="00014FD9">
        <w:rPr>
          <w:rFonts w:ascii="Aptos" w:hAnsi="Aptos"/>
          <w:b/>
          <w:bCs/>
          <w:sz w:val="22"/>
          <w:szCs w:val="22"/>
        </w:rPr>
        <w:t>t</w:t>
      </w:r>
      <w:r w:rsidRPr="00014FD9">
        <w:rPr>
          <w:rFonts w:ascii="Aptos" w:hAnsi="Aptos"/>
          <w:b/>
          <w:bCs/>
          <w:sz w:val="22"/>
          <w:szCs w:val="22"/>
        </w:rPr>
        <w:t>aset</w:t>
      </w:r>
      <w:r w:rsidR="0055609E" w:rsidRPr="00014FD9">
        <w:rPr>
          <w:rStyle w:val="FootnoteReference"/>
          <w:rFonts w:ascii="Aptos" w:hAnsi="Aptos"/>
          <w:b/>
          <w:bCs/>
          <w:sz w:val="22"/>
          <w:szCs w:val="22"/>
        </w:rPr>
        <w:footnoteReference w:id="4"/>
      </w:r>
      <w:r w:rsidRPr="00014FD9">
        <w:rPr>
          <w:rFonts w:ascii="Aptos" w:hAnsi="Aptos"/>
          <w:b/>
          <w:bCs/>
          <w:sz w:val="22"/>
          <w:szCs w:val="22"/>
        </w:rPr>
        <w:t xml:space="preserve"> contains </w:t>
      </w:r>
      <w:r w:rsidR="17060C47" w:rsidRPr="00014FD9">
        <w:rPr>
          <w:rFonts w:ascii="Aptos" w:hAnsi="Aptos"/>
          <w:b/>
          <w:bCs/>
          <w:sz w:val="22"/>
          <w:szCs w:val="22"/>
        </w:rPr>
        <w:t xml:space="preserve">data from </w:t>
      </w:r>
      <w:r w:rsidRPr="00014FD9">
        <w:rPr>
          <w:rFonts w:ascii="Aptos" w:hAnsi="Aptos"/>
          <w:b/>
          <w:bCs/>
          <w:sz w:val="22"/>
          <w:szCs w:val="22"/>
        </w:rPr>
        <w:t>8,5</w:t>
      </w:r>
      <w:r w:rsidR="65A5294C" w:rsidRPr="00014FD9">
        <w:rPr>
          <w:rFonts w:ascii="Aptos" w:hAnsi="Aptos"/>
          <w:b/>
          <w:bCs/>
          <w:sz w:val="22"/>
          <w:szCs w:val="22"/>
        </w:rPr>
        <w:t>69</w:t>
      </w:r>
      <w:r w:rsidRPr="00014FD9">
        <w:rPr>
          <w:rFonts w:ascii="Aptos" w:hAnsi="Aptos"/>
          <w:b/>
          <w:bCs/>
          <w:sz w:val="22"/>
          <w:szCs w:val="22"/>
        </w:rPr>
        <w:t xml:space="preserve"> </w:t>
      </w:r>
      <w:r w:rsidR="121A1E79" w:rsidRPr="00014FD9">
        <w:rPr>
          <w:rFonts w:ascii="Aptos" w:hAnsi="Aptos"/>
          <w:b/>
          <w:bCs/>
          <w:sz w:val="22"/>
          <w:szCs w:val="22"/>
        </w:rPr>
        <w:t>Implementation Completion and Results Report Reviews (I</w:t>
      </w:r>
      <w:r w:rsidRPr="00014FD9">
        <w:rPr>
          <w:rFonts w:ascii="Aptos" w:hAnsi="Aptos"/>
          <w:b/>
          <w:bCs/>
          <w:sz w:val="22"/>
          <w:szCs w:val="22"/>
        </w:rPr>
        <w:t>CRRs</w:t>
      </w:r>
      <w:r w:rsidR="121A1E79" w:rsidRPr="00014FD9">
        <w:rPr>
          <w:rFonts w:ascii="Aptos" w:hAnsi="Aptos"/>
          <w:b/>
          <w:bCs/>
          <w:sz w:val="22"/>
          <w:szCs w:val="22"/>
        </w:rPr>
        <w:t>)</w:t>
      </w:r>
      <w:r w:rsidRPr="00014FD9">
        <w:rPr>
          <w:rFonts w:ascii="Aptos" w:hAnsi="Aptos"/>
          <w:b/>
          <w:bCs/>
          <w:sz w:val="22"/>
          <w:szCs w:val="22"/>
        </w:rPr>
        <w:t xml:space="preserve"> </w:t>
      </w:r>
      <w:r w:rsidR="4E1FECE4" w:rsidRPr="00014FD9">
        <w:rPr>
          <w:rFonts w:ascii="Aptos" w:hAnsi="Aptos"/>
          <w:b/>
          <w:bCs/>
          <w:sz w:val="22"/>
          <w:szCs w:val="22"/>
        </w:rPr>
        <w:t xml:space="preserve">and </w:t>
      </w:r>
      <w:r w:rsidR="17060C47" w:rsidRPr="00014FD9">
        <w:rPr>
          <w:rFonts w:ascii="Aptos" w:hAnsi="Aptos"/>
          <w:b/>
          <w:bCs/>
          <w:sz w:val="22"/>
          <w:szCs w:val="22"/>
        </w:rPr>
        <w:t xml:space="preserve">selected </w:t>
      </w:r>
      <w:r w:rsidR="4E1FECE4" w:rsidRPr="00014FD9">
        <w:rPr>
          <w:rFonts w:ascii="Aptos" w:hAnsi="Aptos"/>
          <w:b/>
          <w:bCs/>
          <w:sz w:val="22"/>
          <w:szCs w:val="22"/>
        </w:rPr>
        <w:t xml:space="preserve">Project Performance Assessment Reviews (PPARs) </w:t>
      </w:r>
      <w:r w:rsidR="29755CF8" w:rsidRPr="00014FD9">
        <w:rPr>
          <w:rFonts w:ascii="Aptos" w:hAnsi="Aptos"/>
          <w:b/>
          <w:bCs/>
          <w:sz w:val="22"/>
          <w:szCs w:val="22"/>
        </w:rPr>
        <w:t>covering project evaluations from</w:t>
      </w:r>
      <w:r w:rsidRPr="00014FD9">
        <w:rPr>
          <w:rFonts w:ascii="Aptos" w:hAnsi="Aptos"/>
          <w:b/>
          <w:bCs/>
          <w:sz w:val="22"/>
          <w:szCs w:val="22"/>
        </w:rPr>
        <w:t xml:space="preserve"> 199</w:t>
      </w:r>
      <w:r w:rsidR="081311B7" w:rsidRPr="00014FD9">
        <w:rPr>
          <w:rFonts w:ascii="Aptos" w:hAnsi="Aptos"/>
          <w:b/>
          <w:bCs/>
          <w:sz w:val="22"/>
          <w:szCs w:val="22"/>
        </w:rPr>
        <w:t>8</w:t>
      </w:r>
      <w:r w:rsidRPr="00014FD9">
        <w:rPr>
          <w:rFonts w:ascii="Aptos" w:hAnsi="Aptos"/>
          <w:b/>
          <w:bCs/>
          <w:sz w:val="22"/>
          <w:szCs w:val="22"/>
        </w:rPr>
        <w:t xml:space="preserve"> </w:t>
      </w:r>
      <w:r w:rsidR="29755CF8" w:rsidRPr="00014FD9">
        <w:rPr>
          <w:rFonts w:ascii="Aptos" w:hAnsi="Aptos"/>
          <w:b/>
          <w:bCs/>
          <w:sz w:val="22"/>
          <w:szCs w:val="22"/>
        </w:rPr>
        <w:t xml:space="preserve">to </w:t>
      </w:r>
      <w:r w:rsidRPr="00014FD9">
        <w:rPr>
          <w:rFonts w:ascii="Aptos" w:hAnsi="Aptos"/>
          <w:b/>
          <w:bCs/>
          <w:sz w:val="22"/>
          <w:szCs w:val="22"/>
        </w:rPr>
        <w:t>2025.</w:t>
      </w:r>
      <w:r w:rsidR="59B63A2C" w:rsidRPr="00014FD9">
        <w:rPr>
          <w:rFonts w:ascii="Aptos" w:hAnsi="Aptos"/>
          <w:b/>
          <w:bCs/>
          <w:sz w:val="22"/>
          <w:szCs w:val="22"/>
        </w:rPr>
        <w:t xml:space="preserve"> </w:t>
      </w:r>
      <w:r w:rsidR="78BCEFDA" w:rsidRPr="00014FD9">
        <w:rPr>
          <w:rFonts w:ascii="Aptos" w:hAnsi="Aptos"/>
          <w:sz w:val="22"/>
          <w:szCs w:val="22"/>
        </w:rPr>
        <w:t>This dataset</w:t>
      </w:r>
      <w:r w:rsidR="6EFBBF31" w:rsidRPr="00014FD9">
        <w:rPr>
          <w:rFonts w:ascii="Aptos" w:hAnsi="Aptos"/>
          <w:sz w:val="22"/>
          <w:szCs w:val="22"/>
        </w:rPr>
        <w:t xml:space="preserve"> </w:t>
      </w:r>
      <w:r w:rsidR="78BCEFDA" w:rsidRPr="00014FD9">
        <w:rPr>
          <w:rFonts w:ascii="Aptos" w:hAnsi="Aptos"/>
          <w:sz w:val="22"/>
          <w:szCs w:val="22"/>
        </w:rPr>
        <w:t xml:space="preserve">represents the full </w:t>
      </w:r>
      <w:r w:rsidR="6EFBBF31" w:rsidRPr="00014FD9">
        <w:rPr>
          <w:rFonts w:ascii="Aptos" w:hAnsi="Aptos"/>
          <w:sz w:val="22"/>
          <w:szCs w:val="22"/>
        </w:rPr>
        <w:t xml:space="preserve">corpus </w:t>
      </w:r>
      <w:r w:rsidR="78BCEFDA" w:rsidRPr="00014FD9">
        <w:rPr>
          <w:rFonts w:ascii="Aptos" w:hAnsi="Aptos"/>
          <w:sz w:val="22"/>
          <w:szCs w:val="22"/>
        </w:rPr>
        <w:t>of World Bank projects approved and evaluated since the 1990s</w:t>
      </w:r>
      <w:r w:rsidR="29755CF8" w:rsidRPr="00014FD9">
        <w:rPr>
          <w:rFonts w:ascii="Aptos" w:hAnsi="Aptos"/>
          <w:sz w:val="22"/>
          <w:szCs w:val="22"/>
        </w:rPr>
        <w:t>.</w:t>
      </w:r>
      <w:r w:rsidR="007B1098" w:rsidRPr="00014FD9">
        <w:rPr>
          <w:rStyle w:val="FootnoteReference"/>
          <w:rFonts w:ascii="Aptos" w:hAnsi="Aptos"/>
          <w:sz w:val="22"/>
          <w:szCs w:val="22"/>
        </w:rPr>
        <w:footnoteReference w:id="5"/>
      </w:r>
      <w:r w:rsidR="78BCEFDA" w:rsidRPr="00014FD9">
        <w:rPr>
          <w:rFonts w:ascii="Aptos" w:hAnsi="Aptos"/>
          <w:sz w:val="22"/>
          <w:szCs w:val="22"/>
        </w:rPr>
        <w:t xml:space="preserve"> </w:t>
      </w:r>
      <w:r w:rsidR="65A5294C" w:rsidRPr="00014FD9">
        <w:rPr>
          <w:rFonts w:ascii="Aptos" w:hAnsi="Aptos"/>
          <w:sz w:val="22"/>
          <w:szCs w:val="22"/>
        </w:rPr>
        <w:t>Th</w:t>
      </w:r>
      <w:r w:rsidR="69901759" w:rsidRPr="00014FD9">
        <w:rPr>
          <w:rFonts w:ascii="Aptos" w:hAnsi="Aptos"/>
          <w:sz w:val="22"/>
          <w:szCs w:val="22"/>
        </w:rPr>
        <w:t>e</w:t>
      </w:r>
      <w:r w:rsidR="65A5294C" w:rsidRPr="00014FD9">
        <w:rPr>
          <w:rFonts w:ascii="Aptos" w:hAnsi="Aptos"/>
          <w:sz w:val="22"/>
          <w:szCs w:val="22"/>
        </w:rPr>
        <w:t xml:space="preserve"> analysis </w:t>
      </w:r>
      <w:r w:rsidR="29755CF8" w:rsidRPr="00014FD9">
        <w:rPr>
          <w:rFonts w:ascii="Aptos" w:hAnsi="Aptos"/>
          <w:sz w:val="22"/>
          <w:szCs w:val="22"/>
        </w:rPr>
        <w:t>draws on</w:t>
      </w:r>
      <w:r w:rsidR="65A5294C" w:rsidRPr="00014FD9">
        <w:rPr>
          <w:rFonts w:ascii="Aptos" w:hAnsi="Aptos"/>
          <w:sz w:val="22"/>
          <w:szCs w:val="22"/>
        </w:rPr>
        <w:t xml:space="preserve"> a project-level dataset of 7,57</w:t>
      </w:r>
      <w:r w:rsidR="00DD2878">
        <w:rPr>
          <w:rFonts w:ascii="Aptos" w:hAnsi="Aptos"/>
          <w:sz w:val="22"/>
          <w:szCs w:val="22"/>
        </w:rPr>
        <w:t>4</w:t>
      </w:r>
      <w:r w:rsidR="65A5294C" w:rsidRPr="00014FD9">
        <w:rPr>
          <w:rFonts w:ascii="Aptos" w:hAnsi="Aptos"/>
          <w:sz w:val="22"/>
          <w:szCs w:val="22"/>
        </w:rPr>
        <w:t xml:space="preserve"> unique operations.</w:t>
      </w:r>
      <w:r w:rsidR="007E33DC" w:rsidRPr="00014FD9">
        <w:rPr>
          <w:rStyle w:val="FootnoteReference"/>
          <w:rFonts w:ascii="Aptos" w:hAnsi="Aptos"/>
          <w:sz w:val="22"/>
          <w:szCs w:val="22"/>
        </w:rPr>
        <w:footnoteReference w:id="6"/>
      </w:r>
      <w:r w:rsidR="65A5294C" w:rsidRPr="00014FD9">
        <w:rPr>
          <w:rFonts w:ascii="Aptos" w:hAnsi="Aptos"/>
          <w:sz w:val="22"/>
          <w:szCs w:val="22"/>
        </w:rPr>
        <w:t xml:space="preserve"> </w:t>
      </w:r>
      <w:r w:rsidR="29755CF8" w:rsidRPr="00014FD9">
        <w:rPr>
          <w:rFonts w:ascii="Aptos" w:hAnsi="Aptos"/>
          <w:sz w:val="22"/>
          <w:szCs w:val="22"/>
        </w:rPr>
        <w:t>A</w:t>
      </w:r>
      <w:r w:rsidR="65A5294C" w:rsidRPr="00014FD9">
        <w:rPr>
          <w:rFonts w:ascii="Aptos" w:hAnsi="Aptos"/>
          <w:sz w:val="22"/>
          <w:szCs w:val="22"/>
        </w:rPr>
        <w:t xml:space="preserve"> </w:t>
      </w:r>
      <w:r w:rsidR="001C24F4" w:rsidRPr="00014FD9">
        <w:rPr>
          <w:rFonts w:ascii="Aptos" w:hAnsi="Aptos"/>
          <w:sz w:val="22"/>
          <w:szCs w:val="22"/>
        </w:rPr>
        <w:t>‘</w:t>
      </w:r>
      <w:r w:rsidR="65A5294C" w:rsidRPr="00014FD9">
        <w:rPr>
          <w:rFonts w:ascii="Aptos" w:hAnsi="Aptos"/>
          <w:sz w:val="22"/>
          <w:szCs w:val="22"/>
        </w:rPr>
        <w:t>one</w:t>
      </w:r>
      <w:r w:rsidR="40D7C580" w:rsidRPr="00014FD9">
        <w:rPr>
          <w:rFonts w:ascii="Aptos" w:hAnsi="Aptos"/>
          <w:sz w:val="22"/>
          <w:szCs w:val="22"/>
        </w:rPr>
        <w:t xml:space="preserve"> </w:t>
      </w:r>
      <w:r w:rsidR="65A5294C" w:rsidRPr="00014FD9">
        <w:rPr>
          <w:rFonts w:ascii="Aptos" w:hAnsi="Aptos"/>
          <w:sz w:val="22"/>
          <w:szCs w:val="22"/>
        </w:rPr>
        <w:t>project, one</w:t>
      </w:r>
      <w:r w:rsidR="40D7C580" w:rsidRPr="00014FD9">
        <w:rPr>
          <w:rFonts w:ascii="Aptos" w:hAnsi="Aptos"/>
          <w:sz w:val="22"/>
          <w:szCs w:val="22"/>
        </w:rPr>
        <w:t xml:space="preserve"> </w:t>
      </w:r>
      <w:r w:rsidR="65A5294C" w:rsidRPr="00014FD9">
        <w:rPr>
          <w:rFonts w:ascii="Aptos" w:hAnsi="Aptos"/>
          <w:sz w:val="22"/>
          <w:szCs w:val="22"/>
        </w:rPr>
        <w:t>record</w:t>
      </w:r>
      <w:r w:rsidR="001C24F4" w:rsidRPr="00014FD9">
        <w:rPr>
          <w:rFonts w:ascii="Aptos" w:hAnsi="Aptos"/>
          <w:sz w:val="22"/>
          <w:szCs w:val="22"/>
        </w:rPr>
        <w:t>’</w:t>
      </w:r>
      <w:r w:rsidR="65A5294C" w:rsidRPr="00014FD9">
        <w:rPr>
          <w:rFonts w:ascii="Aptos" w:hAnsi="Aptos"/>
          <w:sz w:val="22"/>
          <w:szCs w:val="22"/>
        </w:rPr>
        <w:t xml:space="preserve"> dataset </w:t>
      </w:r>
      <w:r w:rsidR="29755CF8" w:rsidRPr="00014FD9">
        <w:rPr>
          <w:rFonts w:ascii="Aptos" w:hAnsi="Aptos"/>
          <w:sz w:val="22"/>
          <w:szCs w:val="22"/>
        </w:rPr>
        <w:t xml:space="preserve">was constructed </w:t>
      </w:r>
      <w:r w:rsidR="65A5294C" w:rsidRPr="00014FD9">
        <w:rPr>
          <w:rFonts w:ascii="Aptos" w:hAnsi="Aptos"/>
          <w:sz w:val="22"/>
          <w:szCs w:val="22"/>
        </w:rPr>
        <w:t xml:space="preserve">by grouping evaluations by </w:t>
      </w:r>
      <w:r w:rsidR="29755CF8" w:rsidRPr="00014FD9">
        <w:rPr>
          <w:rFonts w:ascii="Aptos" w:hAnsi="Aptos"/>
          <w:sz w:val="22"/>
          <w:szCs w:val="22"/>
        </w:rPr>
        <w:t>project code (known as P-code)</w:t>
      </w:r>
      <w:r w:rsidR="65A5294C" w:rsidRPr="00014FD9">
        <w:rPr>
          <w:rFonts w:ascii="Aptos" w:hAnsi="Aptos"/>
          <w:sz w:val="22"/>
          <w:szCs w:val="22"/>
        </w:rPr>
        <w:t xml:space="preserve"> and keeping a single document of record per project: if a PPAR exists, </w:t>
      </w:r>
      <w:r w:rsidR="29755CF8" w:rsidRPr="00014FD9">
        <w:rPr>
          <w:rFonts w:ascii="Aptos" w:hAnsi="Aptos"/>
          <w:sz w:val="22"/>
          <w:szCs w:val="22"/>
        </w:rPr>
        <w:t>it was used</w:t>
      </w:r>
      <w:r w:rsidR="65A5294C" w:rsidRPr="00014FD9">
        <w:rPr>
          <w:rFonts w:ascii="Aptos" w:hAnsi="Aptos"/>
          <w:sz w:val="22"/>
          <w:szCs w:val="22"/>
        </w:rPr>
        <w:t>; otherwise, the ICRR</w:t>
      </w:r>
      <w:r w:rsidR="29755CF8" w:rsidRPr="00014FD9">
        <w:rPr>
          <w:rFonts w:ascii="Aptos" w:hAnsi="Aptos"/>
          <w:sz w:val="22"/>
          <w:szCs w:val="22"/>
        </w:rPr>
        <w:t xml:space="preserve"> was retained</w:t>
      </w:r>
      <w:r w:rsidR="65A5294C" w:rsidRPr="00014FD9">
        <w:rPr>
          <w:rFonts w:ascii="Aptos" w:hAnsi="Aptos"/>
          <w:sz w:val="22"/>
          <w:szCs w:val="22"/>
        </w:rPr>
        <w:t xml:space="preserve">. This </w:t>
      </w:r>
      <w:r w:rsidR="29755CF8" w:rsidRPr="00014FD9">
        <w:rPr>
          <w:rFonts w:ascii="Aptos" w:hAnsi="Aptos"/>
          <w:sz w:val="22"/>
          <w:szCs w:val="22"/>
        </w:rPr>
        <w:t xml:space="preserve">process yielded </w:t>
      </w:r>
      <w:r w:rsidR="65A5294C" w:rsidRPr="00014FD9">
        <w:rPr>
          <w:rFonts w:ascii="Aptos" w:hAnsi="Aptos"/>
          <w:sz w:val="22"/>
          <w:szCs w:val="22"/>
        </w:rPr>
        <w:t>1,113 projects represented by a PPAR and 6,46</w:t>
      </w:r>
      <w:r w:rsidR="003B4BA4" w:rsidRPr="00014FD9">
        <w:rPr>
          <w:rFonts w:ascii="Aptos" w:hAnsi="Aptos"/>
          <w:sz w:val="22"/>
          <w:szCs w:val="22"/>
        </w:rPr>
        <w:t>1</w:t>
      </w:r>
      <w:r w:rsidR="65A5294C" w:rsidRPr="00014FD9">
        <w:rPr>
          <w:rFonts w:ascii="Aptos" w:hAnsi="Aptos"/>
          <w:sz w:val="22"/>
          <w:szCs w:val="22"/>
        </w:rPr>
        <w:t xml:space="preserve"> by an ICRR</w:t>
      </w:r>
      <w:r w:rsidR="29755CF8" w:rsidRPr="00014FD9">
        <w:rPr>
          <w:rFonts w:ascii="Aptos" w:hAnsi="Aptos"/>
          <w:sz w:val="22"/>
          <w:szCs w:val="22"/>
        </w:rPr>
        <w:t xml:space="preserve">. For the </w:t>
      </w:r>
      <w:r w:rsidR="65A5294C" w:rsidRPr="00014FD9">
        <w:rPr>
          <w:rFonts w:ascii="Aptos" w:hAnsi="Aptos"/>
          <w:sz w:val="22"/>
          <w:szCs w:val="22"/>
        </w:rPr>
        <w:t xml:space="preserve">993 projects </w:t>
      </w:r>
      <w:r w:rsidR="29755CF8" w:rsidRPr="00014FD9">
        <w:rPr>
          <w:rFonts w:ascii="Aptos" w:hAnsi="Aptos"/>
          <w:sz w:val="22"/>
          <w:szCs w:val="22"/>
        </w:rPr>
        <w:t>that had both</w:t>
      </w:r>
      <w:r w:rsidR="65A5294C" w:rsidRPr="00014FD9">
        <w:rPr>
          <w:rFonts w:ascii="Aptos" w:hAnsi="Aptos"/>
          <w:sz w:val="22"/>
          <w:szCs w:val="22"/>
        </w:rPr>
        <w:t xml:space="preserve">, the PPAR </w:t>
      </w:r>
      <w:r w:rsidR="29755CF8" w:rsidRPr="00014FD9">
        <w:rPr>
          <w:rFonts w:ascii="Aptos" w:hAnsi="Aptos"/>
          <w:sz w:val="22"/>
          <w:szCs w:val="22"/>
        </w:rPr>
        <w:t xml:space="preserve">was </w:t>
      </w:r>
      <w:r w:rsidR="65A5294C" w:rsidRPr="00014FD9">
        <w:rPr>
          <w:rFonts w:ascii="Aptos" w:hAnsi="Aptos"/>
          <w:sz w:val="22"/>
          <w:szCs w:val="22"/>
        </w:rPr>
        <w:t>used</w:t>
      </w:r>
      <w:r w:rsidR="00C87AD9" w:rsidRPr="00014FD9">
        <w:rPr>
          <w:rFonts w:ascii="Aptos" w:hAnsi="Aptos"/>
          <w:sz w:val="22"/>
          <w:szCs w:val="22"/>
        </w:rPr>
        <w:t xml:space="preserve"> for the reasons outlined in Box 1.1</w:t>
      </w:r>
      <w:r w:rsidR="65A5294C" w:rsidRPr="00014FD9">
        <w:rPr>
          <w:rFonts w:ascii="Aptos" w:hAnsi="Aptos"/>
          <w:sz w:val="22"/>
          <w:szCs w:val="22"/>
        </w:rPr>
        <w:t xml:space="preserve">. </w:t>
      </w:r>
    </w:p>
    <w:p w14:paraId="0416F2B1" w14:textId="77777777" w:rsidR="00683C4E" w:rsidRPr="00014FD9" w:rsidRDefault="00683C4E" w:rsidP="000A3020">
      <w:pPr>
        <w:jc w:val="both"/>
        <w:rPr>
          <w:rFonts w:ascii="Aptos" w:hAnsi="Aptos"/>
          <w:sz w:val="22"/>
          <w:szCs w:val="22"/>
        </w:rPr>
      </w:pPr>
    </w:p>
    <w:p w14:paraId="16B27366" w14:textId="74A75975" w:rsidR="00D52BCF" w:rsidRPr="00014FD9" w:rsidRDefault="02BEB743" w:rsidP="000A3020">
      <w:pPr>
        <w:jc w:val="both"/>
        <w:rPr>
          <w:rFonts w:ascii="Aptos" w:hAnsi="Aptos"/>
          <w:sz w:val="22"/>
          <w:szCs w:val="22"/>
        </w:rPr>
      </w:pPr>
      <w:r w:rsidRPr="00014FD9">
        <w:rPr>
          <w:rFonts w:ascii="Aptos" w:hAnsi="Aptos"/>
          <w:b/>
          <w:bCs/>
          <w:sz w:val="22"/>
          <w:szCs w:val="22"/>
        </w:rPr>
        <w:t xml:space="preserve">The IEG dataset was chosen as the foundation for this analysis due to its combination of quantitative consistency and qualitative richness tracing how innovations evolve and scale. </w:t>
      </w:r>
      <w:r w:rsidR="565D5BF8" w:rsidRPr="00014FD9">
        <w:rPr>
          <w:rFonts w:ascii="Aptos" w:hAnsi="Aptos"/>
          <w:sz w:val="22"/>
          <w:szCs w:val="22"/>
        </w:rPr>
        <w:t>For each operation</w:t>
      </w:r>
      <w:r w:rsidR="00EF57C7" w:rsidRPr="00014FD9">
        <w:rPr>
          <w:rFonts w:ascii="Aptos" w:hAnsi="Aptos"/>
          <w:sz w:val="22"/>
          <w:szCs w:val="22"/>
          <w:vertAlign w:val="superscript"/>
        </w:rPr>
        <w:footnoteReference w:id="7"/>
      </w:r>
      <w:r w:rsidR="565D5BF8" w:rsidRPr="00014FD9">
        <w:rPr>
          <w:rFonts w:ascii="Aptos" w:hAnsi="Aptos"/>
          <w:sz w:val="22"/>
          <w:szCs w:val="22"/>
          <w:vertAlign w:val="superscript"/>
        </w:rPr>
        <w:t xml:space="preserve"> </w:t>
      </w:r>
      <w:r w:rsidR="565D5BF8" w:rsidRPr="00014FD9">
        <w:rPr>
          <w:rFonts w:ascii="Aptos" w:hAnsi="Aptos"/>
          <w:sz w:val="22"/>
          <w:szCs w:val="22"/>
        </w:rPr>
        <w:t xml:space="preserve">the file </w:t>
      </w:r>
      <w:r w:rsidR="29755CF8" w:rsidRPr="00014FD9">
        <w:rPr>
          <w:rFonts w:ascii="Aptos" w:hAnsi="Aptos"/>
          <w:sz w:val="22"/>
          <w:szCs w:val="22"/>
        </w:rPr>
        <w:t xml:space="preserve">captured </w:t>
      </w:r>
      <w:r w:rsidR="565D5BF8" w:rsidRPr="00014FD9">
        <w:rPr>
          <w:rFonts w:ascii="Aptos" w:hAnsi="Aptos"/>
          <w:sz w:val="22"/>
          <w:szCs w:val="22"/>
        </w:rPr>
        <w:t>core identifiers</w:t>
      </w:r>
      <w:r w:rsidR="2C748369" w:rsidRPr="00014FD9">
        <w:rPr>
          <w:rFonts w:ascii="Aptos" w:hAnsi="Aptos"/>
          <w:sz w:val="22"/>
          <w:szCs w:val="22"/>
        </w:rPr>
        <w:t xml:space="preserve">: </w:t>
      </w:r>
      <w:r w:rsidR="565D5BF8" w:rsidRPr="00014FD9">
        <w:rPr>
          <w:rFonts w:ascii="Aptos" w:hAnsi="Aptos"/>
          <w:sz w:val="22"/>
          <w:szCs w:val="22"/>
        </w:rPr>
        <w:t>P-code, country, Global Practice</w:t>
      </w:r>
      <w:r w:rsidR="4589D707" w:rsidRPr="00014FD9">
        <w:rPr>
          <w:rFonts w:ascii="Aptos" w:hAnsi="Aptos"/>
          <w:sz w:val="22"/>
          <w:szCs w:val="22"/>
        </w:rPr>
        <w:t xml:space="preserve"> </w:t>
      </w:r>
      <w:r w:rsidR="2C748369" w:rsidRPr="00014FD9">
        <w:rPr>
          <w:rFonts w:ascii="Aptos" w:hAnsi="Aptos"/>
          <w:sz w:val="22"/>
          <w:szCs w:val="22"/>
        </w:rPr>
        <w:t>(</w:t>
      </w:r>
      <w:r w:rsidR="4589D707" w:rsidRPr="00014FD9">
        <w:rPr>
          <w:rFonts w:ascii="Aptos" w:hAnsi="Aptos"/>
          <w:sz w:val="22"/>
          <w:szCs w:val="22"/>
        </w:rPr>
        <w:t>GP</w:t>
      </w:r>
      <w:r w:rsidR="2C748369" w:rsidRPr="00014FD9">
        <w:rPr>
          <w:rFonts w:ascii="Aptos" w:hAnsi="Aptos"/>
          <w:sz w:val="22"/>
          <w:szCs w:val="22"/>
        </w:rPr>
        <w:t>)</w:t>
      </w:r>
      <w:r w:rsidR="565D5BF8" w:rsidRPr="00014FD9">
        <w:rPr>
          <w:rFonts w:ascii="Aptos" w:hAnsi="Aptos"/>
          <w:sz w:val="22"/>
          <w:szCs w:val="22"/>
        </w:rPr>
        <w:t xml:space="preserve">, region, lending instrument, </w:t>
      </w:r>
      <w:r w:rsidR="2C748369" w:rsidRPr="00014FD9">
        <w:rPr>
          <w:rFonts w:ascii="Aptos" w:hAnsi="Aptos"/>
          <w:sz w:val="22"/>
          <w:szCs w:val="22"/>
        </w:rPr>
        <w:t>International Bank for Reconstruction and Development (</w:t>
      </w:r>
      <w:r w:rsidR="565D5BF8" w:rsidRPr="00014FD9">
        <w:rPr>
          <w:rFonts w:ascii="Aptos" w:hAnsi="Aptos"/>
          <w:sz w:val="22"/>
          <w:szCs w:val="22"/>
        </w:rPr>
        <w:t>IBRD</w:t>
      </w:r>
      <w:r w:rsidR="2C748369" w:rsidRPr="00014FD9">
        <w:rPr>
          <w:rFonts w:ascii="Aptos" w:hAnsi="Aptos"/>
          <w:sz w:val="22"/>
          <w:szCs w:val="22"/>
        </w:rPr>
        <w:t>)</w:t>
      </w:r>
      <w:r w:rsidR="00F56D1E" w:rsidRPr="00014FD9">
        <w:rPr>
          <w:rFonts w:ascii="Aptos" w:hAnsi="Aptos"/>
          <w:sz w:val="22"/>
          <w:szCs w:val="22"/>
        </w:rPr>
        <w:t>,</w:t>
      </w:r>
      <w:r w:rsidR="2C748369" w:rsidRPr="00014FD9">
        <w:rPr>
          <w:rFonts w:ascii="Aptos" w:hAnsi="Aptos"/>
          <w:sz w:val="22"/>
          <w:szCs w:val="22"/>
        </w:rPr>
        <w:t xml:space="preserve"> International Development Association (</w:t>
      </w:r>
      <w:r w:rsidR="565D5BF8" w:rsidRPr="00014FD9">
        <w:rPr>
          <w:rFonts w:ascii="Aptos" w:hAnsi="Aptos"/>
          <w:sz w:val="22"/>
          <w:szCs w:val="22"/>
        </w:rPr>
        <w:t>IDA</w:t>
      </w:r>
      <w:r w:rsidR="2C748369" w:rsidRPr="00014FD9">
        <w:rPr>
          <w:rFonts w:ascii="Aptos" w:hAnsi="Aptos"/>
          <w:sz w:val="22"/>
          <w:szCs w:val="22"/>
        </w:rPr>
        <w:t>)</w:t>
      </w:r>
      <w:r w:rsidR="00F56D1E" w:rsidRPr="00014FD9">
        <w:rPr>
          <w:rFonts w:ascii="Aptos" w:hAnsi="Aptos"/>
          <w:sz w:val="22"/>
          <w:szCs w:val="22"/>
        </w:rPr>
        <w:t xml:space="preserve">, </w:t>
      </w:r>
      <w:r w:rsidR="565D5BF8" w:rsidRPr="00014FD9">
        <w:rPr>
          <w:rFonts w:ascii="Aptos" w:hAnsi="Aptos"/>
          <w:sz w:val="22"/>
          <w:szCs w:val="22"/>
        </w:rPr>
        <w:t xml:space="preserve"> blend, </w:t>
      </w:r>
      <w:r w:rsidR="2C748369" w:rsidRPr="00014FD9">
        <w:rPr>
          <w:rFonts w:ascii="Aptos" w:hAnsi="Aptos"/>
          <w:sz w:val="22"/>
          <w:szCs w:val="22"/>
        </w:rPr>
        <w:t>Fragility, Conflict and Violence</w:t>
      </w:r>
      <w:r w:rsidR="2C748369" w:rsidRPr="00014FD9" w:rsidDel="00285ED2">
        <w:rPr>
          <w:rFonts w:ascii="Aptos" w:hAnsi="Aptos"/>
          <w:sz w:val="22"/>
          <w:szCs w:val="22"/>
        </w:rPr>
        <w:t xml:space="preserve"> </w:t>
      </w:r>
      <w:r w:rsidR="2C748369" w:rsidRPr="00014FD9">
        <w:rPr>
          <w:rFonts w:ascii="Aptos" w:hAnsi="Aptos"/>
          <w:sz w:val="22"/>
          <w:szCs w:val="22"/>
        </w:rPr>
        <w:t>(FCV)</w:t>
      </w:r>
      <w:r w:rsidR="565D5BF8" w:rsidRPr="00014FD9">
        <w:rPr>
          <w:rFonts w:ascii="Aptos" w:hAnsi="Aptos"/>
          <w:sz w:val="22"/>
          <w:szCs w:val="22"/>
        </w:rPr>
        <w:t xml:space="preserve"> flag, lifecycle dates (approval and closing fiscal years), and IEG ratings for outcomes, supervision,</w:t>
      </w:r>
      <w:r w:rsidR="000E3778" w:rsidRPr="00014FD9">
        <w:rPr>
          <w:rFonts w:ascii="Aptos" w:hAnsi="Aptos"/>
          <w:sz w:val="22"/>
          <w:szCs w:val="22"/>
        </w:rPr>
        <w:t xml:space="preserve"> monitoring and evaluation, </w:t>
      </w:r>
      <w:r w:rsidR="565D5BF8" w:rsidRPr="00014FD9">
        <w:rPr>
          <w:rFonts w:ascii="Aptos" w:hAnsi="Aptos"/>
          <w:sz w:val="22"/>
          <w:szCs w:val="22"/>
        </w:rPr>
        <w:t xml:space="preserve">and risk. Importantly, this dataset </w:t>
      </w:r>
      <w:r w:rsidR="29755CF8" w:rsidRPr="00014FD9">
        <w:rPr>
          <w:rFonts w:ascii="Aptos" w:hAnsi="Aptos"/>
          <w:sz w:val="22"/>
          <w:szCs w:val="22"/>
        </w:rPr>
        <w:t xml:space="preserve">included </w:t>
      </w:r>
      <w:r w:rsidR="565D5BF8" w:rsidRPr="00014FD9">
        <w:rPr>
          <w:rFonts w:ascii="Aptos" w:hAnsi="Aptos"/>
          <w:sz w:val="22"/>
          <w:szCs w:val="22"/>
        </w:rPr>
        <w:t>the full “Lessons Learned” sectio</w:t>
      </w:r>
      <w:r w:rsidR="00E07B1B" w:rsidRPr="00014FD9">
        <w:rPr>
          <w:rFonts w:ascii="Aptos" w:hAnsi="Aptos"/>
          <w:sz w:val="22"/>
          <w:szCs w:val="22"/>
        </w:rPr>
        <w:t xml:space="preserve">n of the reports, comprising </w:t>
      </w:r>
      <w:r w:rsidR="29755CF8" w:rsidRPr="00014FD9">
        <w:rPr>
          <w:rFonts w:ascii="Aptos" w:hAnsi="Aptos"/>
          <w:sz w:val="22"/>
          <w:szCs w:val="22"/>
        </w:rPr>
        <w:t xml:space="preserve">over </w:t>
      </w:r>
      <w:r w:rsidR="39C2D17B" w:rsidRPr="00014FD9">
        <w:rPr>
          <w:rFonts w:ascii="Aptos" w:hAnsi="Aptos"/>
          <w:sz w:val="22"/>
          <w:szCs w:val="22"/>
        </w:rPr>
        <w:t>five</w:t>
      </w:r>
      <w:r w:rsidR="565D5BF8" w:rsidRPr="00014FD9">
        <w:rPr>
          <w:rFonts w:ascii="Aptos" w:hAnsi="Aptos"/>
          <w:sz w:val="22"/>
          <w:szCs w:val="22"/>
        </w:rPr>
        <w:t xml:space="preserve"> million words of narrative evidence</w:t>
      </w:r>
      <w:r w:rsidR="32AA663F" w:rsidRPr="00014FD9">
        <w:rPr>
          <w:rFonts w:ascii="Aptos" w:hAnsi="Aptos"/>
          <w:sz w:val="22"/>
          <w:szCs w:val="22"/>
        </w:rPr>
        <w:t xml:space="preserve"> that we </w:t>
      </w:r>
      <w:r w:rsidR="565D5BF8" w:rsidRPr="00014FD9">
        <w:rPr>
          <w:rFonts w:ascii="Aptos" w:hAnsi="Aptos"/>
          <w:sz w:val="22"/>
          <w:szCs w:val="22"/>
        </w:rPr>
        <w:t xml:space="preserve">mined </w:t>
      </w:r>
      <w:r w:rsidR="29755CF8" w:rsidRPr="00014FD9">
        <w:rPr>
          <w:rFonts w:ascii="Aptos" w:hAnsi="Aptos"/>
          <w:sz w:val="22"/>
          <w:szCs w:val="22"/>
        </w:rPr>
        <w:t xml:space="preserve">to </w:t>
      </w:r>
      <w:r w:rsidR="565D5BF8" w:rsidRPr="00014FD9">
        <w:rPr>
          <w:rFonts w:ascii="Aptos" w:hAnsi="Aptos"/>
          <w:sz w:val="22"/>
          <w:szCs w:val="22"/>
        </w:rPr>
        <w:t xml:space="preserve">understand the evolution of innovation practices and patterns </w:t>
      </w:r>
      <w:r w:rsidR="29755CF8" w:rsidRPr="00014FD9">
        <w:rPr>
          <w:rFonts w:ascii="Aptos" w:hAnsi="Aptos"/>
          <w:sz w:val="22"/>
          <w:szCs w:val="22"/>
        </w:rPr>
        <w:t xml:space="preserve">across </w:t>
      </w:r>
      <w:r w:rsidR="565D5BF8" w:rsidRPr="00014FD9">
        <w:rPr>
          <w:rFonts w:ascii="Aptos" w:hAnsi="Aptos"/>
          <w:sz w:val="22"/>
          <w:szCs w:val="22"/>
        </w:rPr>
        <w:t xml:space="preserve">the </w:t>
      </w:r>
      <w:r w:rsidR="29755CF8" w:rsidRPr="00014FD9">
        <w:rPr>
          <w:rFonts w:ascii="Aptos" w:hAnsi="Aptos"/>
          <w:sz w:val="22"/>
          <w:szCs w:val="22"/>
        </w:rPr>
        <w:t xml:space="preserve">World Bank </w:t>
      </w:r>
      <w:r w:rsidR="565D5BF8" w:rsidRPr="00014FD9">
        <w:rPr>
          <w:rFonts w:ascii="Aptos" w:hAnsi="Aptos"/>
          <w:sz w:val="22"/>
          <w:szCs w:val="22"/>
        </w:rPr>
        <w:t xml:space="preserve">lending portfolio. </w:t>
      </w:r>
    </w:p>
    <w:p w14:paraId="452A7864" w14:textId="77777777" w:rsidR="00A97C23" w:rsidRPr="00014FD9" w:rsidRDefault="00A97C23" w:rsidP="000A3020">
      <w:pPr>
        <w:jc w:val="both"/>
        <w:rPr>
          <w:rFonts w:ascii="Aptos" w:hAnsi="Aptos"/>
          <w:sz w:val="22"/>
          <w:szCs w:val="22"/>
        </w:rPr>
      </w:pPr>
    </w:p>
    <w:p w14:paraId="3B4404C6" w14:textId="233CC8B3" w:rsidR="00A97C23" w:rsidRPr="00014FD9" w:rsidRDefault="00A97C23" w:rsidP="244FAC12">
      <w:pPr>
        <w:pStyle w:val="Title"/>
        <w:pBdr>
          <w:top w:val="single" w:sz="4" w:space="1" w:color="auto"/>
          <w:left w:val="single" w:sz="4" w:space="4" w:color="auto"/>
          <w:bottom w:val="single" w:sz="4" w:space="1" w:color="auto"/>
          <w:right w:val="single" w:sz="4" w:space="4" w:color="auto"/>
        </w:pBdr>
        <w:spacing w:after="0"/>
        <w:jc w:val="both"/>
        <w:rPr>
          <w:rFonts w:ascii="Aptos" w:hAnsi="Aptos"/>
        </w:rPr>
      </w:pPr>
      <w:r w:rsidRPr="00014FD9">
        <w:rPr>
          <w:rFonts w:ascii="Aptos" w:hAnsi="Aptos"/>
        </w:rPr>
        <w:t xml:space="preserve">Box </w:t>
      </w:r>
      <w:r w:rsidR="00285ED2" w:rsidRPr="00014FD9">
        <w:rPr>
          <w:rFonts w:ascii="Aptos" w:hAnsi="Aptos"/>
        </w:rPr>
        <w:t>1.</w:t>
      </w:r>
      <w:r w:rsidRPr="00014FD9">
        <w:rPr>
          <w:rFonts w:ascii="Aptos" w:hAnsi="Aptos"/>
        </w:rPr>
        <w:t>1. Overview of Implementation Completion and Results Reports and Project Performance Assessment Reports</w:t>
      </w:r>
    </w:p>
    <w:p w14:paraId="4F220954" w14:textId="77777777" w:rsidR="00C96AAA" w:rsidRPr="00014FD9" w:rsidRDefault="00C96AAA" w:rsidP="244FAC1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Aptos" w:hAnsi="Aptos"/>
          <w:sz w:val="22"/>
          <w:szCs w:val="22"/>
        </w:rPr>
      </w:pPr>
    </w:p>
    <w:p w14:paraId="3B77F0EE" w14:textId="2931E8EB" w:rsidR="00A97C23" w:rsidRPr="00014FD9" w:rsidRDefault="00A97C23" w:rsidP="244FAC1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Aptos" w:hAnsi="Aptos"/>
          <w:sz w:val="22"/>
          <w:szCs w:val="22"/>
        </w:rPr>
      </w:pPr>
      <w:r w:rsidRPr="00014FD9">
        <w:rPr>
          <w:rFonts w:ascii="Aptos" w:hAnsi="Aptos"/>
          <w:sz w:val="22"/>
          <w:szCs w:val="22"/>
        </w:rPr>
        <w:t>An ICRR is the IEG validation of the World Bank team’s self-evaluation (the ICR) for a closed project. Prepared by IEG, the ICRR reviews the evidence presented in the ICR and related project files, may involve consultation with the last Task Team Leader (TTL), and provides independent ratings on Outcome, Risk to Development Outcome, Bank Performance, and Quality of M&amp;E. It is a desk-based product to ensure consistency and credibility across the World Bank’s results reporting.</w:t>
      </w:r>
    </w:p>
    <w:p w14:paraId="71D11BB5" w14:textId="77777777" w:rsidR="00C96AAA" w:rsidRPr="00014FD9" w:rsidRDefault="00C96AAA" w:rsidP="244FAC1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Aptos" w:hAnsi="Aptos"/>
          <w:sz w:val="22"/>
          <w:szCs w:val="22"/>
        </w:rPr>
      </w:pPr>
    </w:p>
    <w:p w14:paraId="03629B81" w14:textId="4FEA7D2E" w:rsidR="00A97C23" w:rsidRPr="00014FD9" w:rsidRDefault="00A97C23" w:rsidP="244FAC1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Aptos" w:hAnsi="Aptos"/>
          <w:sz w:val="22"/>
          <w:szCs w:val="22"/>
        </w:rPr>
      </w:pPr>
      <w:r w:rsidRPr="00014FD9">
        <w:rPr>
          <w:rFonts w:ascii="Aptos" w:hAnsi="Aptos"/>
          <w:sz w:val="22"/>
          <w:szCs w:val="22"/>
        </w:rPr>
        <w:t>An ICRR typically covers project data; objectives and components; relevance; achievement of objectives against the results framework; efficiency; overall outcome rating; risk to development outcome; World Bank performance; quality of M&amp;E; lessons learned; and whether a fuller field assessment is recommended.</w:t>
      </w:r>
    </w:p>
    <w:p w14:paraId="0AB83DAF" w14:textId="77777777" w:rsidR="00C96AAA" w:rsidRPr="00014FD9" w:rsidRDefault="00C96AAA" w:rsidP="244FAC1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Aptos" w:hAnsi="Aptos"/>
          <w:sz w:val="22"/>
          <w:szCs w:val="22"/>
        </w:rPr>
      </w:pPr>
    </w:p>
    <w:p w14:paraId="78F44A73" w14:textId="7CF98034" w:rsidR="00A97C23" w:rsidRPr="00014FD9" w:rsidRDefault="00A97C23" w:rsidP="244FAC1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Aptos" w:hAnsi="Aptos"/>
          <w:sz w:val="22"/>
          <w:szCs w:val="22"/>
        </w:rPr>
      </w:pPr>
      <w:r w:rsidRPr="00014FD9">
        <w:rPr>
          <w:rFonts w:ascii="Aptos" w:hAnsi="Aptos"/>
          <w:sz w:val="22"/>
          <w:szCs w:val="22"/>
        </w:rPr>
        <w:t xml:space="preserve">PPARs are IEG’s selective, field-based, follow-up evaluations undertaken for a subset of projects where deeper learning value is expected. PPARs triangulate evidence through country missions and stakeholder interviews and provide richer analysis while confirming or updating ratings. </w:t>
      </w:r>
    </w:p>
    <w:p w14:paraId="2CB3CFBC" w14:textId="77777777" w:rsidR="0070609C" w:rsidRPr="00014FD9" w:rsidRDefault="0070609C" w:rsidP="244FAC12">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rPr>
          <w:rFonts w:ascii="Aptos" w:hAnsi="Aptos"/>
          <w:sz w:val="22"/>
          <w:szCs w:val="22"/>
        </w:rPr>
      </w:pPr>
    </w:p>
    <w:p w14:paraId="49203F8F" w14:textId="709E056C" w:rsidR="00A97C23" w:rsidRPr="00014FD9" w:rsidRDefault="00A97C23" w:rsidP="244FAC12">
      <w:pPr>
        <w:pBdr>
          <w:top w:val="single" w:sz="4" w:space="1" w:color="auto"/>
          <w:left w:val="single" w:sz="4" w:space="4" w:color="auto"/>
          <w:bottom w:val="single" w:sz="4" w:space="1" w:color="auto"/>
          <w:right w:val="single" w:sz="4" w:space="4" w:color="auto"/>
        </w:pBdr>
        <w:jc w:val="both"/>
        <w:rPr>
          <w:rFonts w:ascii="Aptos" w:hAnsi="Aptos"/>
          <w:sz w:val="22"/>
          <w:szCs w:val="22"/>
        </w:rPr>
      </w:pPr>
      <w:r w:rsidRPr="00014FD9">
        <w:rPr>
          <w:rFonts w:ascii="Aptos" w:hAnsi="Aptos"/>
          <w:sz w:val="22"/>
          <w:szCs w:val="22"/>
        </w:rPr>
        <w:t>In summary, every lending project receives an ICR prepared by World Bank management and an ICRR prepared by IEG; a smaller number of projects receive a PPAR for more in-depth, on-the-ground assessment.</w:t>
      </w:r>
    </w:p>
    <w:p w14:paraId="56FCBEAE" w14:textId="47B8C0E8" w:rsidR="0CE64C50" w:rsidRPr="00014FD9" w:rsidDel="00A97C23" w:rsidRDefault="0CE64C50" w:rsidP="244FAC12">
      <w:pPr>
        <w:jc w:val="both"/>
        <w:rPr>
          <w:rFonts w:ascii="Aptos" w:hAnsi="Aptos"/>
        </w:rPr>
      </w:pPr>
      <w:bookmarkStart w:id="24" w:name="_Toc212161320"/>
      <w:bookmarkStart w:id="25" w:name="_Toc212161400"/>
      <w:bookmarkStart w:id="26" w:name="_Toc212165674"/>
      <w:bookmarkStart w:id="27" w:name="_Toc212169866"/>
      <w:bookmarkStart w:id="28" w:name="_Toc212170276"/>
      <w:bookmarkStart w:id="29" w:name="_Toc212170386"/>
      <w:bookmarkStart w:id="30" w:name="_Toc212170490"/>
      <w:bookmarkStart w:id="31" w:name="_Toc212170653"/>
      <w:bookmarkStart w:id="32" w:name="_Toc212170815"/>
      <w:bookmarkStart w:id="33" w:name="_Toc212174626"/>
      <w:bookmarkStart w:id="34" w:name="_Toc212174863"/>
      <w:bookmarkStart w:id="35" w:name="_Toc212174910"/>
      <w:bookmarkStart w:id="36" w:name="_Toc212174957"/>
      <w:bookmarkStart w:id="37" w:name="_Toc212189753"/>
      <w:bookmarkStart w:id="38" w:name="_Toc212189828"/>
      <w:bookmarkStart w:id="39" w:name="_Toc212189874"/>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14:paraId="237D5279" w14:textId="10DF06BF" w:rsidR="009D78B9" w:rsidRPr="00014FD9" w:rsidRDefault="00B0156A" w:rsidP="244FAC12">
      <w:pPr>
        <w:pStyle w:val="Heading2"/>
        <w:spacing w:after="0" w:afterAutospacing="0"/>
        <w:rPr>
          <w:rFonts w:ascii="Aptos" w:hAnsi="Aptos"/>
        </w:rPr>
      </w:pPr>
      <w:bookmarkStart w:id="40" w:name="_Toc212189882"/>
      <w:bookmarkStart w:id="41" w:name="_Toc215657578"/>
      <w:bookmarkStart w:id="42" w:name="_Toc222450681"/>
      <w:r w:rsidRPr="00014FD9">
        <w:rPr>
          <w:rFonts w:ascii="Aptos" w:hAnsi="Aptos"/>
        </w:rPr>
        <w:t xml:space="preserve">Tools </w:t>
      </w:r>
      <w:r w:rsidR="005F54C2" w:rsidRPr="00014FD9">
        <w:rPr>
          <w:rFonts w:ascii="Aptos" w:hAnsi="Aptos"/>
        </w:rPr>
        <w:t xml:space="preserve">and </w:t>
      </w:r>
      <w:r w:rsidR="00506F63" w:rsidRPr="00014FD9">
        <w:rPr>
          <w:rFonts w:ascii="Aptos" w:hAnsi="Aptos"/>
        </w:rPr>
        <w:t xml:space="preserve">Environments </w:t>
      </w:r>
      <w:r w:rsidRPr="00014FD9">
        <w:rPr>
          <w:rFonts w:ascii="Aptos" w:hAnsi="Aptos"/>
        </w:rPr>
        <w:t>Used</w:t>
      </w:r>
      <w:bookmarkEnd w:id="40"/>
      <w:bookmarkEnd w:id="41"/>
      <w:bookmarkEnd w:id="42"/>
      <w:r w:rsidR="000D2AC6" w:rsidRPr="00014FD9">
        <w:rPr>
          <w:rFonts w:ascii="Aptos" w:hAnsi="Aptos"/>
        </w:rPr>
        <w:t xml:space="preserve"> </w:t>
      </w:r>
    </w:p>
    <w:p w14:paraId="43BC400C" w14:textId="77777777" w:rsidR="00C96AAA" w:rsidRPr="00014FD9" w:rsidRDefault="00C96AAA" w:rsidP="000A3020">
      <w:pPr>
        <w:jc w:val="both"/>
        <w:rPr>
          <w:rFonts w:ascii="Aptos" w:hAnsi="Aptos"/>
          <w:sz w:val="22"/>
          <w:szCs w:val="22"/>
        </w:rPr>
      </w:pPr>
    </w:p>
    <w:p w14:paraId="706EDD9A" w14:textId="581B557E" w:rsidR="00B535E0" w:rsidRPr="00014FD9" w:rsidRDefault="00053AAC" w:rsidP="00B94645">
      <w:pPr>
        <w:jc w:val="both"/>
        <w:rPr>
          <w:rFonts w:ascii="Aptos" w:hAnsi="Aptos"/>
          <w:sz w:val="22"/>
          <w:szCs w:val="22"/>
        </w:rPr>
      </w:pPr>
      <w:r w:rsidRPr="00014FD9">
        <w:rPr>
          <w:rFonts w:ascii="Aptos" w:hAnsi="Aptos"/>
          <w:b/>
          <w:bCs/>
          <w:sz w:val="22"/>
          <w:szCs w:val="22"/>
        </w:rPr>
        <w:t>We</w:t>
      </w:r>
      <w:r w:rsidR="005F54C2" w:rsidRPr="00014FD9">
        <w:rPr>
          <w:rFonts w:ascii="Aptos" w:hAnsi="Aptos"/>
          <w:b/>
          <w:bCs/>
          <w:sz w:val="22"/>
          <w:szCs w:val="22"/>
        </w:rPr>
        <w:t xml:space="preserve"> used </w:t>
      </w:r>
      <w:r w:rsidR="00A55433" w:rsidRPr="00014FD9">
        <w:rPr>
          <w:rFonts w:ascii="Aptos" w:hAnsi="Aptos"/>
          <w:b/>
          <w:bCs/>
          <w:sz w:val="22"/>
          <w:szCs w:val="22"/>
        </w:rPr>
        <w:t>GenAI</w:t>
      </w:r>
      <w:r w:rsidR="008367DB" w:rsidRPr="00014FD9">
        <w:rPr>
          <w:rFonts w:ascii="Aptos" w:hAnsi="Aptos"/>
          <w:b/>
          <w:bCs/>
          <w:sz w:val="22"/>
          <w:szCs w:val="22"/>
        </w:rPr>
        <w:t xml:space="preserve"> </w:t>
      </w:r>
      <w:r w:rsidR="008131BC" w:rsidRPr="00014FD9">
        <w:rPr>
          <w:rFonts w:ascii="Aptos" w:hAnsi="Aptos"/>
          <w:b/>
          <w:bCs/>
          <w:sz w:val="22"/>
          <w:szCs w:val="22"/>
        </w:rPr>
        <w:t xml:space="preserve">tools </w:t>
      </w:r>
      <w:r w:rsidR="008367DB" w:rsidRPr="00014FD9">
        <w:rPr>
          <w:rFonts w:ascii="Aptos" w:hAnsi="Aptos"/>
          <w:b/>
          <w:bCs/>
          <w:sz w:val="22"/>
          <w:szCs w:val="22"/>
        </w:rPr>
        <w:t>and</w:t>
      </w:r>
      <w:r w:rsidR="00260F24" w:rsidRPr="00014FD9">
        <w:rPr>
          <w:rFonts w:ascii="Aptos" w:hAnsi="Aptos"/>
          <w:b/>
          <w:bCs/>
          <w:sz w:val="22"/>
          <w:szCs w:val="22"/>
        </w:rPr>
        <w:t xml:space="preserve"> </w:t>
      </w:r>
      <w:r w:rsidR="008131BC" w:rsidRPr="00014FD9">
        <w:rPr>
          <w:rFonts w:ascii="Aptos" w:hAnsi="Aptos"/>
          <w:b/>
          <w:bCs/>
          <w:sz w:val="22"/>
          <w:szCs w:val="22"/>
        </w:rPr>
        <w:t>P</w:t>
      </w:r>
      <w:r w:rsidR="00260F24" w:rsidRPr="00014FD9">
        <w:rPr>
          <w:rFonts w:ascii="Aptos" w:hAnsi="Aptos"/>
          <w:b/>
          <w:bCs/>
          <w:sz w:val="22"/>
          <w:szCs w:val="22"/>
        </w:rPr>
        <w:t xml:space="preserve">ython </w:t>
      </w:r>
      <w:r w:rsidR="00506F63" w:rsidRPr="00014FD9">
        <w:rPr>
          <w:rFonts w:ascii="Aptos" w:hAnsi="Aptos"/>
          <w:b/>
          <w:bCs/>
          <w:sz w:val="22"/>
          <w:szCs w:val="22"/>
        </w:rPr>
        <w:t xml:space="preserve">libraries </w:t>
      </w:r>
      <w:r w:rsidR="008131BC" w:rsidRPr="00014FD9">
        <w:rPr>
          <w:rFonts w:ascii="Aptos" w:hAnsi="Aptos"/>
          <w:b/>
          <w:bCs/>
          <w:sz w:val="22"/>
          <w:szCs w:val="22"/>
        </w:rPr>
        <w:t xml:space="preserve">to complete </w:t>
      </w:r>
      <w:r w:rsidR="005F54C2" w:rsidRPr="00014FD9">
        <w:rPr>
          <w:rFonts w:ascii="Aptos" w:hAnsi="Aptos"/>
          <w:b/>
          <w:bCs/>
          <w:sz w:val="22"/>
          <w:szCs w:val="22"/>
        </w:rPr>
        <w:t xml:space="preserve">the </w:t>
      </w:r>
      <w:r w:rsidR="008131BC" w:rsidRPr="00014FD9">
        <w:rPr>
          <w:rFonts w:ascii="Aptos" w:hAnsi="Aptos"/>
          <w:b/>
          <w:bCs/>
          <w:sz w:val="22"/>
          <w:szCs w:val="22"/>
        </w:rPr>
        <w:t>analysis</w:t>
      </w:r>
      <w:r w:rsidR="008131BC" w:rsidRPr="00014FD9">
        <w:rPr>
          <w:rFonts w:ascii="Aptos" w:hAnsi="Aptos"/>
          <w:sz w:val="22"/>
          <w:szCs w:val="22"/>
        </w:rPr>
        <w:t>.</w:t>
      </w:r>
      <w:r w:rsidR="004E5227" w:rsidRPr="00014FD9">
        <w:rPr>
          <w:rFonts w:ascii="Aptos" w:hAnsi="Aptos"/>
          <w:sz w:val="22"/>
          <w:szCs w:val="22"/>
        </w:rPr>
        <w:t xml:space="preserve"> </w:t>
      </w:r>
      <w:r w:rsidR="31B43E04" w:rsidRPr="00014FD9">
        <w:rPr>
          <w:rFonts w:ascii="Aptos" w:hAnsi="Aptos"/>
          <w:sz w:val="22"/>
          <w:szCs w:val="22"/>
        </w:rPr>
        <w:t>GenAI</w:t>
      </w:r>
      <w:r w:rsidR="510F418A" w:rsidRPr="00014FD9">
        <w:rPr>
          <w:rFonts w:ascii="Aptos" w:hAnsi="Aptos"/>
          <w:sz w:val="22"/>
          <w:szCs w:val="22"/>
        </w:rPr>
        <w:t xml:space="preserve"> tools </w:t>
      </w:r>
      <w:r w:rsidR="009C358E" w:rsidRPr="00014FD9">
        <w:rPr>
          <w:rFonts w:ascii="Aptos" w:hAnsi="Aptos"/>
          <w:sz w:val="22"/>
          <w:szCs w:val="22"/>
        </w:rPr>
        <w:t xml:space="preserve">were used to: </w:t>
      </w:r>
      <w:r w:rsidR="00605FFE" w:rsidRPr="00014FD9">
        <w:rPr>
          <w:rFonts w:ascii="Aptos" w:hAnsi="Aptos"/>
          <w:sz w:val="22"/>
          <w:szCs w:val="22"/>
        </w:rPr>
        <w:t>(</w:t>
      </w:r>
      <w:proofErr w:type="spellStart"/>
      <w:r w:rsidR="00605FFE" w:rsidRPr="00014FD9">
        <w:rPr>
          <w:rFonts w:ascii="Aptos" w:hAnsi="Aptos"/>
          <w:sz w:val="22"/>
          <w:szCs w:val="22"/>
        </w:rPr>
        <w:t>i</w:t>
      </w:r>
      <w:proofErr w:type="spellEnd"/>
      <w:r w:rsidR="00605FFE" w:rsidRPr="00014FD9">
        <w:rPr>
          <w:rFonts w:ascii="Aptos" w:hAnsi="Aptos"/>
          <w:sz w:val="22"/>
          <w:szCs w:val="22"/>
        </w:rPr>
        <w:t>) conduct the literature review (</w:t>
      </w:r>
      <w:r w:rsidR="009C358E" w:rsidRPr="00014FD9">
        <w:rPr>
          <w:rFonts w:ascii="Aptos" w:hAnsi="Aptos"/>
          <w:sz w:val="22"/>
          <w:szCs w:val="22"/>
        </w:rPr>
        <w:t>Elicit and Perplexity</w:t>
      </w:r>
      <w:r w:rsidR="00605FFE" w:rsidRPr="00014FD9">
        <w:rPr>
          <w:rFonts w:ascii="Aptos" w:hAnsi="Aptos"/>
          <w:sz w:val="22"/>
          <w:szCs w:val="22"/>
        </w:rPr>
        <w:t xml:space="preserve">), </w:t>
      </w:r>
      <w:r w:rsidR="00D5240C" w:rsidRPr="00014FD9">
        <w:rPr>
          <w:rFonts w:ascii="Aptos" w:hAnsi="Aptos"/>
          <w:sz w:val="22"/>
          <w:szCs w:val="22"/>
        </w:rPr>
        <w:t>and</w:t>
      </w:r>
      <w:r w:rsidR="009C358E" w:rsidRPr="00014FD9">
        <w:rPr>
          <w:rFonts w:ascii="Aptos" w:hAnsi="Aptos"/>
          <w:sz w:val="22"/>
          <w:szCs w:val="22"/>
        </w:rPr>
        <w:t xml:space="preserve"> </w:t>
      </w:r>
      <w:r w:rsidR="01C17BDA" w:rsidRPr="00014FD9">
        <w:rPr>
          <w:rFonts w:ascii="Aptos" w:hAnsi="Aptos"/>
          <w:sz w:val="22"/>
          <w:szCs w:val="22"/>
        </w:rPr>
        <w:t>(</w:t>
      </w:r>
      <w:r w:rsidR="75E9AA03" w:rsidRPr="00014FD9">
        <w:rPr>
          <w:rFonts w:ascii="Aptos" w:hAnsi="Aptos"/>
          <w:sz w:val="22"/>
          <w:szCs w:val="22"/>
        </w:rPr>
        <w:t>i</w:t>
      </w:r>
      <w:r w:rsidR="00D5240C" w:rsidRPr="00014FD9">
        <w:rPr>
          <w:rFonts w:ascii="Aptos" w:hAnsi="Aptos"/>
          <w:sz w:val="22"/>
          <w:szCs w:val="22"/>
        </w:rPr>
        <w:t>i</w:t>
      </w:r>
      <w:r w:rsidR="75E9AA03" w:rsidRPr="00014FD9">
        <w:rPr>
          <w:rFonts w:ascii="Aptos" w:hAnsi="Aptos"/>
          <w:sz w:val="22"/>
          <w:szCs w:val="22"/>
        </w:rPr>
        <w:t xml:space="preserve">) </w:t>
      </w:r>
      <w:r w:rsidR="6C8F4735" w:rsidRPr="00014FD9">
        <w:rPr>
          <w:rFonts w:ascii="Aptos" w:hAnsi="Aptos"/>
          <w:sz w:val="22"/>
          <w:szCs w:val="22"/>
        </w:rPr>
        <w:t xml:space="preserve">test the quality of outputs </w:t>
      </w:r>
      <w:r w:rsidR="01C17BDA" w:rsidRPr="00014FD9">
        <w:rPr>
          <w:rFonts w:ascii="Aptos" w:hAnsi="Aptos"/>
          <w:sz w:val="22"/>
          <w:szCs w:val="22"/>
        </w:rPr>
        <w:t>by submitting</w:t>
      </w:r>
      <w:r w:rsidR="20A10CA5" w:rsidRPr="00014FD9">
        <w:rPr>
          <w:rFonts w:ascii="Aptos" w:hAnsi="Aptos"/>
          <w:sz w:val="22"/>
          <w:szCs w:val="22"/>
        </w:rPr>
        <w:t xml:space="preserve"> </w:t>
      </w:r>
      <w:r w:rsidR="207015BA" w:rsidRPr="00014FD9">
        <w:rPr>
          <w:rFonts w:ascii="Aptos" w:hAnsi="Aptos"/>
          <w:sz w:val="22"/>
          <w:szCs w:val="22"/>
        </w:rPr>
        <w:t>identical requests</w:t>
      </w:r>
      <w:r w:rsidR="20A10CA5" w:rsidRPr="00014FD9">
        <w:rPr>
          <w:rFonts w:ascii="Aptos" w:hAnsi="Aptos"/>
          <w:sz w:val="22"/>
          <w:szCs w:val="22"/>
        </w:rPr>
        <w:t xml:space="preserve"> to </w:t>
      </w:r>
      <w:r w:rsidR="01C17BDA" w:rsidRPr="00014FD9">
        <w:rPr>
          <w:rFonts w:ascii="Aptos" w:hAnsi="Aptos"/>
          <w:sz w:val="22"/>
          <w:szCs w:val="22"/>
        </w:rPr>
        <w:t xml:space="preserve">multiple tools </w:t>
      </w:r>
      <w:r w:rsidR="20A10CA5" w:rsidRPr="00014FD9">
        <w:rPr>
          <w:rFonts w:ascii="Aptos" w:hAnsi="Aptos"/>
          <w:sz w:val="22"/>
          <w:szCs w:val="22"/>
        </w:rPr>
        <w:t xml:space="preserve">and comparing </w:t>
      </w:r>
      <w:r w:rsidR="01C17BDA" w:rsidRPr="00014FD9">
        <w:rPr>
          <w:rFonts w:ascii="Aptos" w:hAnsi="Aptos"/>
          <w:sz w:val="22"/>
          <w:szCs w:val="22"/>
        </w:rPr>
        <w:t>results; (</w:t>
      </w:r>
      <w:r w:rsidR="26FCC413" w:rsidRPr="00014FD9">
        <w:rPr>
          <w:rFonts w:ascii="Aptos" w:hAnsi="Aptos"/>
          <w:sz w:val="22"/>
          <w:szCs w:val="22"/>
        </w:rPr>
        <w:t>ii</w:t>
      </w:r>
      <w:r w:rsidR="00D5240C" w:rsidRPr="00014FD9">
        <w:rPr>
          <w:rFonts w:ascii="Aptos" w:hAnsi="Aptos"/>
          <w:sz w:val="22"/>
          <w:szCs w:val="22"/>
        </w:rPr>
        <w:t>i</w:t>
      </w:r>
      <w:r w:rsidR="26FCC413" w:rsidRPr="00014FD9">
        <w:rPr>
          <w:rFonts w:ascii="Aptos" w:hAnsi="Aptos"/>
          <w:sz w:val="22"/>
          <w:szCs w:val="22"/>
        </w:rPr>
        <w:t>) cross</w:t>
      </w:r>
      <w:r w:rsidR="01C17BDA" w:rsidRPr="00014FD9">
        <w:rPr>
          <w:rFonts w:ascii="Aptos" w:hAnsi="Aptos"/>
          <w:sz w:val="22"/>
          <w:szCs w:val="22"/>
        </w:rPr>
        <w:t>-check</w:t>
      </w:r>
      <w:r w:rsidR="26FCC413" w:rsidRPr="00014FD9">
        <w:rPr>
          <w:rFonts w:ascii="Aptos" w:hAnsi="Aptos"/>
          <w:sz w:val="22"/>
          <w:szCs w:val="22"/>
        </w:rPr>
        <w:t xml:space="preserve"> logic by asking one tool to review </w:t>
      </w:r>
      <w:r w:rsidR="01C17BDA" w:rsidRPr="00014FD9">
        <w:rPr>
          <w:rFonts w:ascii="Aptos" w:hAnsi="Aptos"/>
          <w:sz w:val="22"/>
          <w:szCs w:val="22"/>
        </w:rPr>
        <w:t xml:space="preserve">or refine the </w:t>
      </w:r>
      <w:r w:rsidR="26FCC413" w:rsidRPr="00014FD9">
        <w:rPr>
          <w:rFonts w:ascii="Aptos" w:hAnsi="Aptos"/>
          <w:sz w:val="22"/>
          <w:szCs w:val="22"/>
        </w:rPr>
        <w:t xml:space="preserve">output </w:t>
      </w:r>
      <w:r w:rsidR="01C17BDA" w:rsidRPr="00014FD9">
        <w:rPr>
          <w:rFonts w:ascii="Aptos" w:hAnsi="Aptos"/>
          <w:sz w:val="22"/>
          <w:szCs w:val="22"/>
        </w:rPr>
        <w:t>of another</w:t>
      </w:r>
      <w:r w:rsidR="167104FD" w:rsidRPr="00014FD9">
        <w:rPr>
          <w:rFonts w:ascii="Aptos" w:hAnsi="Aptos"/>
          <w:sz w:val="22"/>
          <w:szCs w:val="22"/>
        </w:rPr>
        <w:t xml:space="preserve"> (</w:t>
      </w:r>
      <w:r w:rsidR="01C17BDA" w:rsidRPr="00014FD9">
        <w:rPr>
          <w:rFonts w:ascii="Aptos" w:hAnsi="Aptos"/>
          <w:sz w:val="22"/>
          <w:szCs w:val="22"/>
        </w:rPr>
        <w:t>for example, proposed</w:t>
      </w:r>
      <w:r w:rsidR="26FCC413" w:rsidRPr="00014FD9">
        <w:rPr>
          <w:rFonts w:ascii="Aptos" w:hAnsi="Aptos"/>
          <w:sz w:val="22"/>
          <w:szCs w:val="22"/>
        </w:rPr>
        <w:t xml:space="preserve"> hypothes</w:t>
      </w:r>
      <w:r w:rsidR="1C5568CA" w:rsidRPr="00014FD9">
        <w:rPr>
          <w:rFonts w:ascii="Aptos" w:hAnsi="Aptos"/>
          <w:sz w:val="22"/>
          <w:szCs w:val="22"/>
        </w:rPr>
        <w:t>es</w:t>
      </w:r>
      <w:r w:rsidR="167104FD" w:rsidRPr="00014FD9">
        <w:rPr>
          <w:rFonts w:ascii="Aptos" w:hAnsi="Aptos"/>
          <w:sz w:val="22"/>
          <w:szCs w:val="22"/>
        </w:rPr>
        <w:t>)</w:t>
      </w:r>
      <w:r w:rsidR="01C17BDA" w:rsidRPr="00014FD9">
        <w:rPr>
          <w:rFonts w:ascii="Aptos" w:hAnsi="Aptos"/>
          <w:sz w:val="22"/>
          <w:szCs w:val="22"/>
        </w:rPr>
        <w:t>;</w:t>
      </w:r>
      <w:r w:rsidR="20A10CA5" w:rsidRPr="00014FD9">
        <w:rPr>
          <w:rFonts w:ascii="Aptos" w:hAnsi="Aptos"/>
          <w:sz w:val="22"/>
          <w:szCs w:val="22"/>
        </w:rPr>
        <w:t xml:space="preserve"> </w:t>
      </w:r>
      <w:r w:rsidR="6C8F4735" w:rsidRPr="00014FD9">
        <w:rPr>
          <w:rFonts w:ascii="Aptos" w:hAnsi="Aptos"/>
          <w:sz w:val="22"/>
          <w:szCs w:val="22"/>
        </w:rPr>
        <w:t xml:space="preserve">and </w:t>
      </w:r>
      <w:r w:rsidR="01C17BDA" w:rsidRPr="00014FD9">
        <w:rPr>
          <w:rFonts w:ascii="Aptos" w:hAnsi="Aptos"/>
          <w:sz w:val="22"/>
          <w:szCs w:val="22"/>
        </w:rPr>
        <w:t>(</w:t>
      </w:r>
      <w:r w:rsidR="46110912" w:rsidRPr="00014FD9">
        <w:rPr>
          <w:rFonts w:ascii="Aptos" w:hAnsi="Aptos"/>
          <w:sz w:val="22"/>
          <w:szCs w:val="22"/>
        </w:rPr>
        <w:t>i</w:t>
      </w:r>
      <w:r w:rsidR="00D5240C" w:rsidRPr="00014FD9">
        <w:rPr>
          <w:rFonts w:ascii="Aptos" w:hAnsi="Aptos"/>
          <w:sz w:val="22"/>
          <w:szCs w:val="22"/>
        </w:rPr>
        <w:t>v</w:t>
      </w:r>
      <w:r w:rsidR="46110912" w:rsidRPr="00014FD9">
        <w:rPr>
          <w:rFonts w:ascii="Aptos" w:hAnsi="Aptos"/>
          <w:sz w:val="22"/>
          <w:szCs w:val="22"/>
        </w:rPr>
        <w:t xml:space="preserve">) </w:t>
      </w:r>
      <w:r w:rsidR="01C17BDA" w:rsidRPr="00014FD9">
        <w:rPr>
          <w:rFonts w:ascii="Aptos" w:hAnsi="Aptos"/>
          <w:sz w:val="22"/>
          <w:szCs w:val="22"/>
        </w:rPr>
        <w:t>assess</w:t>
      </w:r>
      <w:r w:rsidR="6C8F4735" w:rsidRPr="00014FD9">
        <w:rPr>
          <w:rFonts w:ascii="Aptos" w:hAnsi="Aptos"/>
          <w:sz w:val="22"/>
          <w:szCs w:val="22"/>
        </w:rPr>
        <w:t xml:space="preserve"> responsiveness to prompting</w:t>
      </w:r>
      <w:r w:rsidR="01C17BDA" w:rsidRPr="00014FD9">
        <w:rPr>
          <w:rFonts w:ascii="Aptos" w:hAnsi="Aptos"/>
          <w:sz w:val="22"/>
          <w:szCs w:val="22"/>
        </w:rPr>
        <w:t>, since identical</w:t>
      </w:r>
      <w:r w:rsidR="416958FF" w:rsidRPr="00014FD9">
        <w:rPr>
          <w:rFonts w:ascii="Aptos" w:hAnsi="Aptos"/>
          <w:sz w:val="22"/>
          <w:szCs w:val="22"/>
        </w:rPr>
        <w:t xml:space="preserve"> instructions can </w:t>
      </w:r>
      <w:r w:rsidR="01C17BDA" w:rsidRPr="00014FD9">
        <w:rPr>
          <w:rFonts w:ascii="Aptos" w:hAnsi="Aptos"/>
          <w:sz w:val="22"/>
          <w:szCs w:val="22"/>
        </w:rPr>
        <w:t>yield different outputs across models</w:t>
      </w:r>
      <w:r w:rsidR="207015BA" w:rsidRPr="00014FD9">
        <w:rPr>
          <w:rFonts w:ascii="Aptos" w:hAnsi="Aptos"/>
          <w:sz w:val="22"/>
          <w:szCs w:val="22"/>
        </w:rPr>
        <w:t>, including differences between commercial and open-source</w:t>
      </w:r>
      <w:r w:rsidR="01C17BDA" w:rsidRPr="00014FD9">
        <w:rPr>
          <w:rFonts w:ascii="Aptos" w:hAnsi="Aptos"/>
          <w:sz w:val="22"/>
          <w:szCs w:val="22"/>
        </w:rPr>
        <w:t xml:space="preserve"> providers</w:t>
      </w:r>
      <w:r w:rsidR="00D5240C" w:rsidRPr="00014FD9">
        <w:rPr>
          <w:rFonts w:ascii="Aptos" w:hAnsi="Aptos"/>
          <w:sz w:val="22"/>
          <w:szCs w:val="22"/>
        </w:rPr>
        <w:t xml:space="preserve"> (Deep</w:t>
      </w:r>
      <w:r w:rsidR="00756E7D">
        <w:rPr>
          <w:rFonts w:ascii="Aptos" w:hAnsi="Aptos"/>
          <w:sz w:val="22"/>
          <w:szCs w:val="22"/>
        </w:rPr>
        <w:t>S</w:t>
      </w:r>
      <w:r w:rsidR="00D5240C" w:rsidRPr="00014FD9">
        <w:rPr>
          <w:rFonts w:ascii="Aptos" w:hAnsi="Aptos"/>
          <w:sz w:val="22"/>
          <w:szCs w:val="22"/>
        </w:rPr>
        <w:t>eek</w:t>
      </w:r>
      <w:r w:rsidR="00756E7D">
        <w:rPr>
          <w:rFonts w:ascii="Aptos" w:hAnsi="Aptos"/>
          <w:sz w:val="22"/>
          <w:szCs w:val="22"/>
        </w:rPr>
        <w:t xml:space="preserve"> V3</w:t>
      </w:r>
      <w:r w:rsidR="00D5240C" w:rsidRPr="00014FD9">
        <w:rPr>
          <w:rFonts w:ascii="Aptos" w:hAnsi="Aptos"/>
          <w:sz w:val="22"/>
          <w:szCs w:val="22"/>
        </w:rPr>
        <w:t>, GPT-4o, GPT-5</w:t>
      </w:r>
      <w:r w:rsidR="00D5240C" w:rsidRPr="00014FD9">
        <w:rPr>
          <w:rStyle w:val="FootnoteReference"/>
          <w:rFonts w:ascii="Aptos" w:hAnsi="Aptos"/>
          <w:sz w:val="22"/>
          <w:szCs w:val="22"/>
        </w:rPr>
        <w:footnoteReference w:id="8"/>
      </w:r>
      <w:r w:rsidR="00D5240C" w:rsidRPr="00014FD9">
        <w:rPr>
          <w:rFonts w:ascii="Aptos" w:hAnsi="Aptos"/>
          <w:sz w:val="22"/>
          <w:szCs w:val="22"/>
        </w:rPr>
        <w:t>)</w:t>
      </w:r>
      <w:r w:rsidR="01C17BDA" w:rsidRPr="00014FD9">
        <w:rPr>
          <w:rFonts w:ascii="Aptos" w:hAnsi="Aptos"/>
          <w:sz w:val="22"/>
          <w:szCs w:val="22"/>
        </w:rPr>
        <w:t>.</w:t>
      </w:r>
      <w:r w:rsidR="47D32FF1" w:rsidRPr="00014FD9">
        <w:rPr>
          <w:rFonts w:ascii="Aptos" w:hAnsi="Aptos"/>
          <w:sz w:val="22"/>
          <w:szCs w:val="22"/>
        </w:rPr>
        <w:t xml:space="preserve"> </w:t>
      </w:r>
      <w:r w:rsidR="00F45650" w:rsidRPr="00014FD9">
        <w:rPr>
          <w:rFonts w:ascii="Aptos" w:hAnsi="Aptos"/>
          <w:sz w:val="22"/>
          <w:szCs w:val="22"/>
        </w:rPr>
        <w:t xml:space="preserve">Python </w:t>
      </w:r>
      <w:r w:rsidR="00506F63" w:rsidRPr="00014FD9">
        <w:rPr>
          <w:rFonts w:ascii="Aptos" w:hAnsi="Aptos"/>
          <w:sz w:val="22"/>
          <w:szCs w:val="22"/>
        </w:rPr>
        <w:t>libraries were</w:t>
      </w:r>
      <w:r w:rsidR="008131BC" w:rsidRPr="00014FD9">
        <w:rPr>
          <w:rFonts w:ascii="Aptos" w:hAnsi="Aptos"/>
          <w:sz w:val="22"/>
          <w:szCs w:val="22"/>
        </w:rPr>
        <w:t xml:space="preserve"> </w:t>
      </w:r>
      <w:r w:rsidR="004C3599" w:rsidRPr="00014FD9">
        <w:rPr>
          <w:rFonts w:ascii="Aptos" w:hAnsi="Aptos"/>
          <w:sz w:val="22"/>
          <w:szCs w:val="22"/>
        </w:rPr>
        <w:t xml:space="preserve">used </w:t>
      </w:r>
      <w:r w:rsidR="00114D4F" w:rsidRPr="00014FD9">
        <w:rPr>
          <w:rFonts w:ascii="Aptos" w:hAnsi="Aptos"/>
          <w:sz w:val="22"/>
          <w:szCs w:val="22"/>
        </w:rPr>
        <w:t xml:space="preserve">for </w:t>
      </w:r>
      <w:r w:rsidR="28D4EF5B" w:rsidRPr="00014FD9">
        <w:rPr>
          <w:rFonts w:ascii="Aptos" w:hAnsi="Aptos"/>
          <w:sz w:val="22"/>
          <w:szCs w:val="22"/>
        </w:rPr>
        <w:t xml:space="preserve">most of the </w:t>
      </w:r>
      <w:r w:rsidR="00114D4F" w:rsidRPr="00014FD9">
        <w:rPr>
          <w:rFonts w:ascii="Aptos" w:hAnsi="Aptos"/>
          <w:sz w:val="22"/>
          <w:szCs w:val="22"/>
        </w:rPr>
        <w:t>quantita</w:t>
      </w:r>
      <w:r w:rsidR="00D20D5D" w:rsidRPr="00014FD9">
        <w:rPr>
          <w:rFonts w:ascii="Aptos" w:hAnsi="Aptos"/>
          <w:sz w:val="22"/>
          <w:szCs w:val="22"/>
        </w:rPr>
        <w:t>tive analyses (</w:t>
      </w:r>
      <w:r w:rsidR="00103302" w:rsidRPr="00014FD9">
        <w:rPr>
          <w:rFonts w:ascii="Aptos" w:hAnsi="Aptos"/>
          <w:sz w:val="22"/>
          <w:szCs w:val="22"/>
        </w:rPr>
        <w:t>e.g.,</w:t>
      </w:r>
      <w:r w:rsidR="00F64BFF" w:rsidRPr="00014FD9">
        <w:rPr>
          <w:rFonts w:ascii="Aptos" w:hAnsi="Aptos"/>
          <w:sz w:val="22"/>
          <w:szCs w:val="22"/>
        </w:rPr>
        <w:t xml:space="preserve"> </w:t>
      </w:r>
      <w:r w:rsidR="004E7A57" w:rsidRPr="00014FD9">
        <w:rPr>
          <w:rFonts w:ascii="Aptos" w:hAnsi="Aptos"/>
          <w:sz w:val="22"/>
          <w:szCs w:val="22"/>
        </w:rPr>
        <w:t xml:space="preserve">counting </w:t>
      </w:r>
      <w:r w:rsidR="00EE33EC" w:rsidRPr="00014FD9">
        <w:rPr>
          <w:rFonts w:ascii="Aptos" w:hAnsi="Aptos"/>
          <w:sz w:val="22"/>
          <w:szCs w:val="22"/>
        </w:rPr>
        <w:t xml:space="preserve">the occurrences of </w:t>
      </w:r>
      <w:r w:rsidR="004E7A57" w:rsidRPr="00014FD9">
        <w:rPr>
          <w:rFonts w:ascii="Aptos" w:hAnsi="Aptos"/>
          <w:sz w:val="22"/>
          <w:szCs w:val="22"/>
        </w:rPr>
        <w:t>terms)</w:t>
      </w:r>
      <w:r w:rsidR="00AC063B" w:rsidRPr="00014FD9">
        <w:rPr>
          <w:rFonts w:ascii="Aptos" w:hAnsi="Aptos"/>
          <w:sz w:val="22"/>
          <w:szCs w:val="22"/>
        </w:rPr>
        <w:t xml:space="preserve"> </w:t>
      </w:r>
      <w:r w:rsidR="0057009D" w:rsidRPr="00014FD9">
        <w:rPr>
          <w:rFonts w:ascii="Aptos" w:hAnsi="Aptos"/>
          <w:sz w:val="22"/>
          <w:szCs w:val="22"/>
        </w:rPr>
        <w:t>given the proven tendency of large language models (</w:t>
      </w:r>
      <w:r w:rsidR="5AB69B5D" w:rsidRPr="00014FD9">
        <w:rPr>
          <w:rFonts w:ascii="Aptos" w:hAnsi="Aptos"/>
          <w:sz w:val="22"/>
          <w:szCs w:val="22"/>
        </w:rPr>
        <w:t>LLMs</w:t>
      </w:r>
      <w:r w:rsidR="0057009D" w:rsidRPr="00014FD9">
        <w:rPr>
          <w:rFonts w:ascii="Aptos" w:hAnsi="Aptos"/>
          <w:sz w:val="22"/>
          <w:szCs w:val="22"/>
        </w:rPr>
        <w:t>)</w:t>
      </w:r>
      <w:r w:rsidR="660CF056" w:rsidRPr="00014FD9">
        <w:rPr>
          <w:rFonts w:ascii="Aptos" w:hAnsi="Aptos"/>
          <w:sz w:val="22"/>
          <w:szCs w:val="22"/>
        </w:rPr>
        <w:t xml:space="preserve"> </w:t>
      </w:r>
      <w:r w:rsidR="01D46041" w:rsidRPr="00014FD9">
        <w:rPr>
          <w:rFonts w:ascii="Aptos" w:hAnsi="Aptos"/>
          <w:sz w:val="22"/>
          <w:szCs w:val="22"/>
        </w:rPr>
        <w:t>to hallucinate</w:t>
      </w:r>
      <w:r w:rsidR="007C034A" w:rsidRPr="00014FD9">
        <w:rPr>
          <w:rFonts w:ascii="Aptos" w:hAnsi="Aptos"/>
          <w:sz w:val="22"/>
          <w:szCs w:val="22"/>
        </w:rPr>
        <w:t xml:space="preserve"> </w:t>
      </w:r>
      <w:r w:rsidR="01D46041" w:rsidRPr="00014FD9">
        <w:rPr>
          <w:rFonts w:ascii="Aptos" w:hAnsi="Aptos"/>
          <w:sz w:val="22"/>
          <w:szCs w:val="22"/>
        </w:rPr>
        <w:t xml:space="preserve">when </w:t>
      </w:r>
      <w:r w:rsidR="0057009D" w:rsidRPr="00014FD9">
        <w:rPr>
          <w:rFonts w:ascii="Aptos" w:hAnsi="Aptos"/>
          <w:sz w:val="22"/>
          <w:szCs w:val="22"/>
        </w:rPr>
        <w:t>handling the</w:t>
      </w:r>
      <w:r w:rsidR="00F163B1" w:rsidRPr="00014FD9">
        <w:rPr>
          <w:rFonts w:ascii="Aptos" w:hAnsi="Aptos"/>
          <w:sz w:val="22"/>
          <w:szCs w:val="22"/>
        </w:rPr>
        <w:t xml:space="preserve"> quantitative analysis </w:t>
      </w:r>
      <w:r w:rsidR="044F2664" w:rsidRPr="00014FD9">
        <w:rPr>
          <w:rFonts w:ascii="Aptos" w:hAnsi="Aptos"/>
          <w:sz w:val="22"/>
          <w:szCs w:val="22"/>
        </w:rPr>
        <w:t>of</w:t>
      </w:r>
      <w:r w:rsidR="660CF056" w:rsidRPr="00014FD9">
        <w:rPr>
          <w:rFonts w:ascii="Aptos" w:hAnsi="Aptos"/>
          <w:sz w:val="22"/>
          <w:szCs w:val="22"/>
        </w:rPr>
        <w:t xml:space="preserve"> </w:t>
      </w:r>
      <w:r w:rsidR="007C034A" w:rsidRPr="00014FD9">
        <w:rPr>
          <w:rFonts w:ascii="Aptos" w:hAnsi="Aptos"/>
          <w:sz w:val="22"/>
          <w:szCs w:val="22"/>
        </w:rPr>
        <w:t xml:space="preserve">large </w:t>
      </w:r>
      <w:r w:rsidR="4BDAC8ED" w:rsidRPr="00014FD9">
        <w:rPr>
          <w:rFonts w:ascii="Aptos" w:hAnsi="Aptos"/>
          <w:sz w:val="22"/>
          <w:szCs w:val="22"/>
        </w:rPr>
        <w:t>datasets.</w:t>
      </w:r>
      <w:r w:rsidR="007C034A" w:rsidRPr="00014FD9">
        <w:rPr>
          <w:rFonts w:ascii="Aptos" w:hAnsi="Aptos"/>
          <w:sz w:val="22"/>
          <w:szCs w:val="22"/>
        </w:rPr>
        <w:t xml:space="preserve"> </w:t>
      </w:r>
      <w:r w:rsidR="00506F63" w:rsidRPr="00014FD9">
        <w:rPr>
          <w:rFonts w:ascii="Aptos" w:hAnsi="Aptos"/>
          <w:sz w:val="22"/>
          <w:szCs w:val="22"/>
        </w:rPr>
        <w:t xml:space="preserve">This approach provided </w:t>
      </w:r>
      <w:r w:rsidR="00F45650" w:rsidRPr="00014FD9">
        <w:rPr>
          <w:rFonts w:ascii="Aptos" w:hAnsi="Aptos"/>
          <w:sz w:val="22"/>
          <w:szCs w:val="22"/>
        </w:rPr>
        <w:t>clear</w:t>
      </w:r>
      <w:r w:rsidR="41FB7857" w:rsidRPr="00014FD9">
        <w:rPr>
          <w:rFonts w:ascii="Aptos" w:hAnsi="Aptos"/>
          <w:sz w:val="22"/>
          <w:szCs w:val="22"/>
        </w:rPr>
        <w:t xml:space="preserve"> reproducible </w:t>
      </w:r>
      <w:r w:rsidR="00F45650" w:rsidRPr="00014FD9">
        <w:rPr>
          <w:rFonts w:ascii="Aptos" w:hAnsi="Aptos"/>
          <w:sz w:val="22"/>
          <w:szCs w:val="22"/>
        </w:rPr>
        <w:t>metrics</w:t>
      </w:r>
      <w:r w:rsidR="00683C4E" w:rsidRPr="00014FD9">
        <w:rPr>
          <w:rFonts w:ascii="Aptos" w:hAnsi="Aptos"/>
          <w:sz w:val="22"/>
          <w:szCs w:val="22"/>
        </w:rPr>
        <w:t>,</w:t>
      </w:r>
      <w:r w:rsidR="00BD7219" w:rsidRPr="00014FD9">
        <w:rPr>
          <w:rFonts w:ascii="Aptos" w:hAnsi="Aptos"/>
          <w:sz w:val="22"/>
          <w:szCs w:val="22"/>
        </w:rPr>
        <w:t xml:space="preserve"> coupled with </w:t>
      </w:r>
      <w:r w:rsidR="00553743" w:rsidRPr="00014FD9">
        <w:rPr>
          <w:rFonts w:ascii="Aptos" w:hAnsi="Aptos"/>
          <w:sz w:val="22"/>
          <w:szCs w:val="22"/>
        </w:rPr>
        <w:t xml:space="preserve">manual </w:t>
      </w:r>
      <w:r w:rsidR="00C3084C" w:rsidRPr="00014FD9">
        <w:rPr>
          <w:rFonts w:ascii="Aptos" w:hAnsi="Aptos"/>
          <w:sz w:val="22"/>
          <w:szCs w:val="22"/>
        </w:rPr>
        <w:t>due diligence and quality control</w:t>
      </w:r>
      <w:r w:rsidR="00BD7219" w:rsidRPr="00014FD9">
        <w:rPr>
          <w:rFonts w:ascii="Aptos" w:hAnsi="Aptos"/>
          <w:sz w:val="22"/>
          <w:szCs w:val="22"/>
        </w:rPr>
        <w:t>s.</w:t>
      </w:r>
      <w:r w:rsidR="00BF20AD" w:rsidRPr="00014FD9">
        <w:rPr>
          <w:rFonts w:ascii="Aptos" w:hAnsi="Aptos"/>
          <w:sz w:val="22"/>
          <w:szCs w:val="22"/>
        </w:rPr>
        <w:t xml:space="preserve"> </w:t>
      </w:r>
    </w:p>
    <w:p w14:paraId="040FC80F" w14:textId="4E98C2FE" w:rsidR="005E27E6" w:rsidRPr="00014FD9" w:rsidRDefault="252EA275" w:rsidP="244FAC12">
      <w:pPr>
        <w:pStyle w:val="Heading2"/>
        <w:spacing w:after="0" w:afterAutospacing="0"/>
        <w:rPr>
          <w:rStyle w:val="Strong"/>
          <w:rFonts w:ascii="Aptos" w:hAnsi="Aptos"/>
          <w:b/>
        </w:rPr>
      </w:pPr>
      <w:bookmarkStart w:id="43" w:name="_Toc212189883"/>
      <w:bookmarkStart w:id="44" w:name="_Toc215657579"/>
      <w:bookmarkStart w:id="45" w:name="_Toc222450682"/>
      <w:r w:rsidRPr="00014FD9">
        <w:rPr>
          <w:rStyle w:val="Strong"/>
          <w:rFonts w:ascii="Aptos" w:hAnsi="Aptos"/>
          <w:b/>
        </w:rPr>
        <w:t xml:space="preserve">Core </w:t>
      </w:r>
      <w:r w:rsidR="00EE33EC" w:rsidRPr="00014FD9">
        <w:rPr>
          <w:rStyle w:val="Strong"/>
          <w:rFonts w:ascii="Aptos" w:hAnsi="Aptos"/>
          <w:b/>
        </w:rPr>
        <w:t>Elements</w:t>
      </w:r>
      <w:r w:rsidR="00E47993" w:rsidRPr="00014FD9">
        <w:rPr>
          <w:rStyle w:val="Strong"/>
          <w:rFonts w:ascii="Aptos" w:hAnsi="Aptos"/>
          <w:b/>
        </w:rPr>
        <w:t xml:space="preserve"> </w:t>
      </w:r>
      <w:r w:rsidRPr="00014FD9">
        <w:rPr>
          <w:rStyle w:val="Strong"/>
          <w:rFonts w:ascii="Aptos" w:hAnsi="Aptos"/>
          <w:b/>
        </w:rPr>
        <w:t>of the Analysis</w:t>
      </w:r>
      <w:bookmarkEnd w:id="43"/>
      <w:bookmarkEnd w:id="44"/>
      <w:bookmarkEnd w:id="45"/>
    </w:p>
    <w:p w14:paraId="6B7BDA82" w14:textId="77777777" w:rsidR="00C96AAA" w:rsidRPr="00014FD9" w:rsidRDefault="00C96AAA" w:rsidP="000A3020">
      <w:pPr>
        <w:rPr>
          <w:rFonts w:ascii="Aptos" w:hAnsi="Aptos"/>
          <w:sz w:val="22"/>
          <w:szCs w:val="22"/>
        </w:rPr>
      </w:pPr>
    </w:p>
    <w:p w14:paraId="4FDC137E" w14:textId="047B5B62" w:rsidR="006224EB" w:rsidRPr="00014FD9" w:rsidRDefault="00733921" w:rsidP="244FAC12">
      <w:pPr>
        <w:rPr>
          <w:rFonts w:ascii="Aptos" w:hAnsi="Aptos"/>
          <w:sz w:val="22"/>
          <w:szCs w:val="22"/>
        </w:rPr>
      </w:pPr>
      <w:r w:rsidRPr="00014FD9">
        <w:rPr>
          <w:rFonts w:ascii="Aptos" w:hAnsi="Aptos"/>
          <w:b/>
          <w:bCs/>
          <w:sz w:val="22"/>
          <w:szCs w:val="22"/>
        </w:rPr>
        <w:t>E</w:t>
      </w:r>
      <w:r w:rsidR="00A97C23" w:rsidRPr="00014FD9">
        <w:rPr>
          <w:rFonts w:ascii="Aptos" w:hAnsi="Aptos"/>
          <w:b/>
          <w:bCs/>
          <w:sz w:val="22"/>
          <w:szCs w:val="22"/>
        </w:rPr>
        <w:t>ight core elements</w:t>
      </w:r>
      <w:r w:rsidR="004E61C4" w:rsidRPr="00014FD9">
        <w:rPr>
          <w:rFonts w:ascii="Aptos" w:hAnsi="Aptos"/>
          <w:b/>
          <w:bCs/>
          <w:sz w:val="22"/>
          <w:szCs w:val="22"/>
        </w:rPr>
        <w:t xml:space="preserve"> </w:t>
      </w:r>
      <w:r w:rsidRPr="00014FD9">
        <w:rPr>
          <w:rFonts w:ascii="Aptos" w:hAnsi="Aptos"/>
          <w:b/>
          <w:bCs/>
          <w:sz w:val="22"/>
          <w:szCs w:val="22"/>
        </w:rPr>
        <w:t>were used to map and analyze innovation across the portfolio</w:t>
      </w:r>
      <w:r w:rsidRPr="00014FD9">
        <w:rPr>
          <w:rFonts w:ascii="Aptos" w:hAnsi="Aptos"/>
          <w:sz w:val="22"/>
          <w:szCs w:val="22"/>
        </w:rPr>
        <w:t>:</w:t>
      </w:r>
    </w:p>
    <w:p w14:paraId="0A896AAF" w14:textId="0E6A9F4C" w:rsidR="0048289F" w:rsidRPr="00014FD9" w:rsidRDefault="00844C36" w:rsidP="244FAC12">
      <w:pPr>
        <w:pStyle w:val="ListParagraph"/>
        <w:numPr>
          <w:ilvl w:val="0"/>
          <w:numId w:val="94"/>
        </w:numPr>
        <w:jc w:val="both"/>
        <w:rPr>
          <w:rFonts w:ascii="Aptos" w:hAnsi="Aptos"/>
          <w:sz w:val="22"/>
          <w:szCs w:val="22"/>
        </w:rPr>
      </w:pPr>
      <w:r w:rsidRPr="00014FD9">
        <w:rPr>
          <w:rFonts w:ascii="Aptos" w:hAnsi="Aptos"/>
          <w:b/>
          <w:bCs/>
          <w:sz w:val="22"/>
          <w:szCs w:val="22"/>
        </w:rPr>
        <w:t xml:space="preserve">Innovation </w:t>
      </w:r>
      <w:r w:rsidR="6342E93A" w:rsidRPr="00014FD9">
        <w:rPr>
          <w:rFonts w:ascii="Aptos" w:hAnsi="Aptos"/>
          <w:b/>
          <w:bCs/>
          <w:sz w:val="22"/>
          <w:szCs w:val="22"/>
        </w:rPr>
        <w:t>K</w:t>
      </w:r>
      <w:r w:rsidRPr="00014FD9">
        <w:rPr>
          <w:rFonts w:ascii="Aptos" w:hAnsi="Aptos"/>
          <w:b/>
          <w:bCs/>
          <w:sz w:val="22"/>
          <w:szCs w:val="22"/>
        </w:rPr>
        <w:t xml:space="preserve">eyword </w:t>
      </w:r>
      <w:r w:rsidR="4D7097D6" w:rsidRPr="00014FD9">
        <w:rPr>
          <w:rFonts w:ascii="Aptos" w:hAnsi="Aptos"/>
          <w:b/>
          <w:bCs/>
          <w:sz w:val="22"/>
          <w:szCs w:val="22"/>
        </w:rPr>
        <w:t>D</w:t>
      </w:r>
      <w:r w:rsidRPr="00014FD9">
        <w:rPr>
          <w:rFonts w:ascii="Aptos" w:hAnsi="Aptos"/>
          <w:b/>
          <w:bCs/>
          <w:sz w:val="22"/>
          <w:szCs w:val="22"/>
        </w:rPr>
        <w:t>ictionary</w:t>
      </w:r>
      <w:r w:rsidR="005E27E6" w:rsidRPr="00014FD9">
        <w:rPr>
          <w:rFonts w:ascii="Aptos" w:hAnsi="Aptos"/>
          <w:b/>
          <w:bCs/>
          <w:sz w:val="22"/>
          <w:szCs w:val="22"/>
        </w:rPr>
        <w:t>:</w:t>
      </w:r>
      <w:r w:rsidRPr="00014FD9">
        <w:rPr>
          <w:rFonts w:ascii="Aptos" w:hAnsi="Aptos"/>
          <w:b/>
          <w:bCs/>
          <w:sz w:val="22"/>
          <w:szCs w:val="22"/>
        </w:rPr>
        <w:t xml:space="preserve"> </w:t>
      </w:r>
      <w:r w:rsidR="00184E00" w:rsidRPr="00014FD9">
        <w:rPr>
          <w:rFonts w:ascii="Aptos" w:hAnsi="Aptos"/>
          <w:sz w:val="22"/>
          <w:szCs w:val="22"/>
        </w:rPr>
        <w:t>In the absence of a clear definition of innovation, d</w:t>
      </w:r>
      <w:r w:rsidR="5483F333" w:rsidRPr="00014FD9">
        <w:rPr>
          <w:rFonts w:ascii="Aptos" w:hAnsi="Aptos"/>
          <w:sz w:val="22"/>
          <w:szCs w:val="22"/>
        </w:rPr>
        <w:t>ifferent LLMs</w:t>
      </w:r>
      <w:r w:rsidR="00535DBD" w:rsidRPr="00014FD9">
        <w:rPr>
          <w:rFonts w:ascii="Aptos" w:hAnsi="Aptos"/>
          <w:sz w:val="22"/>
          <w:szCs w:val="22"/>
        </w:rPr>
        <w:t xml:space="preserve"> </w:t>
      </w:r>
      <w:r w:rsidR="5483F333" w:rsidRPr="00014FD9">
        <w:rPr>
          <w:rFonts w:ascii="Aptos" w:hAnsi="Aptos"/>
          <w:sz w:val="22"/>
          <w:szCs w:val="22"/>
        </w:rPr>
        <w:t xml:space="preserve">were </w:t>
      </w:r>
      <w:r w:rsidR="00494F54" w:rsidRPr="00014FD9">
        <w:rPr>
          <w:rFonts w:ascii="Aptos" w:hAnsi="Aptos"/>
          <w:sz w:val="22"/>
          <w:szCs w:val="22"/>
        </w:rPr>
        <w:t xml:space="preserve">prompted </w:t>
      </w:r>
      <w:r w:rsidR="5483F333" w:rsidRPr="00014FD9">
        <w:rPr>
          <w:rFonts w:ascii="Aptos" w:hAnsi="Aptos"/>
          <w:sz w:val="22"/>
          <w:szCs w:val="22"/>
        </w:rPr>
        <w:t>to generate lists of ~200 innovation-related terms, drawing on their knowledge of innovation practice and international development. Th</w:t>
      </w:r>
      <w:r w:rsidR="000F7B30" w:rsidRPr="00014FD9">
        <w:rPr>
          <w:rFonts w:ascii="Aptos" w:hAnsi="Aptos"/>
          <w:sz w:val="22"/>
          <w:szCs w:val="22"/>
        </w:rPr>
        <w:t>e</w:t>
      </w:r>
      <w:r w:rsidR="5483F333" w:rsidRPr="00014FD9">
        <w:rPr>
          <w:rFonts w:ascii="Aptos" w:hAnsi="Aptos"/>
          <w:sz w:val="22"/>
          <w:szCs w:val="22"/>
        </w:rPr>
        <w:t xml:space="preserve"> lists were combined, duplicates removed, and the resulting pool reviewed and verified </w:t>
      </w:r>
      <w:r w:rsidR="00524DEE" w:rsidRPr="00014FD9">
        <w:rPr>
          <w:rFonts w:ascii="Aptos" w:hAnsi="Aptos"/>
          <w:sz w:val="22"/>
          <w:szCs w:val="22"/>
        </w:rPr>
        <w:t>by</w:t>
      </w:r>
      <w:r w:rsidR="5483F333" w:rsidRPr="00014FD9">
        <w:rPr>
          <w:rFonts w:ascii="Aptos" w:hAnsi="Aptos"/>
          <w:sz w:val="22"/>
          <w:szCs w:val="22"/>
        </w:rPr>
        <w:t xml:space="preserve"> the </w:t>
      </w:r>
      <w:r w:rsidR="00DC6D65" w:rsidRPr="00014FD9">
        <w:rPr>
          <w:rFonts w:ascii="Aptos" w:hAnsi="Aptos"/>
          <w:sz w:val="22"/>
          <w:szCs w:val="22"/>
        </w:rPr>
        <w:t>authors</w:t>
      </w:r>
      <w:r w:rsidR="00140BE7">
        <w:rPr>
          <w:rFonts w:ascii="Aptos" w:hAnsi="Aptos"/>
          <w:sz w:val="22"/>
          <w:szCs w:val="22"/>
        </w:rPr>
        <w:t xml:space="preserve"> as well as through automated </w:t>
      </w:r>
      <w:r w:rsidR="007D2825">
        <w:rPr>
          <w:rFonts w:ascii="Aptos" w:hAnsi="Aptos"/>
          <w:sz w:val="22"/>
          <w:szCs w:val="22"/>
        </w:rPr>
        <w:t>sensitivity checks, with edits made following review</w:t>
      </w:r>
      <w:r w:rsidR="004F7059" w:rsidRPr="00014FD9">
        <w:rPr>
          <w:rFonts w:ascii="Aptos" w:hAnsi="Aptos"/>
          <w:sz w:val="22"/>
          <w:szCs w:val="22"/>
        </w:rPr>
        <w:t>.</w:t>
      </w:r>
      <w:r w:rsidR="00184E00" w:rsidRPr="00014FD9">
        <w:rPr>
          <w:rFonts w:ascii="Aptos" w:hAnsi="Aptos"/>
          <w:sz w:val="22"/>
          <w:szCs w:val="22"/>
        </w:rPr>
        <w:t xml:space="preserve"> Future research could explore how to better calibrate models to capture sector-specific terminology. </w:t>
      </w:r>
      <w:r w:rsidR="5483F333" w:rsidRPr="00014FD9">
        <w:rPr>
          <w:rFonts w:ascii="Aptos" w:hAnsi="Aptos"/>
          <w:sz w:val="22"/>
          <w:szCs w:val="22"/>
        </w:rPr>
        <w:t xml:space="preserve">The final </w:t>
      </w:r>
      <w:r w:rsidR="0048289F" w:rsidRPr="00014FD9">
        <w:rPr>
          <w:rFonts w:ascii="Aptos" w:hAnsi="Aptos"/>
          <w:sz w:val="22"/>
          <w:szCs w:val="22"/>
        </w:rPr>
        <w:t>keyword</w:t>
      </w:r>
      <w:r w:rsidR="00494F54" w:rsidRPr="00014FD9">
        <w:rPr>
          <w:rFonts w:ascii="Aptos" w:hAnsi="Aptos"/>
          <w:sz w:val="22"/>
          <w:szCs w:val="22"/>
        </w:rPr>
        <w:t xml:space="preserve"> list</w:t>
      </w:r>
      <w:r w:rsidR="5483F333" w:rsidRPr="00014FD9">
        <w:rPr>
          <w:rFonts w:ascii="Aptos" w:hAnsi="Aptos"/>
          <w:sz w:val="22"/>
          <w:szCs w:val="22"/>
        </w:rPr>
        <w:t xml:space="preserve"> is presented</w:t>
      </w:r>
      <w:r w:rsidR="0E8CDD60" w:rsidRPr="00014FD9">
        <w:rPr>
          <w:rFonts w:ascii="Aptos" w:hAnsi="Aptos"/>
          <w:sz w:val="22"/>
          <w:szCs w:val="22"/>
        </w:rPr>
        <w:t xml:space="preserve"> in </w:t>
      </w:r>
      <w:r w:rsidR="00553743" w:rsidRPr="00014FD9">
        <w:rPr>
          <w:rFonts w:ascii="Aptos" w:hAnsi="Aptos"/>
          <w:sz w:val="22"/>
          <w:szCs w:val="22"/>
        </w:rPr>
        <w:t>Appendix</w:t>
      </w:r>
      <w:r w:rsidR="0E8CDD60" w:rsidRPr="00014FD9">
        <w:rPr>
          <w:rFonts w:ascii="Aptos" w:hAnsi="Aptos"/>
          <w:sz w:val="22"/>
          <w:szCs w:val="22"/>
        </w:rPr>
        <w:t xml:space="preserve"> </w:t>
      </w:r>
      <w:r w:rsidR="00CB3051" w:rsidRPr="00014FD9">
        <w:rPr>
          <w:rFonts w:ascii="Aptos" w:hAnsi="Aptos"/>
          <w:sz w:val="22"/>
          <w:szCs w:val="22"/>
        </w:rPr>
        <w:t>B</w:t>
      </w:r>
      <w:r w:rsidR="0E8CDD60" w:rsidRPr="00014FD9">
        <w:rPr>
          <w:rFonts w:ascii="Aptos" w:hAnsi="Aptos"/>
          <w:sz w:val="22"/>
          <w:szCs w:val="22"/>
        </w:rPr>
        <w:t>.</w:t>
      </w:r>
    </w:p>
    <w:p w14:paraId="77D9AC56" w14:textId="291BAFAC" w:rsidR="004B5A6A" w:rsidRPr="00014FD9" w:rsidRDefault="00844C36" w:rsidP="244FAC12">
      <w:pPr>
        <w:pStyle w:val="ListParagraph"/>
        <w:numPr>
          <w:ilvl w:val="0"/>
          <w:numId w:val="94"/>
        </w:numPr>
        <w:jc w:val="both"/>
        <w:rPr>
          <w:rFonts w:ascii="Aptos" w:hAnsi="Aptos"/>
          <w:sz w:val="22"/>
          <w:szCs w:val="22"/>
        </w:rPr>
      </w:pPr>
      <w:r w:rsidRPr="00014FD9">
        <w:rPr>
          <w:rFonts w:ascii="Aptos" w:hAnsi="Aptos"/>
          <w:b/>
          <w:bCs/>
          <w:sz w:val="22"/>
          <w:szCs w:val="22"/>
        </w:rPr>
        <w:t xml:space="preserve">Innovation </w:t>
      </w:r>
      <w:r w:rsidR="123209FC" w:rsidRPr="00014FD9">
        <w:rPr>
          <w:rFonts w:ascii="Aptos" w:hAnsi="Aptos"/>
          <w:b/>
          <w:bCs/>
          <w:sz w:val="22"/>
          <w:szCs w:val="22"/>
        </w:rPr>
        <w:t>I</w:t>
      </w:r>
      <w:r w:rsidR="00565F11" w:rsidRPr="00014FD9">
        <w:rPr>
          <w:rFonts w:ascii="Aptos" w:hAnsi="Aptos"/>
          <w:b/>
          <w:bCs/>
          <w:sz w:val="22"/>
          <w:szCs w:val="22"/>
        </w:rPr>
        <w:t>ndex</w:t>
      </w:r>
      <w:r w:rsidR="005E27E6" w:rsidRPr="00014FD9">
        <w:rPr>
          <w:rFonts w:ascii="Aptos" w:hAnsi="Aptos"/>
          <w:b/>
          <w:bCs/>
          <w:sz w:val="22"/>
          <w:szCs w:val="22"/>
        </w:rPr>
        <w:t>:</w:t>
      </w:r>
      <w:r w:rsidR="005E27E6" w:rsidRPr="00014FD9">
        <w:rPr>
          <w:rFonts w:ascii="Aptos" w:hAnsi="Aptos"/>
          <w:sz w:val="22"/>
          <w:szCs w:val="22"/>
        </w:rPr>
        <w:t xml:space="preserve"> </w:t>
      </w:r>
      <w:r w:rsidR="137EDC3D" w:rsidRPr="00014FD9">
        <w:rPr>
          <w:rFonts w:ascii="Aptos" w:hAnsi="Aptos"/>
          <w:sz w:val="22"/>
          <w:szCs w:val="22"/>
        </w:rPr>
        <w:t>Python scripts scan</w:t>
      </w:r>
      <w:r w:rsidR="00494F54" w:rsidRPr="00014FD9">
        <w:rPr>
          <w:rFonts w:ascii="Aptos" w:hAnsi="Aptos"/>
          <w:sz w:val="22"/>
          <w:szCs w:val="22"/>
        </w:rPr>
        <w:t>ned</w:t>
      </w:r>
      <w:r w:rsidR="137EDC3D" w:rsidRPr="00014FD9">
        <w:rPr>
          <w:rFonts w:ascii="Aptos" w:hAnsi="Aptos"/>
          <w:sz w:val="22"/>
          <w:szCs w:val="22"/>
        </w:rPr>
        <w:t xml:space="preserve"> each lesson to </w:t>
      </w:r>
      <w:r w:rsidR="00494F54" w:rsidRPr="00014FD9">
        <w:rPr>
          <w:rFonts w:ascii="Aptos" w:hAnsi="Aptos"/>
          <w:sz w:val="22"/>
          <w:szCs w:val="22"/>
        </w:rPr>
        <w:t>count occurrences of</w:t>
      </w:r>
      <w:r w:rsidR="137EDC3D" w:rsidRPr="00014FD9">
        <w:rPr>
          <w:rFonts w:ascii="Aptos" w:hAnsi="Aptos"/>
          <w:sz w:val="22"/>
          <w:szCs w:val="22"/>
        </w:rPr>
        <w:t xml:space="preserve"> innovation keywords. Based on the</w:t>
      </w:r>
      <w:r w:rsidR="00494F54" w:rsidRPr="00014FD9">
        <w:rPr>
          <w:rFonts w:ascii="Aptos" w:hAnsi="Aptos"/>
          <w:sz w:val="22"/>
          <w:szCs w:val="22"/>
        </w:rPr>
        <w:t>se</w:t>
      </w:r>
      <w:r w:rsidR="137EDC3D" w:rsidRPr="00014FD9">
        <w:rPr>
          <w:rFonts w:ascii="Aptos" w:hAnsi="Aptos"/>
          <w:sz w:val="22"/>
          <w:szCs w:val="22"/>
        </w:rPr>
        <w:t xml:space="preserve"> count</w:t>
      </w:r>
      <w:r w:rsidR="00494F54" w:rsidRPr="00014FD9">
        <w:rPr>
          <w:rFonts w:ascii="Aptos" w:hAnsi="Aptos"/>
          <w:sz w:val="22"/>
          <w:szCs w:val="22"/>
        </w:rPr>
        <w:t>s</w:t>
      </w:r>
      <w:r w:rsidR="137EDC3D" w:rsidRPr="00014FD9">
        <w:rPr>
          <w:rFonts w:ascii="Aptos" w:hAnsi="Aptos"/>
          <w:sz w:val="22"/>
          <w:szCs w:val="22"/>
        </w:rPr>
        <w:t xml:space="preserve">, </w:t>
      </w:r>
      <w:r w:rsidR="00053AAC" w:rsidRPr="00014FD9">
        <w:rPr>
          <w:rFonts w:ascii="Aptos" w:hAnsi="Aptos"/>
          <w:sz w:val="22"/>
          <w:szCs w:val="22"/>
        </w:rPr>
        <w:t>we</w:t>
      </w:r>
      <w:r w:rsidR="00494F54" w:rsidRPr="00014FD9">
        <w:rPr>
          <w:rFonts w:ascii="Aptos" w:hAnsi="Aptos"/>
          <w:sz w:val="22"/>
          <w:szCs w:val="22"/>
        </w:rPr>
        <w:t xml:space="preserve"> </w:t>
      </w:r>
      <w:r w:rsidR="501F0A8D" w:rsidRPr="00014FD9">
        <w:rPr>
          <w:rFonts w:ascii="Aptos" w:hAnsi="Aptos"/>
          <w:sz w:val="22"/>
          <w:szCs w:val="22"/>
        </w:rPr>
        <w:t xml:space="preserve">assigned projects </w:t>
      </w:r>
      <w:r w:rsidR="7074AB20" w:rsidRPr="00014FD9">
        <w:rPr>
          <w:rFonts w:ascii="Aptos" w:hAnsi="Aptos"/>
          <w:sz w:val="22"/>
          <w:szCs w:val="22"/>
        </w:rPr>
        <w:t>an</w:t>
      </w:r>
      <w:r w:rsidR="560D89A8" w:rsidRPr="00014FD9">
        <w:rPr>
          <w:rFonts w:ascii="Aptos" w:hAnsi="Aptos"/>
          <w:sz w:val="22"/>
          <w:szCs w:val="22"/>
        </w:rPr>
        <w:t xml:space="preserve"> </w:t>
      </w:r>
      <w:r w:rsidR="313046BF" w:rsidRPr="00014FD9">
        <w:rPr>
          <w:rFonts w:ascii="Aptos" w:hAnsi="Aptos"/>
          <w:sz w:val="22"/>
          <w:szCs w:val="22"/>
        </w:rPr>
        <w:t xml:space="preserve">innovativeness </w:t>
      </w:r>
      <w:r w:rsidR="560D89A8" w:rsidRPr="00014FD9">
        <w:rPr>
          <w:rFonts w:ascii="Aptos" w:hAnsi="Aptos"/>
          <w:sz w:val="22"/>
          <w:szCs w:val="22"/>
        </w:rPr>
        <w:t>score</w:t>
      </w:r>
      <w:r w:rsidR="002A4C0B" w:rsidRPr="00014FD9">
        <w:rPr>
          <w:rFonts w:ascii="Aptos" w:hAnsi="Aptos"/>
          <w:sz w:val="22"/>
          <w:szCs w:val="22"/>
        </w:rPr>
        <w:t xml:space="preserve"> of </w:t>
      </w:r>
      <w:r w:rsidR="00FD62F1" w:rsidRPr="00014FD9">
        <w:rPr>
          <w:rFonts w:ascii="Aptos" w:hAnsi="Aptos"/>
          <w:sz w:val="22"/>
          <w:szCs w:val="22"/>
        </w:rPr>
        <w:t xml:space="preserve">High, Moderate, </w:t>
      </w:r>
      <w:r w:rsidR="00494F54" w:rsidRPr="00014FD9">
        <w:rPr>
          <w:rFonts w:ascii="Aptos" w:hAnsi="Aptos"/>
          <w:sz w:val="22"/>
          <w:szCs w:val="22"/>
        </w:rPr>
        <w:t xml:space="preserve">or </w:t>
      </w:r>
      <w:r w:rsidR="00FD62F1" w:rsidRPr="00014FD9">
        <w:rPr>
          <w:rFonts w:ascii="Aptos" w:hAnsi="Aptos"/>
          <w:sz w:val="22"/>
          <w:szCs w:val="22"/>
        </w:rPr>
        <w:t>Low</w:t>
      </w:r>
      <w:r w:rsidR="7E588B3C" w:rsidRPr="00014FD9">
        <w:rPr>
          <w:rFonts w:ascii="Aptos" w:hAnsi="Aptos"/>
          <w:sz w:val="22"/>
          <w:szCs w:val="22"/>
        </w:rPr>
        <w:t>.</w:t>
      </w:r>
      <w:r w:rsidR="005454FA" w:rsidRPr="00014FD9">
        <w:rPr>
          <w:rFonts w:ascii="Aptos" w:hAnsi="Aptos"/>
          <w:sz w:val="22"/>
          <w:szCs w:val="22"/>
        </w:rPr>
        <w:t xml:space="preserve"> </w:t>
      </w:r>
      <w:r w:rsidR="00DA7F31" w:rsidRPr="00014FD9">
        <w:rPr>
          <w:rFonts w:ascii="Aptos" w:hAnsi="Aptos"/>
          <w:sz w:val="22"/>
          <w:szCs w:val="22"/>
        </w:rPr>
        <w:t>We grouped p</w:t>
      </w:r>
      <w:r w:rsidR="00D65A61" w:rsidRPr="00014FD9">
        <w:rPr>
          <w:rFonts w:ascii="Aptos" w:hAnsi="Aptos"/>
          <w:sz w:val="22"/>
          <w:szCs w:val="22"/>
        </w:rPr>
        <w:t>rojects rated</w:t>
      </w:r>
      <w:r w:rsidR="55D4814B" w:rsidRPr="00014FD9">
        <w:rPr>
          <w:rFonts w:ascii="Aptos" w:hAnsi="Aptos"/>
          <w:sz w:val="22"/>
          <w:szCs w:val="22"/>
        </w:rPr>
        <w:t xml:space="preserve"> High and Moderate </w:t>
      </w:r>
      <w:r w:rsidR="00DA7F31" w:rsidRPr="00014FD9">
        <w:rPr>
          <w:rFonts w:ascii="Aptos" w:hAnsi="Aptos"/>
          <w:sz w:val="22"/>
          <w:szCs w:val="22"/>
        </w:rPr>
        <w:t xml:space="preserve">to create </w:t>
      </w:r>
      <w:r w:rsidR="005454FA" w:rsidRPr="00014FD9">
        <w:rPr>
          <w:rFonts w:ascii="Aptos" w:hAnsi="Aptos"/>
          <w:sz w:val="22"/>
          <w:szCs w:val="22"/>
        </w:rPr>
        <w:t>a</w:t>
      </w:r>
      <w:r w:rsidR="00DA7F31" w:rsidRPr="00014FD9">
        <w:rPr>
          <w:rFonts w:ascii="Aptos" w:hAnsi="Aptos"/>
          <w:sz w:val="22"/>
          <w:szCs w:val="22"/>
        </w:rPr>
        <w:t xml:space="preserve"> subset of</w:t>
      </w:r>
      <w:r w:rsidR="004B5A6A" w:rsidRPr="00014FD9">
        <w:rPr>
          <w:rFonts w:ascii="Aptos" w:hAnsi="Aptos"/>
          <w:sz w:val="22"/>
          <w:szCs w:val="22"/>
        </w:rPr>
        <w:t xml:space="preserve"> “innovative” </w:t>
      </w:r>
      <w:r w:rsidR="00DA7F31" w:rsidRPr="00014FD9">
        <w:rPr>
          <w:rFonts w:ascii="Aptos" w:hAnsi="Aptos"/>
          <w:sz w:val="22"/>
          <w:szCs w:val="22"/>
        </w:rPr>
        <w:t>projects</w:t>
      </w:r>
      <w:r w:rsidR="004B5A6A" w:rsidRPr="00014FD9">
        <w:rPr>
          <w:rFonts w:ascii="Aptos" w:hAnsi="Aptos"/>
          <w:sz w:val="22"/>
          <w:szCs w:val="22"/>
        </w:rPr>
        <w:t xml:space="preserve">. </w:t>
      </w:r>
      <w:r w:rsidR="00D65A61" w:rsidRPr="00014FD9">
        <w:rPr>
          <w:rFonts w:ascii="Aptos" w:hAnsi="Aptos"/>
          <w:sz w:val="22"/>
          <w:szCs w:val="22"/>
        </w:rPr>
        <w:t xml:space="preserve">This Innovation </w:t>
      </w:r>
      <w:r w:rsidR="004B5A6A" w:rsidRPr="00014FD9">
        <w:rPr>
          <w:rFonts w:ascii="Aptos" w:hAnsi="Aptos"/>
          <w:sz w:val="22"/>
          <w:szCs w:val="22"/>
        </w:rPr>
        <w:t xml:space="preserve">Index was used to trace the evolution of innovativeness, map its distribution across </w:t>
      </w:r>
      <w:r w:rsidR="008F1C32" w:rsidRPr="00014FD9">
        <w:rPr>
          <w:rFonts w:ascii="Aptos" w:hAnsi="Aptos"/>
          <w:sz w:val="22"/>
          <w:szCs w:val="22"/>
        </w:rPr>
        <w:t>GPs</w:t>
      </w:r>
      <w:r w:rsidR="004B5A6A" w:rsidRPr="00014FD9">
        <w:rPr>
          <w:rFonts w:ascii="Aptos" w:hAnsi="Aptos"/>
          <w:sz w:val="22"/>
          <w:szCs w:val="22"/>
        </w:rPr>
        <w:t xml:space="preserve"> and regions, and test scaling patterns by linking High/Moderate projects to the presence of pilot </w:t>
      </w:r>
      <w:r w:rsidR="00D65A61" w:rsidRPr="00014FD9">
        <w:rPr>
          <w:rFonts w:ascii="Aptos" w:hAnsi="Aptos"/>
          <w:sz w:val="22"/>
          <w:szCs w:val="22"/>
        </w:rPr>
        <w:t xml:space="preserve">or </w:t>
      </w:r>
      <w:r w:rsidR="004B5A6A" w:rsidRPr="00014FD9">
        <w:rPr>
          <w:rFonts w:ascii="Aptos" w:hAnsi="Aptos"/>
          <w:sz w:val="22"/>
          <w:szCs w:val="22"/>
        </w:rPr>
        <w:t>scale-up language.</w:t>
      </w:r>
    </w:p>
    <w:p w14:paraId="289F5D16" w14:textId="076A5B55" w:rsidR="002A2C17" w:rsidRPr="00014FD9" w:rsidRDefault="002A2C17" w:rsidP="244FAC12">
      <w:pPr>
        <w:pStyle w:val="ListParagraph"/>
        <w:numPr>
          <w:ilvl w:val="0"/>
          <w:numId w:val="94"/>
        </w:numPr>
        <w:jc w:val="both"/>
        <w:rPr>
          <w:rFonts w:ascii="Aptos" w:hAnsi="Aptos"/>
          <w:sz w:val="22"/>
          <w:szCs w:val="22"/>
        </w:rPr>
      </w:pPr>
      <w:r w:rsidRPr="00014FD9">
        <w:rPr>
          <w:rFonts w:ascii="Aptos" w:hAnsi="Aptos"/>
          <w:b/>
          <w:bCs/>
          <w:sz w:val="22"/>
          <w:szCs w:val="22"/>
        </w:rPr>
        <w:t xml:space="preserve">Innovation Taxonomy: </w:t>
      </w:r>
      <w:r w:rsidR="00D65A61" w:rsidRPr="00014FD9">
        <w:rPr>
          <w:rFonts w:ascii="Aptos" w:hAnsi="Aptos"/>
          <w:sz w:val="22"/>
          <w:szCs w:val="22"/>
        </w:rPr>
        <w:t>From the</w:t>
      </w:r>
      <w:r w:rsidRPr="00014FD9">
        <w:rPr>
          <w:rFonts w:ascii="Aptos" w:hAnsi="Aptos"/>
          <w:sz w:val="22"/>
          <w:szCs w:val="22"/>
        </w:rPr>
        <w:t xml:space="preserve"> “innovative subset</w:t>
      </w:r>
      <w:r w:rsidR="00D65A61" w:rsidRPr="00014FD9">
        <w:rPr>
          <w:rFonts w:ascii="Aptos" w:hAnsi="Aptos"/>
          <w:sz w:val="22"/>
          <w:szCs w:val="22"/>
        </w:rPr>
        <w:t>,</w:t>
      </w:r>
      <w:r w:rsidRPr="00014FD9">
        <w:rPr>
          <w:rFonts w:ascii="Aptos" w:hAnsi="Aptos"/>
          <w:sz w:val="22"/>
          <w:szCs w:val="22"/>
        </w:rPr>
        <w:t xml:space="preserve">” </w:t>
      </w:r>
      <w:r w:rsidR="00D65A61" w:rsidRPr="00014FD9">
        <w:rPr>
          <w:rFonts w:ascii="Aptos" w:hAnsi="Aptos"/>
          <w:sz w:val="22"/>
          <w:szCs w:val="22"/>
        </w:rPr>
        <w:t xml:space="preserve">the </w:t>
      </w:r>
      <w:r w:rsidR="00DC6D65" w:rsidRPr="00014FD9">
        <w:rPr>
          <w:rFonts w:ascii="Aptos" w:hAnsi="Aptos"/>
          <w:sz w:val="22"/>
          <w:szCs w:val="22"/>
        </w:rPr>
        <w:t>authors</w:t>
      </w:r>
      <w:r w:rsidR="00D65A61" w:rsidRPr="00014FD9">
        <w:rPr>
          <w:rFonts w:ascii="Aptos" w:hAnsi="Aptos"/>
          <w:sz w:val="22"/>
          <w:szCs w:val="22"/>
        </w:rPr>
        <w:t xml:space="preserve"> </w:t>
      </w:r>
      <w:r w:rsidRPr="00014FD9">
        <w:rPr>
          <w:rFonts w:ascii="Aptos" w:hAnsi="Aptos"/>
          <w:sz w:val="22"/>
          <w:szCs w:val="22"/>
        </w:rPr>
        <w:t xml:space="preserve">prompted LLMs to surface prominent </w:t>
      </w:r>
      <w:r w:rsidR="00D65A61" w:rsidRPr="00014FD9">
        <w:rPr>
          <w:rFonts w:ascii="Aptos" w:hAnsi="Aptos"/>
          <w:sz w:val="22"/>
          <w:szCs w:val="22"/>
        </w:rPr>
        <w:t xml:space="preserve">types of </w:t>
      </w:r>
      <w:r w:rsidRPr="00014FD9">
        <w:rPr>
          <w:rFonts w:ascii="Aptos" w:hAnsi="Aptos"/>
          <w:sz w:val="22"/>
          <w:szCs w:val="22"/>
        </w:rPr>
        <w:t>innovation</w:t>
      </w:r>
      <w:r w:rsidR="00D65A61" w:rsidRPr="00014FD9">
        <w:rPr>
          <w:rFonts w:ascii="Aptos" w:hAnsi="Aptos"/>
          <w:sz w:val="22"/>
          <w:szCs w:val="22"/>
        </w:rPr>
        <w:t>. These w</w:t>
      </w:r>
      <w:r w:rsidRPr="00014FD9">
        <w:rPr>
          <w:rFonts w:ascii="Aptos" w:hAnsi="Aptos"/>
          <w:sz w:val="22"/>
          <w:szCs w:val="22"/>
        </w:rPr>
        <w:t xml:space="preserve">ere iteratively reviewed and refined into </w:t>
      </w:r>
      <w:r w:rsidR="7CA184BB" w:rsidRPr="00014FD9">
        <w:rPr>
          <w:rFonts w:ascii="Aptos" w:hAnsi="Aptos"/>
          <w:sz w:val="22"/>
          <w:szCs w:val="22"/>
        </w:rPr>
        <w:t>a</w:t>
      </w:r>
      <w:r w:rsidRPr="00014FD9">
        <w:rPr>
          <w:rFonts w:ascii="Aptos" w:hAnsi="Aptos"/>
          <w:sz w:val="22"/>
          <w:szCs w:val="22"/>
        </w:rPr>
        <w:t xml:space="preserve"> </w:t>
      </w:r>
      <w:r w:rsidR="00D65A61" w:rsidRPr="00014FD9">
        <w:rPr>
          <w:rFonts w:ascii="Aptos" w:hAnsi="Aptos"/>
          <w:sz w:val="22"/>
          <w:szCs w:val="22"/>
        </w:rPr>
        <w:t xml:space="preserve">four-part </w:t>
      </w:r>
      <w:r w:rsidRPr="00014FD9">
        <w:rPr>
          <w:rFonts w:ascii="Aptos" w:hAnsi="Aptos"/>
          <w:sz w:val="22"/>
          <w:szCs w:val="22"/>
        </w:rPr>
        <w:t>Innovation Taxonomy (</w:t>
      </w:r>
      <w:r w:rsidR="00B86407" w:rsidRPr="00014FD9">
        <w:rPr>
          <w:rFonts w:ascii="Aptos" w:hAnsi="Aptos"/>
          <w:sz w:val="22"/>
          <w:szCs w:val="22"/>
        </w:rPr>
        <w:t>Table 3.4</w:t>
      </w:r>
      <w:r w:rsidRPr="00014FD9">
        <w:rPr>
          <w:rFonts w:ascii="Aptos" w:hAnsi="Aptos"/>
          <w:sz w:val="22"/>
          <w:szCs w:val="22"/>
        </w:rPr>
        <w:t>).</w:t>
      </w:r>
    </w:p>
    <w:p w14:paraId="027E9106" w14:textId="4CFAD042" w:rsidR="00C47036" w:rsidRPr="00014FD9" w:rsidRDefault="00C47036" w:rsidP="244FAC12">
      <w:pPr>
        <w:pStyle w:val="ListParagraph"/>
        <w:numPr>
          <w:ilvl w:val="0"/>
          <w:numId w:val="94"/>
        </w:numPr>
        <w:jc w:val="both"/>
        <w:rPr>
          <w:rFonts w:ascii="Aptos" w:hAnsi="Aptos"/>
          <w:sz w:val="22"/>
          <w:szCs w:val="22"/>
        </w:rPr>
      </w:pPr>
      <w:r w:rsidRPr="00014FD9">
        <w:rPr>
          <w:rStyle w:val="Strong"/>
          <w:rFonts w:ascii="Aptos" w:eastAsiaTheme="majorEastAsia" w:hAnsi="Aptos"/>
          <w:sz w:val="22"/>
          <w:szCs w:val="22"/>
        </w:rPr>
        <w:t>Iterative Human–Model Reasoning:</w:t>
      </w:r>
      <w:r w:rsidRPr="00014FD9">
        <w:rPr>
          <w:rFonts w:ascii="Aptos" w:hAnsi="Aptos"/>
          <w:sz w:val="22"/>
          <w:szCs w:val="22"/>
        </w:rPr>
        <w:t xml:space="preserve"> A central methodological step </w:t>
      </w:r>
      <w:r w:rsidR="006B55E9" w:rsidRPr="00014FD9">
        <w:rPr>
          <w:rFonts w:ascii="Aptos" w:hAnsi="Aptos"/>
          <w:sz w:val="22"/>
          <w:szCs w:val="22"/>
        </w:rPr>
        <w:t xml:space="preserve">involved </w:t>
      </w:r>
      <w:r w:rsidR="00D04ED8" w:rsidRPr="00014FD9">
        <w:rPr>
          <w:rFonts w:ascii="Aptos" w:hAnsi="Aptos"/>
          <w:sz w:val="22"/>
          <w:szCs w:val="22"/>
        </w:rPr>
        <w:t xml:space="preserve">an </w:t>
      </w:r>
      <w:r w:rsidRPr="00014FD9">
        <w:rPr>
          <w:rFonts w:ascii="Aptos" w:hAnsi="Aptos"/>
          <w:sz w:val="22"/>
          <w:szCs w:val="22"/>
        </w:rPr>
        <w:t xml:space="preserve">iterative reasoning process carried out </w:t>
      </w:r>
      <w:r w:rsidR="006B55E9" w:rsidRPr="00014FD9">
        <w:rPr>
          <w:rFonts w:ascii="Aptos" w:hAnsi="Aptos"/>
          <w:sz w:val="22"/>
          <w:szCs w:val="22"/>
        </w:rPr>
        <w:t xml:space="preserve">by </w:t>
      </w:r>
      <w:r w:rsidR="00A55433" w:rsidRPr="00014FD9">
        <w:rPr>
          <w:rFonts w:ascii="Aptos" w:hAnsi="Aptos"/>
          <w:sz w:val="22"/>
          <w:szCs w:val="22"/>
        </w:rPr>
        <w:t>GenAI</w:t>
      </w:r>
      <w:r w:rsidR="006B55E9" w:rsidRPr="00014FD9">
        <w:rPr>
          <w:rFonts w:ascii="Aptos" w:hAnsi="Aptos"/>
          <w:sz w:val="22"/>
          <w:szCs w:val="22"/>
        </w:rPr>
        <w:t xml:space="preserve"> </w:t>
      </w:r>
      <w:r w:rsidRPr="00014FD9">
        <w:rPr>
          <w:rFonts w:ascii="Aptos" w:hAnsi="Aptos"/>
          <w:sz w:val="22"/>
          <w:szCs w:val="22"/>
        </w:rPr>
        <w:t xml:space="preserve">models and the </w:t>
      </w:r>
      <w:r w:rsidR="00DC6D65" w:rsidRPr="00014FD9">
        <w:rPr>
          <w:rFonts w:ascii="Aptos" w:hAnsi="Aptos"/>
          <w:sz w:val="22"/>
          <w:szCs w:val="22"/>
        </w:rPr>
        <w:t>authors</w:t>
      </w:r>
      <w:r w:rsidRPr="00014FD9">
        <w:rPr>
          <w:rFonts w:ascii="Aptos" w:hAnsi="Aptos"/>
          <w:sz w:val="22"/>
          <w:szCs w:val="22"/>
        </w:rPr>
        <w:t xml:space="preserve">. Rather than treating model outputs as static findings, </w:t>
      </w:r>
      <w:r w:rsidR="006E6F63" w:rsidRPr="00014FD9">
        <w:rPr>
          <w:rFonts w:ascii="Aptos" w:hAnsi="Aptos"/>
          <w:sz w:val="22"/>
          <w:szCs w:val="22"/>
        </w:rPr>
        <w:t>we</w:t>
      </w:r>
      <w:r w:rsidR="006B55E9" w:rsidRPr="00014FD9">
        <w:rPr>
          <w:rFonts w:ascii="Aptos" w:hAnsi="Aptos"/>
          <w:sz w:val="22"/>
          <w:szCs w:val="22"/>
        </w:rPr>
        <w:t xml:space="preserve"> </w:t>
      </w:r>
      <w:r w:rsidRPr="00014FD9">
        <w:rPr>
          <w:rFonts w:ascii="Aptos" w:hAnsi="Aptos"/>
          <w:sz w:val="22"/>
          <w:szCs w:val="22"/>
        </w:rPr>
        <w:t xml:space="preserve">engaged them in a sustained exchange: running dozens of exploratory prompts, parsing long outputs, and revising lines of inquiry in response. This process surfaced candidate patterns, stress-tested preliminary insights, and generated alternative framings that would have been difficult to reach through manual review alone. </w:t>
      </w:r>
      <w:r w:rsidR="00C0175D" w:rsidRPr="00014FD9">
        <w:rPr>
          <w:rFonts w:ascii="Aptos" w:hAnsi="Aptos"/>
          <w:sz w:val="22"/>
          <w:szCs w:val="22"/>
        </w:rPr>
        <w:t>We</w:t>
      </w:r>
      <w:r w:rsidRPr="00014FD9">
        <w:rPr>
          <w:rFonts w:ascii="Aptos" w:hAnsi="Aptos"/>
          <w:sz w:val="22"/>
          <w:szCs w:val="22"/>
        </w:rPr>
        <w:t xml:space="preserve"> </w:t>
      </w:r>
      <w:r w:rsidR="00581184" w:rsidRPr="00014FD9">
        <w:rPr>
          <w:rFonts w:ascii="Aptos" w:hAnsi="Aptos"/>
          <w:sz w:val="22"/>
          <w:szCs w:val="22"/>
        </w:rPr>
        <w:t>conducted</w:t>
      </w:r>
      <w:r w:rsidR="0079722A" w:rsidRPr="00014FD9">
        <w:rPr>
          <w:rFonts w:ascii="Aptos" w:hAnsi="Aptos"/>
          <w:sz w:val="22"/>
          <w:szCs w:val="22"/>
        </w:rPr>
        <w:t xml:space="preserve"> targeted literature review searches and </w:t>
      </w:r>
      <w:r w:rsidRPr="00014FD9">
        <w:rPr>
          <w:rFonts w:ascii="Aptos" w:hAnsi="Aptos"/>
          <w:sz w:val="22"/>
          <w:szCs w:val="22"/>
        </w:rPr>
        <w:t xml:space="preserve">consulted </w:t>
      </w:r>
      <w:r w:rsidRPr="00014FD9">
        <w:rPr>
          <w:rFonts w:ascii="Aptos" w:hAnsi="Aptos"/>
          <w:sz w:val="22"/>
          <w:szCs w:val="22"/>
        </w:rPr>
        <w:lastRenderedPageBreak/>
        <w:t xml:space="preserve">experts </w:t>
      </w:r>
      <w:r w:rsidR="00C0175D" w:rsidRPr="00014FD9">
        <w:rPr>
          <w:rFonts w:ascii="Aptos" w:hAnsi="Aptos"/>
          <w:sz w:val="22"/>
          <w:szCs w:val="22"/>
        </w:rPr>
        <w:t>to</w:t>
      </w:r>
      <w:r w:rsidRPr="00014FD9">
        <w:rPr>
          <w:rFonts w:ascii="Aptos" w:hAnsi="Aptos"/>
          <w:sz w:val="22"/>
          <w:szCs w:val="22"/>
        </w:rPr>
        <w:t xml:space="preserve"> guide the models by suggesting new directions</w:t>
      </w:r>
      <w:r w:rsidR="004B5A6A" w:rsidRPr="00014FD9">
        <w:rPr>
          <w:rFonts w:ascii="Aptos" w:hAnsi="Aptos"/>
          <w:sz w:val="22"/>
          <w:szCs w:val="22"/>
        </w:rPr>
        <w:t xml:space="preserve"> and </w:t>
      </w:r>
      <w:r w:rsidRPr="00014FD9">
        <w:rPr>
          <w:rFonts w:ascii="Aptos" w:hAnsi="Aptos"/>
          <w:sz w:val="22"/>
          <w:szCs w:val="22"/>
        </w:rPr>
        <w:t>filtering</w:t>
      </w:r>
      <w:r w:rsidR="00E26C7D" w:rsidRPr="00014FD9">
        <w:rPr>
          <w:rFonts w:ascii="Aptos" w:hAnsi="Aptos"/>
          <w:sz w:val="22"/>
          <w:szCs w:val="22"/>
        </w:rPr>
        <w:t xml:space="preserve"> out</w:t>
      </w:r>
      <w:r w:rsidRPr="00014FD9">
        <w:rPr>
          <w:rFonts w:ascii="Aptos" w:hAnsi="Aptos"/>
          <w:sz w:val="22"/>
          <w:szCs w:val="22"/>
        </w:rPr>
        <w:t xml:space="preserve"> irrelevant outputs.</w:t>
      </w:r>
    </w:p>
    <w:p w14:paraId="5A26B0A3" w14:textId="23DED568" w:rsidR="180E5CD6" w:rsidRPr="00014FD9" w:rsidRDefault="4CB539F0" w:rsidP="244FAC12">
      <w:pPr>
        <w:pStyle w:val="ListParagraph"/>
        <w:numPr>
          <w:ilvl w:val="0"/>
          <w:numId w:val="94"/>
        </w:numPr>
        <w:jc w:val="both"/>
        <w:rPr>
          <w:rFonts w:ascii="Aptos" w:hAnsi="Aptos"/>
          <w:sz w:val="22"/>
          <w:szCs w:val="22"/>
        </w:rPr>
      </w:pPr>
      <w:r w:rsidRPr="00014FD9">
        <w:rPr>
          <w:rFonts w:ascii="Aptos" w:hAnsi="Aptos"/>
          <w:b/>
          <w:bCs/>
          <w:sz w:val="22"/>
          <w:szCs w:val="22"/>
        </w:rPr>
        <w:t>Hypothesis Formulation:</w:t>
      </w:r>
      <w:r w:rsidRPr="00014FD9">
        <w:rPr>
          <w:rFonts w:ascii="Aptos" w:hAnsi="Aptos"/>
          <w:sz w:val="22"/>
          <w:szCs w:val="22"/>
        </w:rPr>
        <w:t xml:space="preserve"> </w:t>
      </w:r>
      <w:r w:rsidR="00C47036" w:rsidRPr="00014FD9">
        <w:rPr>
          <w:rFonts w:ascii="Aptos" w:hAnsi="Aptos"/>
          <w:sz w:val="22"/>
          <w:szCs w:val="22"/>
        </w:rPr>
        <w:t xml:space="preserve">Building on this iterative reasoning, </w:t>
      </w:r>
      <w:r w:rsidR="00C0175D" w:rsidRPr="00014FD9">
        <w:rPr>
          <w:rFonts w:ascii="Aptos" w:hAnsi="Aptos"/>
          <w:sz w:val="22"/>
          <w:szCs w:val="22"/>
        </w:rPr>
        <w:t>we</w:t>
      </w:r>
      <w:r w:rsidR="00C47036" w:rsidRPr="00014FD9">
        <w:rPr>
          <w:rFonts w:ascii="Aptos" w:hAnsi="Aptos"/>
          <w:sz w:val="22"/>
          <w:szCs w:val="22"/>
        </w:rPr>
        <w:t xml:space="preserve"> distilled the most analytically valuable lines of inquiry into hypotheses. At this stage, </w:t>
      </w:r>
      <w:r w:rsidR="006B55E9" w:rsidRPr="00014FD9">
        <w:rPr>
          <w:rFonts w:ascii="Aptos" w:hAnsi="Aptos"/>
          <w:sz w:val="22"/>
          <w:szCs w:val="22"/>
        </w:rPr>
        <w:t xml:space="preserve">LLMs </w:t>
      </w:r>
      <w:r w:rsidR="00C47036" w:rsidRPr="00014FD9">
        <w:rPr>
          <w:rFonts w:ascii="Aptos" w:hAnsi="Aptos"/>
          <w:sz w:val="22"/>
          <w:szCs w:val="22"/>
        </w:rPr>
        <w:t>help</w:t>
      </w:r>
      <w:r w:rsidR="006B55E9" w:rsidRPr="00014FD9">
        <w:rPr>
          <w:rFonts w:ascii="Aptos" w:hAnsi="Aptos"/>
          <w:sz w:val="22"/>
          <w:szCs w:val="22"/>
        </w:rPr>
        <w:t>ed</w:t>
      </w:r>
      <w:r w:rsidR="00C47036" w:rsidRPr="00014FD9">
        <w:rPr>
          <w:rFonts w:ascii="Aptos" w:hAnsi="Aptos"/>
          <w:sz w:val="22"/>
          <w:szCs w:val="22"/>
        </w:rPr>
        <w:t xml:space="preserve"> refine wording and propose possible validation strategies. The resulting hypotheses (see </w:t>
      </w:r>
      <w:r w:rsidR="00553743" w:rsidRPr="00014FD9">
        <w:rPr>
          <w:rFonts w:ascii="Aptos" w:hAnsi="Aptos"/>
          <w:sz w:val="22"/>
          <w:szCs w:val="22"/>
        </w:rPr>
        <w:t>Appendix</w:t>
      </w:r>
      <w:r w:rsidR="00C47036" w:rsidRPr="00014FD9">
        <w:rPr>
          <w:rFonts w:ascii="Aptos" w:hAnsi="Aptos"/>
          <w:sz w:val="22"/>
          <w:szCs w:val="22"/>
        </w:rPr>
        <w:t xml:space="preserve"> </w:t>
      </w:r>
      <w:r w:rsidR="00CB3051" w:rsidRPr="00014FD9">
        <w:rPr>
          <w:rFonts w:ascii="Aptos" w:hAnsi="Aptos"/>
          <w:sz w:val="22"/>
          <w:szCs w:val="22"/>
        </w:rPr>
        <w:t>C</w:t>
      </w:r>
      <w:r w:rsidR="00C47036" w:rsidRPr="00014FD9">
        <w:rPr>
          <w:rFonts w:ascii="Aptos" w:hAnsi="Aptos"/>
          <w:sz w:val="22"/>
          <w:szCs w:val="22"/>
        </w:rPr>
        <w:t xml:space="preserve">) combine the computational breadth of LLM-assisted mining with the interpretive depth of human analysis, yielding structured questions that could be meaningfully tested against the portfolio evidence. </w:t>
      </w:r>
    </w:p>
    <w:p w14:paraId="709AB0CB" w14:textId="0232EE16" w:rsidR="004179F1" w:rsidRPr="00014FD9" w:rsidRDefault="166417E8" w:rsidP="244FAC12">
      <w:pPr>
        <w:pStyle w:val="ListParagraph"/>
        <w:numPr>
          <w:ilvl w:val="0"/>
          <w:numId w:val="94"/>
        </w:numPr>
        <w:jc w:val="both"/>
        <w:rPr>
          <w:rFonts w:ascii="Aptos" w:hAnsi="Aptos"/>
          <w:sz w:val="22"/>
          <w:szCs w:val="22"/>
        </w:rPr>
      </w:pPr>
      <w:r w:rsidRPr="00014FD9">
        <w:rPr>
          <w:rFonts w:ascii="Aptos" w:hAnsi="Aptos"/>
          <w:b/>
          <w:bCs/>
          <w:sz w:val="22"/>
          <w:szCs w:val="22"/>
        </w:rPr>
        <w:t xml:space="preserve">Hypothesis Testing: </w:t>
      </w:r>
      <w:r w:rsidR="004B5A6A" w:rsidRPr="00014FD9">
        <w:rPr>
          <w:rFonts w:ascii="Aptos" w:hAnsi="Aptos"/>
          <w:sz w:val="22"/>
          <w:szCs w:val="22"/>
        </w:rPr>
        <w:t xml:space="preserve">The hypotheses tested are presented throughout the </w:t>
      </w:r>
      <w:r w:rsidR="00F62C96" w:rsidRPr="00014FD9">
        <w:rPr>
          <w:rFonts w:ascii="Aptos" w:hAnsi="Aptos"/>
          <w:sz w:val="22"/>
          <w:szCs w:val="22"/>
        </w:rPr>
        <w:t>paper</w:t>
      </w:r>
      <w:r w:rsidR="004B5A6A" w:rsidRPr="00014FD9">
        <w:rPr>
          <w:rFonts w:ascii="Aptos" w:hAnsi="Aptos"/>
          <w:sz w:val="22"/>
          <w:szCs w:val="22"/>
        </w:rPr>
        <w:t xml:space="preserve">. At the outset (May–June 2025), quantitative validation relied primarily on Python, given concerns about hallucination in </w:t>
      </w:r>
      <w:r w:rsidR="00A55433" w:rsidRPr="00014FD9">
        <w:rPr>
          <w:rFonts w:ascii="Aptos" w:hAnsi="Aptos"/>
          <w:sz w:val="22"/>
          <w:szCs w:val="22"/>
        </w:rPr>
        <w:t>GenAI</w:t>
      </w:r>
      <w:r w:rsidR="006B55E9" w:rsidRPr="00014FD9">
        <w:rPr>
          <w:rFonts w:ascii="Aptos" w:hAnsi="Aptos"/>
          <w:sz w:val="22"/>
          <w:szCs w:val="22"/>
        </w:rPr>
        <w:t xml:space="preserve"> </w:t>
      </w:r>
      <w:r w:rsidR="004B5A6A" w:rsidRPr="00014FD9">
        <w:rPr>
          <w:rFonts w:ascii="Aptos" w:hAnsi="Aptos"/>
          <w:sz w:val="22"/>
          <w:szCs w:val="22"/>
        </w:rPr>
        <w:t>models.</w:t>
      </w:r>
    </w:p>
    <w:p w14:paraId="28593B05" w14:textId="42AB5FC1" w:rsidR="004179F1" w:rsidRPr="00014FD9" w:rsidRDefault="002A2C17" w:rsidP="00785602">
      <w:pPr>
        <w:pStyle w:val="ListParagraph"/>
        <w:numPr>
          <w:ilvl w:val="0"/>
          <w:numId w:val="94"/>
        </w:numPr>
        <w:jc w:val="both"/>
        <w:rPr>
          <w:rFonts w:ascii="Aptos" w:hAnsi="Aptos"/>
          <w:sz w:val="22"/>
          <w:szCs w:val="22"/>
        </w:rPr>
      </w:pPr>
      <w:r w:rsidRPr="00014FD9">
        <w:rPr>
          <w:rFonts w:ascii="Aptos" w:hAnsi="Aptos"/>
          <w:b/>
          <w:bCs/>
          <w:sz w:val="22"/>
          <w:szCs w:val="22"/>
        </w:rPr>
        <w:t xml:space="preserve">Contextualizing Metrics through Institutional Knowledge: </w:t>
      </w:r>
      <w:r w:rsidRPr="00014FD9">
        <w:rPr>
          <w:rFonts w:ascii="Aptos" w:hAnsi="Aptos"/>
          <w:sz w:val="22"/>
          <w:szCs w:val="22"/>
        </w:rPr>
        <w:t>After producing quantitative outputs (e.g., rankings, sectoral and regional breakdowns, and time series)</w:t>
      </w:r>
      <w:r w:rsidR="006B55E9" w:rsidRPr="00014FD9">
        <w:rPr>
          <w:rFonts w:ascii="Aptos" w:hAnsi="Aptos"/>
          <w:sz w:val="22"/>
          <w:szCs w:val="22"/>
        </w:rPr>
        <w:t>,</w:t>
      </w:r>
      <w:r w:rsidRPr="00014FD9">
        <w:rPr>
          <w:rFonts w:ascii="Aptos" w:hAnsi="Aptos"/>
          <w:sz w:val="22"/>
          <w:szCs w:val="22"/>
        </w:rPr>
        <w:t xml:space="preserve"> LLMs generate</w:t>
      </w:r>
      <w:r w:rsidR="00286F88" w:rsidRPr="00014FD9">
        <w:rPr>
          <w:rFonts w:ascii="Aptos" w:hAnsi="Aptos"/>
          <w:sz w:val="22"/>
          <w:szCs w:val="22"/>
        </w:rPr>
        <w:t>d</w:t>
      </w:r>
      <w:r w:rsidRPr="00014FD9">
        <w:rPr>
          <w:rFonts w:ascii="Aptos" w:hAnsi="Aptos"/>
          <w:sz w:val="22"/>
          <w:szCs w:val="22"/>
        </w:rPr>
        <w:t xml:space="preserve"> narrative interpretations. </w:t>
      </w:r>
      <w:r w:rsidR="006B55E9" w:rsidRPr="00014FD9">
        <w:rPr>
          <w:rFonts w:ascii="Aptos" w:hAnsi="Aptos"/>
          <w:sz w:val="22"/>
          <w:szCs w:val="22"/>
        </w:rPr>
        <w:t>P</w:t>
      </w:r>
      <w:r w:rsidRPr="00014FD9">
        <w:rPr>
          <w:rFonts w:ascii="Aptos" w:hAnsi="Aptos"/>
          <w:sz w:val="22"/>
          <w:szCs w:val="22"/>
        </w:rPr>
        <w:t>rompt</w:t>
      </w:r>
      <w:r w:rsidR="006B55E9" w:rsidRPr="00014FD9">
        <w:rPr>
          <w:rFonts w:ascii="Aptos" w:hAnsi="Aptos"/>
          <w:sz w:val="22"/>
          <w:szCs w:val="22"/>
        </w:rPr>
        <w:t xml:space="preserve">s guided LLMs to </w:t>
      </w:r>
      <w:r w:rsidRPr="00014FD9">
        <w:rPr>
          <w:rFonts w:ascii="Aptos" w:hAnsi="Aptos"/>
          <w:sz w:val="22"/>
          <w:szCs w:val="22"/>
        </w:rPr>
        <w:t>describe the numbers</w:t>
      </w:r>
      <w:r w:rsidR="00EE0A9F" w:rsidRPr="00014FD9">
        <w:rPr>
          <w:rFonts w:ascii="Aptos" w:hAnsi="Aptos"/>
          <w:sz w:val="22"/>
          <w:szCs w:val="22"/>
        </w:rPr>
        <w:t xml:space="preserve"> and</w:t>
      </w:r>
      <w:r w:rsidRPr="00014FD9">
        <w:rPr>
          <w:rFonts w:ascii="Aptos" w:hAnsi="Aptos"/>
          <w:sz w:val="22"/>
          <w:szCs w:val="22"/>
        </w:rPr>
        <w:t xml:space="preserve"> to interpret them </w:t>
      </w:r>
      <w:r w:rsidR="006B55E9" w:rsidRPr="00014FD9">
        <w:rPr>
          <w:rFonts w:ascii="Aptos" w:hAnsi="Aptos"/>
          <w:sz w:val="22"/>
          <w:szCs w:val="22"/>
        </w:rPr>
        <w:t>using</w:t>
      </w:r>
      <w:r w:rsidRPr="00014FD9">
        <w:rPr>
          <w:rFonts w:ascii="Aptos" w:hAnsi="Aptos"/>
          <w:sz w:val="22"/>
          <w:szCs w:val="22"/>
        </w:rPr>
        <w:t xml:space="preserve"> their broad knowledge of World Bank reforms, institutional change, and global development history. This step </w:t>
      </w:r>
      <w:r w:rsidR="00F447F0" w:rsidRPr="00014FD9">
        <w:rPr>
          <w:rFonts w:ascii="Aptos" w:hAnsi="Aptos"/>
          <w:sz w:val="22"/>
          <w:szCs w:val="22"/>
        </w:rPr>
        <w:t>helped</w:t>
      </w:r>
      <w:r w:rsidR="006B55E9" w:rsidRPr="00014FD9">
        <w:rPr>
          <w:rFonts w:ascii="Aptos" w:hAnsi="Aptos"/>
          <w:sz w:val="22"/>
          <w:szCs w:val="22"/>
        </w:rPr>
        <w:t xml:space="preserve"> </w:t>
      </w:r>
      <w:r w:rsidRPr="00014FD9">
        <w:rPr>
          <w:rFonts w:ascii="Aptos" w:hAnsi="Aptos"/>
          <w:sz w:val="22"/>
          <w:szCs w:val="22"/>
        </w:rPr>
        <w:t xml:space="preserve">to connect portfolio-level patterns with </w:t>
      </w:r>
      <w:r w:rsidR="00F447F0" w:rsidRPr="00014FD9">
        <w:rPr>
          <w:rFonts w:ascii="Aptos" w:hAnsi="Aptos"/>
          <w:sz w:val="22"/>
          <w:szCs w:val="22"/>
        </w:rPr>
        <w:t xml:space="preserve">institutional </w:t>
      </w:r>
      <w:r w:rsidR="008B5B3A" w:rsidRPr="00014FD9">
        <w:rPr>
          <w:rFonts w:ascii="Aptos" w:hAnsi="Aptos"/>
          <w:sz w:val="22"/>
          <w:szCs w:val="22"/>
        </w:rPr>
        <w:t>changes</w:t>
      </w:r>
      <w:r w:rsidRPr="00014FD9">
        <w:rPr>
          <w:rFonts w:ascii="Aptos" w:hAnsi="Aptos"/>
          <w:sz w:val="22"/>
          <w:szCs w:val="22"/>
        </w:rPr>
        <w:t>. All narrative outputs were then manually cross-checked against the underlying data, supplemented with illustrative project examples, and reviewed and validated by the authors.</w:t>
      </w:r>
    </w:p>
    <w:p w14:paraId="7852B6F2" w14:textId="663EF16D" w:rsidR="00A97C23" w:rsidRDefault="1E43CA7A" w:rsidP="00B94645">
      <w:pPr>
        <w:pStyle w:val="ListParagraph"/>
        <w:numPr>
          <w:ilvl w:val="0"/>
          <w:numId w:val="94"/>
        </w:numPr>
        <w:jc w:val="both"/>
        <w:rPr>
          <w:rFonts w:ascii="Aptos" w:hAnsi="Aptos"/>
          <w:sz w:val="22"/>
          <w:szCs w:val="22"/>
        </w:rPr>
      </w:pPr>
      <w:r w:rsidRPr="00014FD9">
        <w:rPr>
          <w:rFonts w:ascii="Aptos" w:hAnsi="Aptos"/>
          <w:b/>
          <w:bCs/>
          <w:sz w:val="22"/>
          <w:szCs w:val="22"/>
        </w:rPr>
        <w:t xml:space="preserve">Top </w:t>
      </w:r>
      <w:r w:rsidR="00844C36" w:rsidRPr="00014FD9">
        <w:rPr>
          <w:rFonts w:ascii="Aptos" w:hAnsi="Aptos"/>
          <w:b/>
          <w:bCs/>
          <w:sz w:val="22"/>
          <w:szCs w:val="22"/>
        </w:rPr>
        <w:t>Innovation</w:t>
      </w:r>
      <w:r w:rsidR="06826ABD" w:rsidRPr="00014FD9">
        <w:rPr>
          <w:rFonts w:ascii="Aptos" w:hAnsi="Aptos"/>
          <w:b/>
          <w:bCs/>
          <w:sz w:val="22"/>
          <w:szCs w:val="22"/>
        </w:rPr>
        <w:t xml:space="preserve"> Models</w:t>
      </w:r>
      <w:r w:rsidR="005E27E6" w:rsidRPr="00014FD9">
        <w:rPr>
          <w:rFonts w:ascii="Aptos" w:hAnsi="Aptos"/>
          <w:b/>
          <w:bCs/>
          <w:sz w:val="22"/>
          <w:szCs w:val="22"/>
        </w:rPr>
        <w:t>:</w:t>
      </w:r>
      <w:r w:rsidR="00844C36" w:rsidRPr="00014FD9">
        <w:rPr>
          <w:rFonts w:ascii="Aptos" w:hAnsi="Aptos"/>
          <w:sz w:val="22"/>
          <w:szCs w:val="22"/>
        </w:rPr>
        <w:t xml:space="preserve"> </w:t>
      </w:r>
      <w:r w:rsidR="002A2C17" w:rsidRPr="00014FD9">
        <w:rPr>
          <w:rFonts w:ascii="Aptos" w:hAnsi="Aptos"/>
          <w:sz w:val="22"/>
          <w:szCs w:val="22"/>
        </w:rPr>
        <w:t>LLMs were prompted to identify candidate innovation models</w:t>
      </w:r>
      <w:r w:rsidR="004179F1" w:rsidRPr="00014FD9">
        <w:rPr>
          <w:rFonts w:ascii="Aptos" w:hAnsi="Aptos"/>
          <w:sz w:val="22"/>
          <w:szCs w:val="22"/>
        </w:rPr>
        <w:t xml:space="preserve">, defined as </w:t>
      </w:r>
      <w:r w:rsidR="002A2C17" w:rsidRPr="00014FD9">
        <w:rPr>
          <w:rFonts w:ascii="Aptos" w:hAnsi="Aptos"/>
          <w:sz w:val="22"/>
          <w:szCs w:val="22"/>
        </w:rPr>
        <w:t xml:space="preserve">distinct products and services that began as localized pilots and subsequently </w:t>
      </w:r>
      <w:r w:rsidR="005021A1" w:rsidRPr="00014FD9">
        <w:rPr>
          <w:rFonts w:ascii="Aptos" w:hAnsi="Aptos"/>
          <w:sz w:val="22"/>
          <w:szCs w:val="22"/>
        </w:rPr>
        <w:t>scaled</w:t>
      </w:r>
      <w:r w:rsidR="002A2C17" w:rsidRPr="00014FD9">
        <w:rPr>
          <w:rFonts w:ascii="Aptos" w:hAnsi="Aptos"/>
          <w:sz w:val="22"/>
          <w:szCs w:val="22"/>
        </w:rPr>
        <w:t xml:space="preserve"> across countries and sectors. The </w:t>
      </w:r>
      <w:r w:rsidR="00DC6D65" w:rsidRPr="00014FD9">
        <w:rPr>
          <w:rFonts w:ascii="Aptos" w:hAnsi="Aptos"/>
          <w:sz w:val="22"/>
          <w:szCs w:val="22"/>
        </w:rPr>
        <w:t>authors</w:t>
      </w:r>
      <w:r w:rsidR="002A2C17" w:rsidRPr="00014FD9">
        <w:rPr>
          <w:rFonts w:ascii="Aptos" w:hAnsi="Aptos"/>
          <w:sz w:val="22"/>
          <w:szCs w:val="22"/>
        </w:rPr>
        <w:t xml:space="preserve"> refined this list to ensure institutional relevance. Python was used to count and normalize </w:t>
      </w:r>
      <w:r w:rsidR="006B55E9" w:rsidRPr="00014FD9">
        <w:rPr>
          <w:rFonts w:ascii="Aptos" w:hAnsi="Aptos"/>
          <w:sz w:val="22"/>
          <w:szCs w:val="22"/>
        </w:rPr>
        <w:t>mentions</w:t>
      </w:r>
      <w:r w:rsidR="002A2C17" w:rsidRPr="00014FD9">
        <w:rPr>
          <w:rFonts w:ascii="Aptos" w:hAnsi="Aptos"/>
          <w:sz w:val="22"/>
          <w:szCs w:val="22"/>
        </w:rPr>
        <w:t xml:space="preserve"> of these models in project lessons</w:t>
      </w:r>
      <w:r w:rsidR="006B55E9" w:rsidRPr="00014FD9">
        <w:rPr>
          <w:rFonts w:ascii="Aptos" w:hAnsi="Aptos"/>
          <w:sz w:val="22"/>
          <w:szCs w:val="22"/>
        </w:rPr>
        <w:t xml:space="preserve">, </w:t>
      </w:r>
      <w:r w:rsidR="002A2C17" w:rsidRPr="00014FD9">
        <w:rPr>
          <w:rFonts w:ascii="Aptos" w:hAnsi="Aptos"/>
          <w:sz w:val="22"/>
          <w:szCs w:val="22"/>
        </w:rPr>
        <w:t xml:space="preserve">controlling for multiple mentions </w:t>
      </w:r>
      <w:r w:rsidR="00D04ED8" w:rsidRPr="00014FD9">
        <w:rPr>
          <w:rFonts w:ascii="Aptos" w:hAnsi="Aptos"/>
          <w:sz w:val="22"/>
          <w:szCs w:val="22"/>
        </w:rPr>
        <w:t xml:space="preserve">within each </w:t>
      </w:r>
      <w:r w:rsidR="002A2C17" w:rsidRPr="00014FD9">
        <w:rPr>
          <w:rFonts w:ascii="Aptos" w:hAnsi="Aptos"/>
          <w:sz w:val="22"/>
          <w:szCs w:val="22"/>
        </w:rPr>
        <w:t>project</w:t>
      </w:r>
      <w:r w:rsidR="006B55E9" w:rsidRPr="00014FD9">
        <w:rPr>
          <w:rFonts w:ascii="Aptos" w:hAnsi="Aptos"/>
          <w:sz w:val="22"/>
          <w:szCs w:val="22"/>
        </w:rPr>
        <w:t>. This</w:t>
      </w:r>
      <w:r w:rsidR="002A2C17" w:rsidRPr="00014FD9">
        <w:rPr>
          <w:rFonts w:ascii="Aptos" w:hAnsi="Aptos"/>
          <w:sz w:val="22"/>
          <w:szCs w:val="22"/>
        </w:rPr>
        <w:t xml:space="preserve"> </w:t>
      </w:r>
      <w:r w:rsidR="006B55E9" w:rsidRPr="00014FD9">
        <w:rPr>
          <w:rFonts w:ascii="Aptos" w:hAnsi="Aptos"/>
          <w:sz w:val="22"/>
          <w:szCs w:val="22"/>
        </w:rPr>
        <w:t>enabled</w:t>
      </w:r>
      <w:r w:rsidR="002A2C17" w:rsidRPr="00014FD9">
        <w:rPr>
          <w:rFonts w:ascii="Aptos" w:hAnsi="Aptos"/>
          <w:sz w:val="22"/>
          <w:szCs w:val="22"/>
        </w:rPr>
        <w:t xml:space="preserve"> </w:t>
      </w:r>
      <w:r w:rsidR="00C0175D" w:rsidRPr="00014FD9">
        <w:rPr>
          <w:rFonts w:ascii="Aptos" w:hAnsi="Aptos"/>
          <w:sz w:val="22"/>
          <w:szCs w:val="22"/>
        </w:rPr>
        <w:t xml:space="preserve">us to </w:t>
      </w:r>
      <w:r w:rsidR="002A2C17" w:rsidRPr="00014FD9">
        <w:rPr>
          <w:rFonts w:ascii="Aptos" w:hAnsi="Aptos"/>
          <w:sz w:val="22"/>
          <w:szCs w:val="22"/>
        </w:rPr>
        <w:t>track</w:t>
      </w:r>
      <w:r w:rsidR="006B55E9" w:rsidRPr="00014FD9">
        <w:rPr>
          <w:rFonts w:ascii="Aptos" w:hAnsi="Aptos"/>
          <w:sz w:val="22"/>
          <w:szCs w:val="22"/>
        </w:rPr>
        <w:t xml:space="preserve"> </w:t>
      </w:r>
      <w:r w:rsidR="002A2C17" w:rsidRPr="00014FD9">
        <w:rPr>
          <w:rFonts w:ascii="Aptos" w:hAnsi="Aptos"/>
          <w:sz w:val="22"/>
          <w:szCs w:val="22"/>
        </w:rPr>
        <w:t xml:space="preserve">the trajectory </w:t>
      </w:r>
      <w:r w:rsidR="00C0175D" w:rsidRPr="00014FD9">
        <w:rPr>
          <w:rFonts w:ascii="Aptos" w:hAnsi="Aptos"/>
          <w:sz w:val="22"/>
          <w:szCs w:val="22"/>
        </w:rPr>
        <w:t xml:space="preserve">of these innovations </w:t>
      </w:r>
      <w:r w:rsidR="002A2C17" w:rsidRPr="00014FD9">
        <w:rPr>
          <w:rFonts w:ascii="Aptos" w:hAnsi="Aptos"/>
          <w:sz w:val="22"/>
          <w:szCs w:val="22"/>
        </w:rPr>
        <w:t xml:space="preserve">from isolated experiments to mainstream features of </w:t>
      </w:r>
      <w:r w:rsidR="006B55E9" w:rsidRPr="00014FD9">
        <w:rPr>
          <w:rFonts w:ascii="Aptos" w:hAnsi="Aptos"/>
          <w:sz w:val="22"/>
          <w:szCs w:val="22"/>
        </w:rPr>
        <w:t xml:space="preserve">World </w:t>
      </w:r>
      <w:r w:rsidR="002A2C17" w:rsidRPr="00014FD9">
        <w:rPr>
          <w:rFonts w:ascii="Aptos" w:hAnsi="Aptos"/>
          <w:sz w:val="22"/>
          <w:szCs w:val="22"/>
        </w:rPr>
        <w:t xml:space="preserve">Bank operations. </w:t>
      </w:r>
      <w:r w:rsidR="00553743" w:rsidRPr="00014FD9">
        <w:rPr>
          <w:rFonts w:ascii="Aptos" w:hAnsi="Aptos"/>
          <w:sz w:val="22"/>
          <w:szCs w:val="22"/>
        </w:rPr>
        <w:t>Appendix</w:t>
      </w:r>
      <w:r w:rsidR="002A2C17" w:rsidRPr="00014FD9">
        <w:rPr>
          <w:rFonts w:ascii="Aptos" w:hAnsi="Aptos"/>
          <w:sz w:val="22"/>
          <w:szCs w:val="22"/>
        </w:rPr>
        <w:t xml:space="preserve"> </w:t>
      </w:r>
      <w:r w:rsidR="00B86407" w:rsidRPr="00014FD9">
        <w:rPr>
          <w:rFonts w:ascii="Aptos" w:hAnsi="Aptos"/>
          <w:sz w:val="22"/>
          <w:szCs w:val="22"/>
        </w:rPr>
        <w:t xml:space="preserve">D </w:t>
      </w:r>
      <w:r w:rsidR="006B55E9" w:rsidRPr="00014FD9">
        <w:rPr>
          <w:rFonts w:ascii="Aptos" w:hAnsi="Aptos"/>
          <w:sz w:val="22"/>
          <w:szCs w:val="22"/>
        </w:rPr>
        <w:t>details</w:t>
      </w:r>
      <w:r w:rsidR="002A2C17" w:rsidRPr="00014FD9">
        <w:rPr>
          <w:rFonts w:ascii="Aptos" w:hAnsi="Aptos"/>
          <w:sz w:val="22"/>
          <w:szCs w:val="22"/>
        </w:rPr>
        <w:t xml:space="preserve"> </w:t>
      </w:r>
      <w:r w:rsidR="006B55E9" w:rsidRPr="00014FD9">
        <w:rPr>
          <w:rFonts w:ascii="Aptos" w:hAnsi="Aptos"/>
          <w:sz w:val="22"/>
          <w:szCs w:val="22"/>
        </w:rPr>
        <w:t xml:space="preserve">how </w:t>
      </w:r>
      <w:r w:rsidR="002A2C17" w:rsidRPr="00014FD9">
        <w:rPr>
          <w:rFonts w:ascii="Aptos" w:hAnsi="Aptos"/>
          <w:sz w:val="22"/>
          <w:szCs w:val="22"/>
        </w:rPr>
        <w:t>these diffusion patterns form a quantitative fingerprint of institutional learning.</w:t>
      </w:r>
    </w:p>
    <w:p w14:paraId="36162677" w14:textId="77777777" w:rsidR="00014FD9" w:rsidRPr="00014FD9" w:rsidRDefault="00014FD9" w:rsidP="00014FD9">
      <w:pPr>
        <w:pStyle w:val="ListParagraph"/>
        <w:jc w:val="both"/>
        <w:rPr>
          <w:rFonts w:ascii="Aptos" w:hAnsi="Aptos"/>
          <w:sz w:val="22"/>
          <w:szCs w:val="22"/>
        </w:rPr>
      </w:pPr>
    </w:p>
    <w:p w14:paraId="56E941AA" w14:textId="11485328" w:rsidR="00A5545B" w:rsidRPr="00014FD9" w:rsidRDefault="00A5545B" w:rsidP="00A5545B">
      <w:pPr>
        <w:pStyle w:val="Heading2"/>
        <w:spacing w:after="0" w:afterAutospacing="0"/>
        <w:rPr>
          <w:rFonts w:ascii="Aptos" w:hAnsi="Aptos"/>
        </w:rPr>
      </w:pPr>
      <w:bookmarkStart w:id="46" w:name="_Toc222450683"/>
      <w:r w:rsidRPr="00014FD9">
        <w:rPr>
          <w:rFonts w:ascii="Aptos" w:hAnsi="Aptos"/>
        </w:rPr>
        <w:t>Workflow</w:t>
      </w:r>
      <w:bookmarkEnd w:id="46"/>
    </w:p>
    <w:p w14:paraId="03F29792" w14:textId="77777777" w:rsidR="00A5545B" w:rsidRPr="00014FD9" w:rsidRDefault="00A5545B" w:rsidP="00B94645">
      <w:pPr>
        <w:rPr>
          <w:rFonts w:ascii="Aptos" w:hAnsi="Aptos"/>
        </w:rPr>
      </w:pPr>
    </w:p>
    <w:p w14:paraId="6A7BF038" w14:textId="4A6E7CB3" w:rsidR="00535DBD" w:rsidRPr="00014FD9" w:rsidRDefault="0017221E" w:rsidP="000A3020">
      <w:pPr>
        <w:jc w:val="both"/>
        <w:rPr>
          <w:rFonts w:ascii="Aptos" w:hAnsi="Aptos"/>
          <w:sz w:val="22"/>
          <w:szCs w:val="22"/>
        </w:rPr>
      </w:pPr>
      <w:r w:rsidRPr="00014FD9">
        <w:rPr>
          <w:rFonts w:ascii="Aptos" w:hAnsi="Aptos"/>
          <w:b/>
          <w:bCs/>
          <w:sz w:val="22"/>
          <w:szCs w:val="22"/>
        </w:rPr>
        <w:t>A</w:t>
      </w:r>
      <w:r w:rsidR="00DA35D5" w:rsidRPr="00014FD9">
        <w:rPr>
          <w:rFonts w:ascii="Aptos" w:hAnsi="Aptos"/>
          <w:b/>
          <w:bCs/>
          <w:sz w:val="22"/>
          <w:szCs w:val="22"/>
        </w:rPr>
        <w:t xml:space="preserve"> structured workflow </w:t>
      </w:r>
      <w:r w:rsidR="00F43B11" w:rsidRPr="00014FD9">
        <w:rPr>
          <w:rFonts w:ascii="Aptos" w:hAnsi="Aptos"/>
          <w:b/>
          <w:bCs/>
          <w:sz w:val="22"/>
          <w:szCs w:val="22"/>
        </w:rPr>
        <w:t xml:space="preserve">was </w:t>
      </w:r>
      <w:r w:rsidR="00DA35D5" w:rsidRPr="00014FD9">
        <w:rPr>
          <w:rFonts w:ascii="Aptos" w:hAnsi="Aptos"/>
          <w:b/>
          <w:bCs/>
          <w:sz w:val="22"/>
          <w:szCs w:val="22"/>
        </w:rPr>
        <w:t>designed to extract, classify, and interpret evidence of innovation across the World Bank’s portfolio</w:t>
      </w:r>
      <w:r w:rsidR="00EA7AC1" w:rsidRPr="00014FD9">
        <w:rPr>
          <w:rFonts w:ascii="Aptos" w:hAnsi="Aptos"/>
          <w:sz w:val="22"/>
          <w:szCs w:val="22"/>
        </w:rPr>
        <w:t xml:space="preserve"> (see </w:t>
      </w:r>
      <w:r w:rsidR="00553743" w:rsidRPr="00014FD9">
        <w:rPr>
          <w:rFonts w:ascii="Aptos" w:hAnsi="Aptos"/>
          <w:sz w:val="22"/>
          <w:szCs w:val="22"/>
        </w:rPr>
        <w:t>Appendix</w:t>
      </w:r>
      <w:r w:rsidR="00EA7AC1" w:rsidRPr="00014FD9">
        <w:rPr>
          <w:rFonts w:ascii="Aptos" w:hAnsi="Aptos"/>
          <w:sz w:val="22"/>
          <w:szCs w:val="22"/>
        </w:rPr>
        <w:t xml:space="preserve"> </w:t>
      </w:r>
      <w:r w:rsidR="00AE6B44" w:rsidRPr="00014FD9">
        <w:rPr>
          <w:rFonts w:ascii="Aptos" w:hAnsi="Aptos"/>
          <w:sz w:val="22"/>
          <w:szCs w:val="22"/>
        </w:rPr>
        <w:t>A</w:t>
      </w:r>
      <w:r w:rsidR="00EA7AC1" w:rsidRPr="00014FD9">
        <w:rPr>
          <w:rFonts w:ascii="Aptos" w:hAnsi="Aptos"/>
          <w:sz w:val="22"/>
          <w:szCs w:val="22"/>
        </w:rPr>
        <w:t>)</w:t>
      </w:r>
      <w:r w:rsidR="00DA35D5" w:rsidRPr="00014FD9">
        <w:rPr>
          <w:rFonts w:ascii="Aptos" w:hAnsi="Aptos"/>
          <w:sz w:val="22"/>
          <w:szCs w:val="22"/>
        </w:rPr>
        <w:t xml:space="preserve">. </w:t>
      </w:r>
      <w:r w:rsidRPr="00014FD9">
        <w:rPr>
          <w:rFonts w:ascii="Aptos" w:hAnsi="Aptos"/>
          <w:sz w:val="22"/>
          <w:szCs w:val="22"/>
        </w:rPr>
        <w:t>This approach addressed two challenges</w:t>
      </w:r>
      <w:r w:rsidR="00DA35D5" w:rsidRPr="00014FD9">
        <w:rPr>
          <w:rFonts w:ascii="Aptos" w:hAnsi="Aptos"/>
          <w:sz w:val="22"/>
          <w:szCs w:val="22"/>
        </w:rPr>
        <w:t xml:space="preserve">. First, without a structured workflow, the generation of insights would depend on ad hoc </w:t>
      </w:r>
      <w:r w:rsidR="00A55433" w:rsidRPr="00014FD9">
        <w:rPr>
          <w:rFonts w:ascii="Aptos" w:hAnsi="Aptos"/>
          <w:sz w:val="22"/>
          <w:szCs w:val="22"/>
        </w:rPr>
        <w:t>GenAI</w:t>
      </w:r>
      <w:r w:rsidR="00DA35D5" w:rsidRPr="00014FD9">
        <w:rPr>
          <w:rFonts w:ascii="Aptos" w:hAnsi="Aptos"/>
          <w:sz w:val="22"/>
          <w:szCs w:val="22"/>
        </w:rPr>
        <w:t xml:space="preserve"> prompting or human reading—</w:t>
      </w:r>
      <w:r w:rsidRPr="00014FD9">
        <w:rPr>
          <w:rFonts w:ascii="Aptos" w:hAnsi="Aptos"/>
          <w:sz w:val="22"/>
          <w:szCs w:val="22"/>
        </w:rPr>
        <w:t xml:space="preserve">methods </w:t>
      </w:r>
      <w:r w:rsidR="00DA35D5" w:rsidRPr="00014FD9">
        <w:rPr>
          <w:rFonts w:ascii="Aptos" w:hAnsi="Aptos"/>
          <w:sz w:val="22"/>
          <w:szCs w:val="22"/>
        </w:rPr>
        <w:t>that yield variable findings and lack the consistency and rigor needed for systematic evidence. Second, mainstream</w:t>
      </w:r>
      <w:r w:rsidR="00871077" w:rsidRPr="00014FD9">
        <w:rPr>
          <w:rFonts w:ascii="Aptos" w:hAnsi="Aptos"/>
          <w:sz w:val="22"/>
          <w:szCs w:val="22"/>
        </w:rPr>
        <w:t>ing</w:t>
      </w:r>
      <w:r w:rsidR="00DA35D5" w:rsidRPr="00014FD9">
        <w:rPr>
          <w:rFonts w:ascii="Aptos" w:hAnsi="Aptos"/>
          <w:sz w:val="22"/>
          <w:szCs w:val="22"/>
        </w:rPr>
        <w:t xml:space="preserve"> innovation requires systematic, transparent methods to identify patterns and track diffusion across time, regions, and </w:t>
      </w:r>
      <w:r w:rsidR="00871077" w:rsidRPr="00014FD9">
        <w:rPr>
          <w:rFonts w:ascii="Aptos" w:hAnsi="Aptos"/>
          <w:sz w:val="22"/>
          <w:szCs w:val="22"/>
        </w:rPr>
        <w:t>sectors</w:t>
      </w:r>
      <w:r w:rsidR="00DA35D5" w:rsidRPr="00014FD9">
        <w:rPr>
          <w:rFonts w:ascii="Aptos" w:hAnsi="Aptos"/>
          <w:sz w:val="22"/>
          <w:szCs w:val="22"/>
        </w:rPr>
        <w:t xml:space="preserve">. A replicable workflow </w:t>
      </w:r>
      <w:r w:rsidRPr="00014FD9">
        <w:rPr>
          <w:rFonts w:ascii="Aptos" w:hAnsi="Aptos"/>
          <w:sz w:val="22"/>
          <w:szCs w:val="22"/>
        </w:rPr>
        <w:t xml:space="preserve">lays </w:t>
      </w:r>
      <w:r w:rsidR="00DA35D5" w:rsidRPr="00014FD9">
        <w:rPr>
          <w:rFonts w:ascii="Aptos" w:hAnsi="Aptos"/>
          <w:sz w:val="22"/>
          <w:szCs w:val="22"/>
        </w:rPr>
        <w:t xml:space="preserve">the foundation for future </w:t>
      </w:r>
      <w:r w:rsidR="002E75FE" w:rsidRPr="00014FD9">
        <w:rPr>
          <w:rFonts w:ascii="Aptos" w:hAnsi="Aptos"/>
          <w:sz w:val="22"/>
          <w:szCs w:val="22"/>
        </w:rPr>
        <w:t xml:space="preserve">analytics </w:t>
      </w:r>
      <w:r w:rsidR="00DA35D5" w:rsidRPr="00014FD9">
        <w:rPr>
          <w:rFonts w:ascii="Aptos" w:hAnsi="Aptos"/>
          <w:sz w:val="22"/>
          <w:szCs w:val="22"/>
        </w:rPr>
        <w:t xml:space="preserve">with </w:t>
      </w:r>
      <w:r w:rsidR="00C31C9B" w:rsidRPr="00014FD9">
        <w:rPr>
          <w:rFonts w:ascii="Aptos" w:hAnsi="Aptos"/>
          <w:sz w:val="22"/>
          <w:szCs w:val="22"/>
        </w:rPr>
        <w:t xml:space="preserve">reduced </w:t>
      </w:r>
      <w:r w:rsidR="00DA35D5" w:rsidRPr="00014FD9">
        <w:rPr>
          <w:rFonts w:ascii="Aptos" w:hAnsi="Aptos"/>
          <w:sz w:val="22"/>
          <w:szCs w:val="22"/>
        </w:rPr>
        <w:t>manual intervention.</w:t>
      </w:r>
    </w:p>
    <w:p w14:paraId="4DA7CED4" w14:textId="77777777" w:rsidR="00DA35D5" w:rsidRPr="00014FD9" w:rsidRDefault="00DA35D5" w:rsidP="000A3020">
      <w:pPr>
        <w:jc w:val="both"/>
        <w:rPr>
          <w:rFonts w:ascii="Aptos" w:hAnsi="Aptos"/>
          <w:sz w:val="22"/>
          <w:szCs w:val="22"/>
        </w:rPr>
      </w:pPr>
    </w:p>
    <w:p w14:paraId="0C1A7420" w14:textId="2878CCCC" w:rsidR="18D1DB51" w:rsidRPr="00014FD9" w:rsidRDefault="00DA35D5" w:rsidP="000A3020">
      <w:pPr>
        <w:jc w:val="both"/>
        <w:rPr>
          <w:rFonts w:ascii="Aptos" w:hAnsi="Aptos"/>
          <w:sz w:val="22"/>
          <w:szCs w:val="22"/>
        </w:rPr>
      </w:pPr>
      <w:r w:rsidRPr="00014FD9">
        <w:rPr>
          <w:rFonts w:ascii="Aptos" w:hAnsi="Aptos"/>
          <w:b/>
          <w:bCs/>
          <w:sz w:val="22"/>
          <w:szCs w:val="22"/>
        </w:rPr>
        <w:t>The workflow was assembled through iterative experimentation, combining Python coding, LLM</w:t>
      </w:r>
      <w:r w:rsidR="0017221E" w:rsidRPr="00014FD9">
        <w:rPr>
          <w:rFonts w:ascii="Aptos" w:hAnsi="Aptos"/>
          <w:b/>
          <w:bCs/>
          <w:sz w:val="22"/>
          <w:szCs w:val="22"/>
        </w:rPr>
        <w:t xml:space="preserve"> capabilities</w:t>
      </w:r>
      <w:r w:rsidRPr="00014FD9">
        <w:rPr>
          <w:rFonts w:ascii="Aptos" w:hAnsi="Aptos"/>
          <w:b/>
          <w:bCs/>
          <w:sz w:val="22"/>
          <w:szCs w:val="22"/>
        </w:rPr>
        <w:t>, and expert validation.</w:t>
      </w:r>
      <w:r w:rsidRPr="00014FD9">
        <w:rPr>
          <w:rFonts w:ascii="Aptos" w:hAnsi="Aptos"/>
          <w:sz w:val="22"/>
          <w:szCs w:val="22"/>
        </w:rPr>
        <w:t xml:space="preserve"> </w:t>
      </w:r>
      <w:r w:rsidR="004571E1" w:rsidRPr="00014FD9">
        <w:rPr>
          <w:rFonts w:ascii="Aptos" w:hAnsi="Aptos"/>
          <w:sz w:val="22"/>
          <w:szCs w:val="22"/>
        </w:rPr>
        <w:t>The workflow</w:t>
      </w:r>
      <w:r w:rsidR="0017221E" w:rsidRPr="00014FD9">
        <w:rPr>
          <w:rFonts w:ascii="Aptos" w:hAnsi="Aptos"/>
          <w:sz w:val="22"/>
          <w:szCs w:val="22"/>
        </w:rPr>
        <w:t xml:space="preserve"> design was modular</w:t>
      </w:r>
      <w:r w:rsidR="00EF50A2" w:rsidRPr="00014FD9">
        <w:rPr>
          <w:rFonts w:ascii="Aptos" w:hAnsi="Aptos"/>
          <w:sz w:val="22"/>
          <w:szCs w:val="22"/>
        </w:rPr>
        <w:t xml:space="preserve">, with </w:t>
      </w:r>
      <w:r w:rsidRPr="00014FD9">
        <w:rPr>
          <w:rFonts w:ascii="Aptos" w:hAnsi="Aptos"/>
          <w:sz w:val="22"/>
          <w:szCs w:val="22"/>
        </w:rPr>
        <w:t xml:space="preserve">each step </w:t>
      </w:r>
      <w:r w:rsidR="0017221E" w:rsidRPr="00014FD9">
        <w:rPr>
          <w:rFonts w:ascii="Aptos" w:hAnsi="Aptos"/>
          <w:sz w:val="22"/>
          <w:szCs w:val="22"/>
        </w:rPr>
        <w:t>function</w:t>
      </w:r>
      <w:r w:rsidR="00EF50A2" w:rsidRPr="00014FD9">
        <w:rPr>
          <w:rFonts w:ascii="Aptos" w:hAnsi="Aptos"/>
          <w:sz w:val="22"/>
          <w:szCs w:val="22"/>
        </w:rPr>
        <w:t>ing</w:t>
      </w:r>
      <w:r w:rsidR="0017221E" w:rsidRPr="00014FD9">
        <w:rPr>
          <w:rFonts w:ascii="Aptos" w:hAnsi="Aptos"/>
          <w:sz w:val="22"/>
          <w:szCs w:val="22"/>
        </w:rPr>
        <w:t xml:space="preserve"> </w:t>
      </w:r>
      <w:r w:rsidRPr="00014FD9">
        <w:rPr>
          <w:rFonts w:ascii="Aptos" w:hAnsi="Aptos"/>
          <w:sz w:val="22"/>
          <w:szCs w:val="22"/>
        </w:rPr>
        <w:t xml:space="preserve">as a discrete building block </w:t>
      </w:r>
      <w:r w:rsidR="0017221E" w:rsidRPr="00014FD9">
        <w:rPr>
          <w:rFonts w:ascii="Aptos" w:hAnsi="Aptos"/>
          <w:sz w:val="22"/>
          <w:szCs w:val="22"/>
        </w:rPr>
        <w:t>t</w:t>
      </w:r>
      <w:r w:rsidR="00EF50A2" w:rsidRPr="00014FD9">
        <w:rPr>
          <w:rFonts w:ascii="Aptos" w:hAnsi="Aptos"/>
          <w:sz w:val="22"/>
          <w:szCs w:val="22"/>
        </w:rPr>
        <w:t>hat could</w:t>
      </w:r>
      <w:r w:rsidR="0017221E" w:rsidRPr="00014FD9">
        <w:rPr>
          <w:rFonts w:ascii="Aptos" w:hAnsi="Aptos"/>
          <w:sz w:val="22"/>
          <w:szCs w:val="22"/>
        </w:rPr>
        <w:t xml:space="preserve"> be</w:t>
      </w:r>
      <w:r w:rsidRPr="00014FD9">
        <w:rPr>
          <w:rFonts w:ascii="Aptos" w:hAnsi="Aptos"/>
          <w:sz w:val="22"/>
          <w:szCs w:val="22"/>
        </w:rPr>
        <w:t xml:space="preserve"> reused or recombined depending on the research question. This logic ensure</w:t>
      </w:r>
      <w:r w:rsidR="0017221E" w:rsidRPr="00014FD9">
        <w:rPr>
          <w:rFonts w:ascii="Aptos" w:hAnsi="Aptos"/>
          <w:sz w:val="22"/>
          <w:szCs w:val="22"/>
        </w:rPr>
        <w:t>d</w:t>
      </w:r>
      <w:r w:rsidRPr="00014FD9">
        <w:rPr>
          <w:rFonts w:ascii="Aptos" w:hAnsi="Aptos"/>
          <w:sz w:val="22"/>
          <w:szCs w:val="22"/>
        </w:rPr>
        <w:t xml:space="preserve"> flexibility while preserving </w:t>
      </w:r>
      <w:r w:rsidR="0017221E" w:rsidRPr="00014FD9">
        <w:rPr>
          <w:rFonts w:ascii="Aptos" w:hAnsi="Aptos"/>
          <w:sz w:val="22"/>
          <w:szCs w:val="22"/>
        </w:rPr>
        <w:t xml:space="preserve">analytic </w:t>
      </w:r>
      <w:r w:rsidR="00BC280A" w:rsidRPr="00014FD9">
        <w:rPr>
          <w:rFonts w:ascii="Aptos" w:hAnsi="Aptos"/>
          <w:sz w:val="22"/>
          <w:szCs w:val="22"/>
        </w:rPr>
        <w:t>coherence and</w:t>
      </w:r>
      <w:r w:rsidRPr="00014FD9">
        <w:rPr>
          <w:rFonts w:ascii="Aptos" w:hAnsi="Aptos"/>
          <w:sz w:val="22"/>
          <w:szCs w:val="22"/>
        </w:rPr>
        <w:t xml:space="preserve"> </w:t>
      </w:r>
      <w:r w:rsidR="00397EDE" w:rsidRPr="00014FD9">
        <w:rPr>
          <w:rFonts w:ascii="Aptos" w:hAnsi="Aptos"/>
          <w:sz w:val="22"/>
          <w:szCs w:val="22"/>
        </w:rPr>
        <w:t>aligning</w:t>
      </w:r>
      <w:r w:rsidR="004571E1" w:rsidRPr="00014FD9">
        <w:rPr>
          <w:rFonts w:ascii="Aptos" w:hAnsi="Aptos"/>
          <w:sz w:val="22"/>
          <w:szCs w:val="22"/>
        </w:rPr>
        <w:t xml:space="preserve"> </w:t>
      </w:r>
      <w:r w:rsidR="0017221E" w:rsidRPr="00014FD9">
        <w:rPr>
          <w:rFonts w:ascii="Aptos" w:hAnsi="Aptos"/>
          <w:sz w:val="22"/>
          <w:szCs w:val="22"/>
        </w:rPr>
        <w:t xml:space="preserve">the </w:t>
      </w:r>
      <w:r w:rsidRPr="00014FD9">
        <w:rPr>
          <w:rFonts w:ascii="Aptos" w:hAnsi="Aptos"/>
          <w:sz w:val="22"/>
          <w:szCs w:val="22"/>
        </w:rPr>
        <w:t xml:space="preserve">sequence </w:t>
      </w:r>
      <w:r w:rsidR="0017221E" w:rsidRPr="00014FD9">
        <w:rPr>
          <w:rFonts w:ascii="Aptos" w:hAnsi="Aptos"/>
          <w:sz w:val="22"/>
          <w:szCs w:val="22"/>
        </w:rPr>
        <w:t xml:space="preserve">of steps </w:t>
      </w:r>
      <w:r w:rsidRPr="00014FD9">
        <w:rPr>
          <w:rFonts w:ascii="Aptos" w:hAnsi="Aptos"/>
          <w:sz w:val="22"/>
          <w:szCs w:val="22"/>
        </w:rPr>
        <w:t>align</w:t>
      </w:r>
      <w:r w:rsidR="0017221E" w:rsidRPr="00014FD9">
        <w:rPr>
          <w:rFonts w:ascii="Aptos" w:hAnsi="Aptos"/>
          <w:sz w:val="22"/>
          <w:szCs w:val="22"/>
        </w:rPr>
        <w:t>ed</w:t>
      </w:r>
      <w:r w:rsidRPr="00014FD9">
        <w:rPr>
          <w:rFonts w:ascii="Aptos" w:hAnsi="Aptos"/>
          <w:sz w:val="22"/>
          <w:szCs w:val="22"/>
        </w:rPr>
        <w:t xml:space="preserve"> with the core </w:t>
      </w:r>
      <w:r w:rsidR="00EF50A2" w:rsidRPr="00014FD9">
        <w:rPr>
          <w:rFonts w:ascii="Aptos" w:hAnsi="Aptos"/>
          <w:sz w:val="22"/>
          <w:szCs w:val="22"/>
        </w:rPr>
        <w:t>elements</w:t>
      </w:r>
      <w:r w:rsidR="0017221E" w:rsidRPr="00014FD9">
        <w:rPr>
          <w:rFonts w:ascii="Aptos" w:hAnsi="Aptos"/>
          <w:sz w:val="22"/>
          <w:szCs w:val="22"/>
        </w:rPr>
        <w:t xml:space="preserve"> </w:t>
      </w:r>
      <w:r w:rsidRPr="00014FD9">
        <w:rPr>
          <w:rFonts w:ascii="Aptos" w:hAnsi="Aptos"/>
          <w:sz w:val="22"/>
          <w:szCs w:val="22"/>
        </w:rPr>
        <w:t xml:space="preserve">of analysis outlined </w:t>
      </w:r>
      <w:r w:rsidR="0017221E" w:rsidRPr="00014FD9">
        <w:rPr>
          <w:rFonts w:ascii="Aptos" w:hAnsi="Aptos"/>
          <w:sz w:val="22"/>
          <w:szCs w:val="22"/>
        </w:rPr>
        <w:t xml:space="preserve">in </w:t>
      </w:r>
      <w:r w:rsidR="00B86407" w:rsidRPr="00014FD9">
        <w:rPr>
          <w:rFonts w:ascii="Aptos" w:hAnsi="Aptos"/>
          <w:sz w:val="22"/>
          <w:szCs w:val="22"/>
        </w:rPr>
        <w:t xml:space="preserve">section </w:t>
      </w:r>
      <w:r w:rsidR="54B120E8" w:rsidRPr="7B0FB37B">
        <w:rPr>
          <w:rFonts w:ascii="Aptos" w:hAnsi="Aptos"/>
          <w:sz w:val="22"/>
          <w:szCs w:val="22"/>
        </w:rPr>
        <w:t>2.C</w:t>
      </w:r>
      <w:r w:rsidRPr="00014FD9">
        <w:rPr>
          <w:rFonts w:ascii="Aptos" w:hAnsi="Aptos"/>
          <w:sz w:val="22"/>
          <w:szCs w:val="22"/>
        </w:rPr>
        <w:t>.</w:t>
      </w:r>
    </w:p>
    <w:p w14:paraId="5703DCCD" w14:textId="77777777" w:rsidR="009F19E6" w:rsidRPr="00014FD9" w:rsidRDefault="009F19E6" w:rsidP="000A3020">
      <w:pPr>
        <w:jc w:val="both"/>
        <w:rPr>
          <w:rFonts w:ascii="Aptos" w:hAnsi="Aptos"/>
          <w:sz w:val="22"/>
          <w:szCs w:val="22"/>
        </w:rPr>
      </w:pPr>
    </w:p>
    <w:p w14:paraId="5CFD3DAE" w14:textId="36C81ACD" w:rsidR="00017475" w:rsidRPr="00014FD9" w:rsidRDefault="0017221E" w:rsidP="000A3020">
      <w:pPr>
        <w:jc w:val="both"/>
        <w:rPr>
          <w:rFonts w:ascii="Aptos" w:hAnsi="Aptos"/>
          <w:sz w:val="22"/>
          <w:szCs w:val="22"/>
        </w:rPr>
      </w:pPr>
      <w:r w:rsidRPr="00014FD9">
        <w:rPr>
          <w:rFonts w:ascii="Aptos" w:hAnsi="Aptos"/>
          <w:b/>
          <w:bCs/>
          <w:sz w:val="22"/>
          <w:szCs w:val="22"/>
        </w:rPr>
        <w:t>T</w:t>
      </w:r>
      <w:r w:rsidR="009F19E6" w:rsidRPr="00014FD9">
        <w:rPr>
          <w:rFonts w:ascii="Aptos" w:hAnsi="Aptos"/>
          <w:b/>
          <w:bCs/>
          <w:sz w:val="22"/>
          <w:szCs w:val="22"/>
        </w:rPr>
        <w:t xml:space="preserve">he </w:t>
      </w:r>
      <w:r w:rsidR="000877F2" w:rsidRPr="00014FD9">
        <w:rPr>
          <w:rFonts w:ascii="Aptos" w:hAnsi="Aptos"/>
          <w:b/>
          <w:bCs/>
          <w:sz w:val="22"/>
          <w:szCs w:val="22"/>
        </w:rPr>
        <w:t xml:space="preserve">initial </w:t>
      </w:r>
      <w:r w:rsidR="009F19E6" w:rsidRPr="00014FD9">
        <w:rPr>
          <w:rFonts w:ascii="Aptos" w:hAnsi="Aptos"/>
          <w:b/>
          <w:bCs/>
          <w:sz w:val="22"/>
          <w:szCs w:val="22"/>
        </w:rPr>
        <w:t xml:space="preserve">workflow </w:t>
      </w:r>
      <w:r w:rsidRPr="00014FD9">
        <w:rPr>
          <w:rFonts w:ascii="Aptos" w:hAnsi="Aptos"/>
          <w:b/>
          <w:bCs/>
          <w:sz w:val="22"/>
          <w:szCs w:val="22"/>
        </w:rPr>
        <w:t>used</w:t>
      </w:r>
      <w:r w:rsidR="009F19E6" w:rsidRPr="00014FD9">
        <w:rPr>
          <w:rFonts w:ascii="Aptos" w:hAnsi="Aptos"/>
          <w:b/>
          <w:bCs/>
          <w:sz w:val="22"/>
          <w:szCs w:val="22"/>
        </w:rPr>
        <w:t xml:space="preserve"> human assistance</w:t>
      </w:r>
      <w:r w:rsidRPr="00014FD9">
        <w:rPr>
          <w:rFonts w:ascii="Aptos" w:hAnsi="Aptos"/>
          <w:b/>
          <w:bCs/>
          <w:sz w:val="22"/>
          <w:szCs w:val="22"/>
        </w:rPr>
        <w:t xml:space="preserve"> to operate effectively</w:t>
      </w:r>
      <w:r w:rsidR="009F19E6" w:rsidRPr="00014FD9">
        <w:rPr>
          <w:rFonts w:ascii="Aptos" w:hAnsi="Aptos"/>
          <w:b/>
          <w:bCs/>
          <w:sz w:val="22"/>
          <w:szCs w:val="22"/>
        </w:rPr>
        <w:t xml:space="preserve">; the long-term goal is to integrate it into internal </w:t>
      </w:r>
      <w:r w:rsidR="00E7347F" w:rsidRPr="00014FD9">
        <w:rPr>
          <w:rFonts w:ascii="Aptos" w:hAnsi="Aptos"/>
          <w:b/>
          <w:bCs/>
          <w:sz w:val="22"/>
          <w:szCs w:val="22"/>
        </w:rPr>
        <w:t xml:space="preserve">WBG </w:t>
      </w:r>
      <w:r w:rsidR="009F19E6" w:rsidRPr="00014FD9">
        <w:rPr>
          <w:rFonts w:ascii="Aptos" w:hAnsi="Aptos"/>
          <w:b/>
          <w:bCs/>
          <w:sz w:val="22"/>
          <w:szCs w:val="22"/>
        </w:rPr>
        <w:t xml:space="preserve">systems for </w:t>
      </w:r>
      <w:r w:rsidRPr="00014FD9">
        <w:rPr>
          <w:rFonts w:ascii="Aptos" w:hAnsi="Aptos"/>
          <w:b/>
          <w:bCs/>
          <w:sz w:val="22"/>
          <w:szCs w:val="22"/>
        </w:rPr>
        <w:t xml:space="preserve">a </w:t>
      </w:r>
      <w:r w:rsidR="009F19E6" w:rsidRPr="00014FD9">
        <w:rPr>
          <w:rFonts w:ascii="Aptos" w:hAnsi="Aptos"/>
          <w:b/>
          <w:bCs/>
          <w:sz w:val="22"/>
          <w:szCs w:val="22"/>
        </w:rPr>
        <w:t>greater degree of automation.</w:t>
      </w:r>
      <w:r w:rsidR="009F19E6" w:rsidRPr="00014FD9">
        <w:rPr>
          <w:rFonts w:ascii="Aptos" w:hAnsi="Aptos"/>
          <w:sz w:val="22"/>
          <w:szCs w:val="22"/>
        </w:rPr>
        <w:t xml:space="preserve"> Embedding the modules into corporate databases and orchestrating them through standardized pipelines would allow continuous updating of innovation insights as new </w:t>
      </w:r>
      <w:r w:rsidR="00E7761E" w:rsidRPr="00014FD9">
        <w:rPr>
          <w:rFonts w:ascii="Aptos" w:hAnsi="Aptos"/>
          <w:sz w:val="22"/>
          <w:szCs w:val="22"/>
        </w:rPr>
        <w:t>data sources are introduced</w:t>
      </w:r>
      <w:r w:rsidR="009F19E6" w:rsidRPr="00014FD9">
        <w:rPr>
          <w:rFonts w:ascii="Aptos" w:hAnsi="Aptos"/>
          <w:sz w:val="22"/>
          <w:szCs w:val="22"/>
        </w:rPr>
        <w:t xml:space="preserve">. Over time, this could evolve into a semi-automated monitoring system, linking LLM text parsing, Python scripts, and structured databases. The modular design also </w:t>
      </w:r>
      <w:r w:rsidRPr="00014FD9">
        <w:rPr>
          <w:rFonts w:ascii="Aptos" w:hAnsi="Aptos"/>
          <w:sz w:val="22"/>
          <w:szCs w:val="22"/>
        </w:rPr>
        <w:t>makes it adaptable—</w:t>
      </w:r>
      <w:r w:rsidR="009F19E6" w:rsidRPr="00014FD9">
        <w:rPr>
          <w:rFonts w:ascii="Aptos" w:hAnsi="Aptos"/>
          <w:sz w:val="22"/>
          <w:szCs w:val="22"/>
        </w:rPr>
        <w:t xml:space="preserve">specific </w:t>
      </w:r>
      <w:r w:rsidR="009F19E6" w:rsidRPr="00014FD9">
        <w:rPr>
          <w:rFonts w:ascii="Aptos" w:hAnsi="Aptos"/>
          <w:sz w:val="22"/>
          <w:szCs w:val="22"/>
        </w:rPr>
        <w:lastRenderedPageBreak/>
        <w:t>blocks</w:t>
      </w:r>
      <w:r w:rsidRPr="00014FD9">
        <w:rPr>
          <w:rFonts w:ascii="Aptos" w:hAnsi="Aptos"/>
          <w:sz w:val="22"/>
          <w:szCs w:val="22"/>
        </w:rPr>
        <w:t xml:space="preserve">, </w:t>
      </w:r>
      <w:r w:rsidR="009F19E6" w:rsidRPr="00014FD9">
        <w:rPr>
          <w:rFonts w:ascii="Aptos" w:hAnsi="Aptos"/>
          <w:sz w:val="22"/>
          <w:szCs w:val="22"/>
        </w:rPr>
        <w:t>such as keyword tagging or taxonomy generation</w:t>
      </w:r>
      <w:r w:rsidRPr="00014FD9">
        <w:rPr>
          <w:rFonts w:ascii="Aptos" w:hAnsi="Aptos"/>
          <w:sz w:val="22"/>
          <w:szCs w:val="22"/>
        </w:rPr>
        <w:t xml:space="preserve">, </w:t>
      </w:r>
      <w:r w:rsidR="009F19E6" w:rsidRPr="00014FD9">
        <w:rPr>
          <w:rFonts w:ascii="Aptos" w:hAnsi="Aptos"/>
          <w:sz w:val="22"/>
          <w:szCs w:val="22"/>
        </w:rPr>
        <w:t xml:space="preserve">can be </w:t>
      </w:r>
      <w:r w:rsidRPr="00014FD9">
        <w:rPr>
          <w:rFonts w:ascii="Aptos" w:hAnsi="Aptos"/>
          <w:sz w:val="22"/>
          <w:szCs w:val="22"/>
        </w:rPr>
        <w:t>repurposed for</w:t>
      </w:r>
      <w:r w:rsidR="009F19E6" w:rsidRPr="00014FD9">
        <w:rPr>
          <w:rFonts w:ascii="Aptos" w:hAnsi="Aptos"/>
          <w:sz w:val="22"/>
          <w:szCs w:val="22"/>
        </w:rPr>
        <w:t xml:space="preserve"> other themes (e.g., climate, fragility, governance), broadening the </w:t>
      </w:r>
      <w:r w:rsidR="000877F2" w:rsidRPr="00014FD9">
        <w:rPr>
          <w:rFonts w:ascii="Aptos" w:hAnsi="Aptos"/>
          <w:sz w:val="22"/>
          <w:szCs w:val="22"/>
        </w:rPr>
        <w:t>WBG</w:t>
      </w:r>
      <w:r w:rsidR="009F19E6" w:rsidRPr="00014FD9">
        <w:rPr>
          <w:rFonts w:ascii="Aptos" w:hAnsi="Aptos"/>
          <w:sz w:val="22"/>
          <w:szCs w:val="22"/>
        </w:rPr>
        <w:t xml:space="preserve"> capacity to systematically mine lessons from its vast knowledge base.</w:t>
      </w:r>
    </w:p>
    <w:p w14:paraId="26F186B4" w14:textId="77777777" w:rsidR="009F19E6" w:rsidRPr="00014FD9" w:rsidRDefault="009F19E6" w:rsidP="00017475">
      <w:pPr>
        <w:jc w:val="both"/>
        <w:rPr>
          <w:rFonts w:ascii="Aptos" w:hAnsi="Aptos"/>
        </w:rPr>
      </w:pPr>
    </w:p>
    <w:p w14:paraId="030AD170" w14:textId="1440CC2F" w:rsidR="00B1694B" w:rsidRPr="00014FD9" w:rsidRDefault="00B1694B" w:rsidP="00B1694B">
      <w:pPr>
        <w:pStyle w:val="Heading2"/>
        <w:spacing w:after="0" w:afterAutospacing="0"/>
        <w:rPr>
          <w:rFonts w:ascii="Aptos" w:hAnsi="Aptos"/>
        </w:rPr>
      </w:pPr>
      <w:bookmarkStart w:id="47" w:name="_Toc222450684"/>
      <w:bookmarkStart w:id="48" w:name="_Toc212189885"/>
      <w:bookmarkStart w:id="49" w:name="_Toc215657581"/>
      <w:r w:rsidRPr="00014FD9">
        <w:rPr>
          <w:rFonts w:ascii="Aptos" w:hAnsi="Aptos"/>
        </w:rPr>
        <w:t>Lessons Learned from the Use of Generative AI Tools</w:t>
      </w:r>
      <w:bookmarkEnd w:id="47"/>
      <w:r w:rsidRPr="00014FD9">
        <w:rPr>
          <w:rFonts w:ascii="Aptos" w:hAnsi="Aptos"/>
        </w:rPr>
        <w:t xml:space="preserve"> </w:t>
      </w:r>
    </w:p>
    <w:p w14:paraId="233F3E75" w14:textId="77777777" w:rsidR="00B1694B" w:rsidRPr="00014FD9" w:rsidRDefault="00B1694B">
      <w:pPr>
        <w:jc w:val="both"/>
        <w:rPr>
          <w:rFonts w:ascii="Aptos" w:hAnsi="Aptos"/>
          <w:b/>
          <w:sz w:val="22"/>
          <w:szCs w:val="22"/>
        </w:rPr>
      </w:pPr>
      <w:bookmarkStart w:id="50" w:name="_Toc212161332"/>
      <w:bookmarkStart w:id="51" w:name="_Toc212161412"/>
      <w:bookmarkStart w:id="52" w:name="_Toc212165685"/>
      <w:bookmarkStart w:id="53" w:name="_Toc212169877"/>
      <w:bookmarkEnd w:id="48"/>
      <w:bookmarkEnd w:id="49"/>
      <w:bookmarkEnd w:id="50"/>
      <w:bookmarkEnd w:id="51"/>
      <w:bookmarkEnd w:id="52"/>
      <w:bookmarkEnd w:id="53"/>
    </w:p>
    <w:p w14:paraId="64494536" w14:textId="0F0C53EF" w:rsidR="00BD5B51" w:rsidRPr="00014FD9" w:rsidRDefault="00BD5B51" w:rsidP="00B94645">
      <w:pPr>
        <w:jc w:val="both"/>
        <w:rPr>
          <w:rFonts w:ascii="Aptos" w:hAnsi="Aptos"/>
          <w:bCs/>
          <w:sz w:val="22"/>
          <w:szCs w:val="22"/>
        </w:rPr>
      </w:pPr>
      <w:r w:rsidRPr="00014FD9">
        <w:rPr>
          <w:rFonts w:ascii="Aptos" w:hAnsi="Aptos"/>
          <w:b/>
          <w:sz w:val="22"/>
          <w:szCs w:val="22"/>
        </w:rPr>
        <w:t xml:space="preserve">Across all stages of the study, GenAI added value as a complement to coding and expert analysis. </w:t>
      </w:r>
      <w:r w:rsidRPr="00014FD9">
        <w:rPr>
          <w:rFonts w:ascii="Aptos" w:hAnsi="Aptos"/>
          <w:bCs/>
          <w:sz w:val="22"/>
          <w:szCs w:val="22"/>
        </w:rPr>
        <w:t>It accelerated keyword scanning, broadened reasoning, proposed hypotheses and validation methods, and enriched the interpretation of results. Its effectiveness was greatest when paired with expert direction and review. The demonstrated ability to now deliver reliable portfolio analytics further underscores its potential. Used together, Python and GenAI can act as force multipliers—augmenting, rather than replacing, staff expertise.</w:t>
      </w:r>
    </w:p>
    <w:p w14:paraId="3F0BF547" w14:textId="29AA638C" w:rsidR="00BD5B51" w:rsidRPr="00014FD9" w:rsidRDefault="00BD5B51" w:rsidP="244FAC12">
      <w:pPr>
        <w:pStyle w:val="NormalWeb"/>
        <w:spacing w:before="0" w:beforeAutospacing="0" w:after="0" w:afterAutospacing="0"/>
        <w:jc w:val="both"/>
        <w:rPr>
          <w:rFonts w:ascii="Aptos" w:hAnsi="Aptos"/>
          <w:b/>
          <w:bCs/>
          <w:sz w:val="22"/>
          <w:szCs w:val="22"/>
        </w:rPr>
      </w:pPr>
    </w:p>
    <w:p w14:paraId="4431F1AA" w14:textId="31656361" w:rsidR="00DD6EF0" w:rsidRPr="00014FD9" w:rsidRDefault="008F303C" w:rsidP="244FAC12">
      <w:pPr>
        <w:pStyle w:val="NormalWeb"/>
        <w:spacing w:before="0" w:beforeAutospacing="0" w:after="0" w:afterAutospacing="0"/>
        <w:jc w:val="both"/>
        <w:rPr>
          <w:rFonts w:ascii="Aptos" w:hAnsi="Aptos"/>
          <w:sz w:val="22"/>
          <w:szCs w:val="22"/>
        </w:rPr>
      </w:pPr>
      <w:r w:rsidRPr="00014FD9">
        <w:rPr>
          <w:rFonts w:ascii="Aptos" w:hAnsi="Aptos"/>
          <w:b/>
          <w:bCs/>
          <w:sz w:val="22"/>
          <w:szCs w:val="22"/>
        </w:rPr>
        <w:t>An</w:t>
      </w:r>
      <w:r w:rsidR="00BC11AC" w:rsidRPr="00014FD9">
        <w:rPr>
          <w:rFonts w:ascii="Aptos" w:hAnsi="Aptos"/>
          <w:sz w:val="22"/>
          <w:szCs w:val="22"/>
        </w:rPr>
        <w:t xml:space="preserve"> </w:t>
      </w:r>
      <w:r w:rsidR="00BC11AC" w:rsidRPr="00014FD9">
        <w:rPr>
          <w:rFonts w:ascii="Aptos" w:hAnsi="Aptos"/>
          <w:b/>
          <w:bCs/>
          <w:sz w:val="22"/>
          <w:szCs w:val="22"/>
        </w:rPr>
        <w:t>iterative human–model reasoning</w:t>
      </w:r>
      <w:r w:rsidR="00BC11AC" w:rsidRPr="00014FD9">
        <w:rPr>
          <w:rFonts w:ascii="Aptos" w:hAnsi="Aptos"/>
          <w:sz w:val="22"/>
          <w:szCs w:val="22"/>
        </w:rPr>
        <w:t xml:space="preserve"> </w:t>
      </w:r>
      <w:r w:rsidR="00D92D59" w:rsidRPr="00014FD9">
        <w:rPr>
          <w:rFonts w:ascii="Aptos" w:hAnsi="Aptos"/>
          <w:b/>
          <w:bCs/>
          <w:sz w:val="22"/>
          <w:szCs w:val="22"/>
        </w:rPr>
        <w:t>helped, on one hand, systematize and interpret large volumes of data</w:t>
      </w:r>
      <w:r w:rsidR="00414DE6" w:rsidRPr="00014FD9">
        <w:rPr>
          <w:rFonts w:ascii="Aptos" w:hAnsi="Aptos"/>
          <w:b/>
          <w:bCs/>
          <w:sz w:val="22"/>
          <w:szCs w:val="22"/>
        </w:rPr>
        <w:t xml:space="preserve"> (</w:t>
      </w:r>
      <w:r w:rsidR="00197750">
        <w:rPr>
          <w:rFonts w:ascii="Aptos" w:hAnsi="Aptos"/>
          <w:b/>
          <w:bCs/>
          <w:sz w:val="22"/>
          <w:szCs w:val="22"/>
        </w:rPr>
        <w:t>G</w:t>
      </w:r>
      <w:r w:rsidR="009644CE" w:rsidRPr="00014FD9">
        <w:rPr>
          <w:rFonts w:ascii="Aptos" w:hAnsi="Aptos"/>
          <w:b/>
          <w:bCs/>
          <w:sz w:val="22"/>
          <w:szCs w:val="22"/>
        </w:rPr>
        <w:t>enAI</w:t>
      </w:r>
      <w:r w:rsidR="00414DE6" w:rsidRPr="00014FD9">
        <w:rPr>
          <w:rFonts w:ascii="Aptos" w:hAnsi="Aptos"/>
          <w:b/>
          <w:bCs/>
          <w:sz w:val="22"/>
          <w:szCs w:val="22"/>
        </w:rPr>
        <w:t>)</w:t>
      </w:r>
      <w:r w:rsidR="00D92D59" w:rsidRPr="00014FD9">
        <w:rPr>
          <w:rFonts w:ascii="Aptos" w:hAnsi="Aptos"/>
          <w:b/>
          <w:bCs/>
          <w:sz w:val="22"/>
          <w:szCs w:val="22"/>
        </w:rPr>
        <w:t>, and</w:t>
      </w:r>
      <w:r w:rsidR="00414DE6" w:rsidRPr="00014FD9">
        <w:rPr>
          <w:rFonts w:ascii="Aptos" w:hAnsi="Aptos"/>
          <w:b/>
          <w:bCs/>
          <w:sz w:val="22"/>
          <w:szCs w:val="22"/>
        </w:rPr>
        <w:t>,</w:t>
      </w:r>
      <w:r w:rsidR="00D92D59" w:rsidRPr="00014FD9">
        <w:rPr>
          <w:rFonts w:ascii="Aptos" w:hAnsi="Aptos"/>
          <w:b/>
          <w:bCs/>
          <w:sz w:val="22"/>
          <w:szCs w:val="22"/>
        </w:rPr>
        <w:t xml:space="preserve"> on the other, parse, prioritize, and direct large volumes of text</w:t>
      </w:r>
      <w:r w:rsidR="00414DE6" w:rsidRPr="00014FD9">
        <w:rPr>
          <w:rFonts w:ascii="Aptos" w:hAnsi="Aptos"/>
          <w:b/>
          <w:bCs/>
          <w:sz w:val="22"/>
          <w:szCs w:val="22"/>
        </w:rPr>
        <w:t xml:space="preserve"> (human)</w:t>
      </w:r>
      <w:r w:rsidR="00D92D59" w:rsidRPr="00014FD9">
        <w:rPr>
          <w:rFonts w:ascii="Aptos" w:hAnsi="Aptos"/>
          <w:b/>
          <w:bCs/>
          <w:sz w:val="22"/>
          <w:szCs w:val="22"/>
        </w:rPr>
        <w:t>.</w:t>
      </w:r>
      <w:r w:rsidR="00414DE6" w:rsidRPr="00014FD9">
        <w:rPr>
          <w:rFonts w:ascii="Aptos" w:hAnsi="Aptos"/>
          <w:b/>
          <w:bCs/>
          <w:sz w:val="22"/>
          <w:szCs w:val="22"/>
        </w:rPr>
        <w:t xml:space="preserve"> </w:t>
      </w:r>
      <w:r w:rsidR="00414DE6" w:rsidRPr="00014FD9">
        <w:rPr>
          <w:rFonts w:ascii="Aptos" w:hAnsi="Aptos"/>
          <w:sz w:val="22"/>
          <w:szCs w:val="22"/>
        </w:rPr>
        <w:t>At initial stages of the analysis, LLM</w:t>
      </w:r>
      <w:r w:rsidR="006C15D6" w:rsidRPr="00014FD9">
        <w:rPr>
          <w:rFonts w:ascii="Aptos" w:hAnsi="Aptos"/>
          <w:sz w:val="22"/>
          <w:szCs w:val="22"/>
        </w:rPr>
        <w:t xml:space="preserve"> </w:t>
      </w:r>
      <w:r w:rsidR="00BC11AC" w:rsidRPr="00014FD9">
        <w:rPr>
          <w:rFonts w:ascii="Aptos" w:hAnsi="Aptos"/>
          <w:sz w:val="22"/>
          <w:szCs w:val="22"/>
        </w:rPr>
        <w:t xml:space="preserve">produced implausible institutional linkages, underscoring the need for oversight. </w:t>
      </w:r>
      <w:r w:rsidR="002023F5" w:rsidRPr="00014FD9">
        <w:rPr>
          <w:rFonts w:ascii="Aptos" w:hAnsi="Aptos"/>
          <w:sz w:val="22"/>
          <w:szCs w:val="22"/>
        </w:rPr>
        <w:t>T</w:t>
      </w:r>
      <w:r w:rsidR="00DD6EF0" w:rsidRPr="00014FD9">
        <w:rPr>
          <w:rFonts w:ascii="Aptos" w:hAnsi="Aptos"/>
          <w:sz w:val="22"/>
          <w:szCs w:val="22"/>
        </w:rPr>
        <w:t xml:space="preserve">he pilot </w:t>
      </w:r>
      <w:r w:rsidR="009644CE" w:rsidRPr="00014FD9">
        <w:rPr>
          <w:rFonts w:ascii="Aptos" w:hAnsi="Aptos"/>
          <w:sz w:val="22"/>
          <w:szCs w:val="22"/>
        </w:rPr>
        <w:t xml:space="preserve">highlighted the need </w:t>
      </w:r>
      <w:r w:rsidR="004571E1" w:rsidRPr="00014FD9">
        <w:rPr>
          <w:rFonts w:ascii="Aptos" w:hAnsi="Aptos"/>
          <w:sz w:val="22"/>
          <w:szCs w:val="22"/>
        </w:rPr>
        <w:t>to establish</w:t>
      </w:r>
      <w:r w:rsidR="00DD6EF0" w:rsidRPr="00014FD9">
        <w:rPr>
          <w:rFonts w:ascii="Aptos" w:hAnsi="Aptos"/>
          <w:sz w:val="22"/>
          <w:szCs w:val="22"/>
        </w:rPr>
        <w:t xml:space="preserve"> a shared method for filtering or structuring </w:t>
      </w:r>
      <w:r w:rsidR="002023F5" w:rsidRPr="00014FD9">
        <w:rPr>
          <w:rFonts w:ascii="Aptos" w:hAnsi="Aptos"/>
          <w:sz w:val="22"/>
          <w:szCs w:val="22"/>
        </w:rPr>
        <w:t>large volumes of model output</w:t>
      </w:r>
      <w:r w:rsidR="00DD6EF0" w:rsidRPr="00014FD9">
        <w:rPr>
          <w:rFonts w:ascii="Aptos" w:hAnsi="Aptos"/>
          <w:sz w:val="22"/>
          <w:szCs w:val="22"/>
        </w:rPr>
        <w:t xml:space="preserve">. </w:t>
      </w:r>
      <w:r w:rsidR="006C15D6" w:rsidRPr="00014FD9">
        <w:rPr>
          <w:rFonts w:ascii="Aptos" w:hAnsi="Aptos"/>
          <w:sz w:val="22"/>
          <w:szCs w:val="22"/>
        </w:rPr>
        <w:t xml:space="preserve"> </w:t>
      </w:r>
      <w:r w:rsidR="00BC11AC" w:rsidRPr="00014FD9">
        <w:rPr>
          <w:rFonts w:ascii="Aptos" w:hAnsi="Aptos"/>
          <w:sz w:val="22"/>
          <w:szCs w:val="22"/>
        </w:rPr>
        <w:t xml:space="preserve">Once iterative reasoning narrowed the field, </w:t>
      </w:r>
      <w:r w:rsidR="00021D8D" w:rsidRPr="00014FD9">
        <w:rPr>
          <w:rFonts w:ascii="Aptos" w:hAnsi="Aptos"/>
          <w:sz w:val="22"/>
          <w:szCs w:val="22"/>
        </w:rPr>
        <w:t xml:space="preserve">LLMs </w:t>
      </w:r>
      <w:r w:rsidR="00BC11AC" w:rsidRPr="00014FD9">
        <w:rPr>
          <w:rFonts w:ascii="Aptos" w:hAnsi="Aptos"/>
          <w:sz w:val="22"/>
          <w:szCs w:val="22"/>
        </w:rPr>
        <w:t>propose</w:t>
      </w:r>
      <w:r w:rsidR="00021D8D" w:rsidRPr="00014FD9">
        <w:rPr>
          <w:rFonts w:ascii="Aptos" w:hAnsi="Aptos"/>
          <w:sz w:val="22"/>
          <w:szCs w:val="22"/>
        </w:rPr>
        <w:t>d</w:t>
      </w:r>
      <w:r w:rsidR="00BC11AC" w:rsidRPr="00014FD9">
        <w:rPr>
          <w:rFonts w:ascii="Aptos" w:hAnsi="Aptos"/>
          <w:sz w:val="22"/>
          <w:szCs w:val="22"/>
        </w:rPr>
        <w:t xml:space="preserve"> structured hypotheses and </w:t>
      </w:r>
      <w:r w:rsidR="00EF50A2" w:rsidRPr="00014FD9">
        <w:rPr>
          <w:rFonts w:ascii="Aptos" w:hAnsi="Aptos"/>
          <w:sz w:val="22"/>
          <w:szCs w:val="22"/>
        </w:rPr>
        <w:t xml:space="preserve">corresponding </w:t>
      </w:r>
      <w:r w:rsidR="00BC11AC" w:rsidRPr="00014FD9">
        <w:rPr>
          <w:rFonts w:ascii="Aptos" w:hAnsi="Aptos"/>
          <w:sz w:val="22"/>
          <w:szCs w:val="22"/>
        </w:rPr>
        <w:t xml:space="preserve">validation strategies. </w:t>
      </w:r>
      <w:r w:rsidR="00EF50A2" w:rsidRPr="00014FD9">
        <w:rPr>
          <w:rFonts w:ascii="Aptos" w:hAnsi="Aptos"/>
          <w:sz w:val="22"/>
          <w:szCs w:val="22"/>
        </w:rPr>
        <w:t>Most of these</w:t>
      </w:r>
      <w:r w:rsidR="007B144B" w:rsidRPr="00014FD9">
        <w:rPr>
          <w:rFonts w:ascii="Aptos" w:hAnsi="Aptos"/>
          <w:sz w:val="22"/>
          <w:szCs w:val="22"/>
        </w:rPr>
        <w:t xml:space="preserve"> strategies echoed established methods, yet several extended them in logically meaningful ways. </w:t>
      </w:r>
      <w:r w:rsidR="00EF50A2" w:rsidRPr="00014FD9">
        <w:rPr>
          <w:rFonts w:ascii="Aptos" w:hAnsi="Aptos"/>
          <w:sz w:val="22"/>
          <w:szCs w:val="22"/>
        </w:rPr>
        <w:t>The o</w:t>
      </w:r>
      <w:r w:rsidR="00BC11AC" w:rsidRPr="00014FD9">
        <w:rPr>
          <w:rFonts w:ascii="Aptos" w:hAnsi="Aptos"/>
          <w:sz w:val="22"/>
          <w:szCs w:val="22"/>
        </w:rPr>
        <w:t xml:space="preserve">utputs were </w:t>
      </w:r>
      <w:r w:rsidR="00EF50A2" w:rsidRPr="00014FD9">
        <w:rPr>
          <w:rFonts w:ascii="Aptos" w:hAnsi="Aptos"/>
          <w:sz w:val="22"/>
          <w:szCs w:val="22"/>
        </w:rPr>
        <w:t xml:space="preserve">sufficiently </w:t>
      </w:r>
      <w:r w:rsidR="00BC11AC" w:rsidRPr="00014FD9">
        <w:rPr>
          <w:rFonts w:ascii="Aptos" w:hAnsi="Aptos"/>
          <w:sz w:val="22"/>
          <w:szCs w:val="22"/>
        </w:rPr>
        <w:t xml:space="preserve">precise to be implemented directly into coding, though about one-third of hypotheses collapsed </w:t>
      </w:r>
      <w:r w:rsidR="00EF50A2" w:rsidRPr="00014FD9">
        <w:rPr>
          <w:rFonts w:ascii="Aptos" w:hAnsi="Aptos"/>
          <w:sz w:val="22"/>
          <w:szCs w:val="22"/>
        </w:rPr>
        <w:t xml:space="preserve">when </w:t>
      </w:r>
      <w:r w:rsidR="00BC11AC" w:rsidRPr="00014FD9">
        <w:rPr>
          <w:rFonts w:ascii="Aptos" w:hAnsi="Aptos"/>
          <w:sz w:val="22"/>
          <w:szCs w:val="22"/>
        </w:rPr>
        <w:t xml:space="preserve">tested against the data. </w:t>
      </w:r>
      <w:r w:rsidR="00DD6EF0" w:rsidRPr="00014FD9">
        <w:rPr>
          <w:rFonts w:ascii="Aptos" w:hAnsi="Aptos"/>
          <w:sz w:val="22"/>
          <w:szCs w:val="22"/>
        </w:rPr>
        <w:t xml:space="preserve">This </w:t>
      </w:r>
      <w:r w:rsidR="006C15D6" w:rsidRPr="00014FD9">
        <w:rPr>
          <w:rFonts w:ascii="Aptos" w:hAnsi="Aptos"/>
          <w:sz w:val="22"/>
          <w:szCs w:val="22"/>
        </w:rPr>
        <w:t>reinforces the importance of</w:t>
      </w:r>
      <w:r w:rsidR="00DD6EF0" w:rsidRPr="00014FD9">
        <w:rPr>
          <w:rFonts w:ascii="Aptos" w:hAnsi="Aptos"/>
          <w:sz w:val="22"/>
          <w:szCs w:val="22"/>
        </w:rPr>
        <w:t xml:space="preserve"> human review and data-grounding to separate promising leads from ideas that cannot be operationalized.</w:t>
      </w:r>
    </w:p>
    <w:p w14:paraId="43FCABDA" w14:textId="77777777" w:rsidR="00C96AAA" w:rsidRPr="00014FD9" w:rsidRDefault="00C96AAA" w:rsidP="244FAC12">
      <w:pPr>
        <w:pStyle w:val="NormalWeb"/>
        <w:spacing w:before="0" w:beforeAutospacing="0" w:after="0" w:afterAutospacing="0"/>
        <w:jc w:val="both"/>
        <w:rPr>
          <w:rFonts w:ascii="Aptos" w:hAnsi="Aptos"/>
          <w:b/>
          <w:bCs/>
          <w:sz w:val="22"/>
          <w:szCs w:val="22"/>
        </w:rPr>
      </w:pPr>
    </w:p>
    <w:p w14:paraId="19CDFBFD" w14:textId="34E971D0" w:rsidR="00C36AB1" w:rsidRPr="00014FD9" w:rsidRDefault="00DD6EF0" w:rsidP="244FAC12">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The use of </w:t>
      </w:r>
      <w:r w:rsidR="00A55433" w:rsidRPr="00014FD9">
        <w:rPr>
          <w:rFonts w:ascii="Aptos" w:hAnsi="Aptos"/>
          <w:b/>
          <w:bCs/>
          <w:sz w:val="22"/>
          <w:szCs w:val="22"/>
        </w:rPr>
        <w:t>GenAI</w:t>
      </w:r>
      <w:r w:rsidRPr="00014FD9">
        <w:rPr>
          <w:rFonts w:ascii="Aptos" w:hAnsi="Aptos"/>
          <w:b/>
          <w:bCs/>
          <w:sz w:val="22"/>
          <w:szCs w:val="22"/>
        </w:rPr>
        <w:t xml:space="preserve"> in </w:t>
      </w:r>
      <w:r w:rsidRPr="00014FD9">
        <w:rPr>
          <w:rStyle w:val="Strong"/>
          <w:rFonts w:ascii="Aptos" w:eastAsiaTheme="majorEastAsia" w:hAnsi="Aptos"/>
          <w:sz w:val="22"/>
          <w:szCs w:val="22"/>
        </w:rPr>
        <w:t>narrative contextualization</w:t>
      </w:r>
      <w:r w:rsidRPr="00014FD9">
        <w:rPr>
          <w:rFonts w:ascii="Aptos" w:hAnsi="Aptos"/>
          <w:b/>
          <w:bCs/>
          <w:sz w:val="22"/>
          <w:szCs w:val="22"/>
        </w:rPr>
        <w:t xml:space="preserve"> also proved promising</w:t>
      </w:r>
      <w:r w:rsidR="006C15D6" w:rsidRPr="00014FD9">
        <w:rPr>
          <w:rFonts w:ascii="Aptos" w:hAnsi="Aptos"/>
          <w:b/>
          <w:bCs/>
          <w:sz w:val="22"/>
          <w:szCs w:val="22"/>
        </w:rPr>
        <w:t xml:space="preserve"> w</w:t>
      </w:r>
      <w:r w:rsidRPr="00014FD9">
        <w:rPr>
          <w:rFonts w:ascii="Aptos" w:hAnsi="Aptos"/>
          <w:b/>
          <w:bCs/>
          <w:sz w:val="22"/>
          <w:szCs w:val="22"/>
        </w:rPr>
        <w:t xml:space="preserve">hen </w:t>
      </w:r>
      <w:r w:rsidR="00021D8D" w:rsidRPr="00014FD9">
        <w:rPr>
          <w:rFonts w:ascii="Aptos" w:hAnsi="Aptos"/>
          <w:b/>
          <w:bCs/>
          <w:sz w:val="22"/>
          <w:szCs w:val="22"/>
        </w:rPr>
        <w:t xml:space="preserve">models were </w:t>
      </w:r>
      <w:r w:rsidRPr="00014FD9">
        <w:rPr>
          <w:rFonts w:ascii="Aptos" w:hAnsi="Aptos"/>
          <w:b/>
          <w:bCs/>
          <w:sz w:val="22"/>
          <w:szCs w:val="22"/>
        </w:rPr>
        <w:t>guided with references to reforms, strategies, or global agendas</w:t>
      </w:r>
      <w:r w:rsidR="006C15D6" w:rsidRPr="00014FD9">
        <w:rPr>
          <w:rFonts w:ascii="Aptos" w:hAnsi="Aptos"/>
          <w:b/>
          <w:bCs/>
          <w:sz w:val="22"/>
          <w:szCs w:val="22"/>
        </w:rPr>
        <w:t>.</w:t>
      </w:r>
      <w:r w:rsidR="006C15D6" w:rsidRPr="00014FD9">
        <w:rPr>
          <w:rFonts w:ascii="Aptos" w:hAnsi="Aptos"/>
          <w:sz w:val="22"/>
          <w:szCs w:val="22"/>
        </w:rPr>
        <w:t xml:space="preserve"> T</w:t>
      </w:r>
      <w:r w:rsidR="00BC11AC" w:rsidRPr="00014FD9">
        <w:rPr>
          <w:rFonts w:ascii="Aptos" w:hAnsi="Aptos"/>
          <w:sz w:val="22"/>
          <w:szCs w:val="22"/>
        </w:rPr>
        <w:t>he</w:t>
      </w:r>
      <w:r w:rsidR="00021D8D" w:rsidRPr="00014FD9">
        <w:rPr>
          <w:rFonts w:ascii="Aptos" w:hAnsi="Aptos"/>
          <w:sz w:val="22"/>
          <w:szCs w:val="22"/>
        </w:rPr>
        <w:t>y</w:t>
      </w:r>
      <w:r w:rsidR="00BC11AC" w:rsidRPr="00014FD9">
        <w:rPr>
          <w:rFonts w:ascii="Aptos" w:hAnsi="Aptos"/>
          <w:sz w:val="22"/>
          <w:szCs w:val="22"/>
        </w:rPr>
        <w:t xml:space="preserve"> generated case-like accounts </w:t>
      </w:r>
      <w:r w:rsidR="00021D8D" w:rsidRPr="00014FD9">
        <w:rPr>
          <w:rFonts w:ascii="Aptos" w:hAnsi="Aptos"/>
          <w:sz w:val="22"/>
          <w:szCs w:val="22"/>
        </w:rPr>
        <w:t xml:space="preserve">that linked </w:t>
      </w:r>
      <w:r w:rsidR="00BC11AC" w:rsidRPr="00014FD9">
        <w:rPr>
          <w:rFonts w:ascii="Aptos" w:hAnsi="Aptos"/>
          <w:sz w:val="22"/>
          <w:szCs w:val="22"/>
        </w:rPr>
        <w:t xml:space="preserve">diffusion patterns to </w:t>
      </w:r>
      <w:r w:rsidR="00331D04" w:rsidRPr="00014FD9">
        <w:rPr>
          <w:rFonts w:ascii="Aptos" w:hAnsi="Aptos"/>
          <w:sz w:val="22"/>
          <w:szCs w:val="22"/>
        </w:rPr>
        <w:t>external factors</w:t>
      </w:r>
      <w:r w:rsidR="006C15D6" w:rsidRPr="00014FD9">
        <w:rPr>
          <w:rFonts w:ascii="Aptos" w:hAnsi="Aptos"/>
          <w:sz w:val="22"/>
          <w:szCs w:val="22"/>
        </w:rPr>
        <w:t>, which were</w:t>
      </w:r>
      <w:r w:rsidR="004F7059" w:rsidRPr="00014FD9">
        <w:rPr>
          <w:rFonts w:ascii="Aptos" w:hAnsi="Aptos"/>
          <w:sz w:val="22"/>
          <w:szCs w:val="22"/>
        </w:rPr>
        <w:t xml:space="preserve"> particularly effective for decade-level comparisons</w:t>
      </w:r>
      <w:r w:rsidR="00AD0303" w:rsidRPr="00014FD9">
        <w:rPr>
          <w:rFonts w:ascii="Aptos" w:hAnsi="Aptos"/>
          <w:sz w:val="22"/>
          <w:szCs w:val="22"/>
        </w:rPr>
        <w:t xml:space="preserve"> and performed well in enriching quantitative tables with interpretive depth</w:t>
      </w:r>
      <w:r w:rsidR="006C15D6" w:rsidRPr="00014FD9">
        <w:rPr>
          <w:rFonts w:ascii="Aptos" w:hAnsi="Aptos"/>
          <w:sz w:val="22"/>
          <w:szCs w:val="22"/>
        </w:rPr>
        <w:t>. However, they were</w:t>
      </w:r>
      <w:r w:rsidR="004F7059" w:rsidRPr="00014FD9">
        <w:rPr>
          <w:rFonts w:ascii="Aptos" w:hAnsi="Aptos"/>
          <w:sz w:val="22"/>
          <w:szCs w:val="22"/>
        </w:rPr>
        <w:t xml:space="preserve"> less reliable in capturing finer </w:t>
      </w:r>
      <w:r w:rsidR="00036EAB" w:rsidRPr="00014FD9">
        <w:rPr>
          <w:rFonts w:ascii="Aptos" w:hAnsi="Aptos"/>
          <w:sz w:val="22"/>
          <w:szCs w:val="22"/>
        </w:rPr>
        <w:t xml:space="preserve">institutional changes </w:t>
      </w:r>
      <w:r w:rsidR="006C15D6" w:rsidRPr="00014FD9">
        <w:rPr>
          <w:rFonts w:ascii="Aptos" w:hAnsi="Aptos"/>
          <w:sz w:val="22"/>
          <w:szCs w:val="22"/>
        </w:rPr>
        <w:t xml:space="preserve">and occasionally missed nuance. </w:t>
      </w:r>
      <w:r w:rsidR="008D24A6" w:rsidRPr="00014FD9">
        <w:rPr>
          <w:rFonts w:ascii="Aptos" w:hAnsi="Aptos"/>
          <w:sz w:val="22"/>
          <w:szCs w:val="22"/>
        </w:rPr>
        <w:t>E</w:t>
      </w:r>
      <w:r w:rsidR="00C36AB1" w:rsidRPr="00014FD9">
        <w:rPr>
          <w:rFonts w:ascii="Aptos" w:hAnsi="Aptos"/>
          <w:sz w:val="22"/>
          <w:szCs w:val="22"/>
        </w:rPr>
        <w:t xml:space="preserve">xtending </w:t>
      </w:r>
      <w:r w:rsidR="00045613" w:rsidRPr="00014FD9">
        <w:rPr>
          <w:rFonts w:ascii="Aptos" w:hAnsi="Aptos"/>
          <w:sz w:val="22"/>
          <w:szCs w:val="22"/>
        </w:rPr>
        <w:t>the analysis to</w:t>
      </w:r>
      <w:r w:rsidR="00C36AB1" w:rsidRPr="00014FD9">
        <w:rPr>
          <w:rFonts w:ascii="Aptos" w:hAnsi="Aptos"/>
          <w:sz w:val="22"/>
          <w:szCs w:val="22"/>
        </w:rPr>
        <w:t xml:space="preserve"> non-public institutional </w:t>
      </w:r>
      <w:r w:rsidR="00045613" w:rsidRPr="00014FD9">
        <w:rPr>
          <w:rFonts w:ascii="Aptos" w:hAnsi="Aptos"/>
          <w:sz w:val="22"/>
          <w:szCs w:val="22"/>
        </w:rPr>
        <w:t>data</w:t>
      </w:r>
      <w:r w:rsidR="00C36AB1" w:rsidRPr="00014FD9">
        <w:rPr>
          <w:rFonts w:ascii="Aptos" w:hAnsi="Aptos"/>
          <w:sz w:val="22"/>
          <w:szCs w:val="22"/>
        </w:rPr>
        <w:t xml:space="preserve"> would further strengthen GenAI performance.</w:t>
      </w:r>
    </w:p>
    <w:p w14:paraId="689DE381" w14:textId="27C94DB1" w:rsidR="00C96AAA" w:rsidRPr="00014FD9" w:rsidRDefault="00C96AAA" w:rsidP="244FAC12">
      <w:pPr>
        <w:pStyle w:val="NormalWeb"/>
        <w:spacing w:before="0" w:beforeAutospacing="0" w:after="0" w:afterAutospacing="0"/>
        <w:jc w:val="both"/>
        <w:rPr>
          <w:rFonts w:ascii="Aptos" w:hAnsi="Aptos"/>
          <w:sz w:val="22"/>
          <w:szCs w:val="22"/>
        </w:rPr>
      </w:pPr>
    </w:p>
    <w:p w14:paraId="18108600" w14:textId="027C24A2" w:rsidR="00995989" w:rsidRPr="00014FD9" w:rsidRDefault="001B6D5D" w:rsidP="000A3020">
      <w:pPr>
        <w:jc w:val="both"/>
        <w:rPr>
          <w:rFonts w:ascii="Aptos" w:hAnsi="Aptos"/>
          <w:sz w:val="22"/>
          <w:szCs w:val="22"/>
        </w:rPr>
      </w:pPr>
      <w:r w:rsidRPr="00014FD9">
        <w:rPr>
          <w:rFonts w:ascii="Aptos" w:hAnsi="Aptos"/>
          <w:b/>
          <w:bCs/>
          <w:sz w:val="22"/>
          <w:szCs w:val="22"/>
        </w:rPr>
        <w:t xml:space="preserve">This </w:t>
      </w:r>
      <w:r w:rsidR="00171D1D" w:rsidRPr="00014FD9">
        <w:rPr>
          <w:rFonts w:ascii="Aptos" w:hAnsi="Aptos"/>
          <w:b/>
          <w:bCs/>
          <w:sz w:val="22"/>
          <w:szCs w:val="22"/>
        </w:rPr>
        <w:t>study</w:t>
      </w:r>
      <w:r w:rsidRPr="00014FD9">
        <w:rPr>
          <w:rFonts w:ascii="Aptos" w:hAnsi="Aptos"/>
          <w:b/>
          <w:bCs/>
          <w:sz w:val="22"/>
          <w:szCs w:val="22"/>
        </w:rPr>
        <w:t xml:space="preserve"> was conducted in a six-mo</w:t>
      </w:r>
      <w:r w:rsidR="00FA6C40">
        <w:rPr>
          <w:rFonts w:ascii="Aptos" w:hAnsi="Aptos"/>
          <w:b/>
          <w:bCs/>
          <w:sz w:val="22"/>
          <w:szCs w:val="22"/>
        </w:rPr>
        <w:t>n</w:t>
      </w:r>
      <w:r w:rsidRPr="00014FD9">
        <w:rPr>
          <w:rFonts w:ascii="Aptos" w:hAnsi="Aptos"/>
          <w:b/>
          <w:bCs/>
          <w:sz w:val="22"/>
          <w:szCs w:val="22"/>
        </w:rPr>
        <w:t>ths timeframe as a rapid prototype</w:t>
      </w:r>
      <w:r w:rsidR="009F4C88" w:rsidRPr="00014FD9">
        <w:rPr>
          <w:rFonts w:ascii="Aptos" w:hAnsi="Aptos"/>
          <w:b/>
          <w:bCs/>
          <w:sz w:val="22"/>
          <w:szCs w:val="22"/>
        </w:rPr>
        <w:t>.</w:t>
      </w:r>
      <w:r w:rsidR="009F4C88" w:rsidRPr="00014FD9">
        <w:rPr>
          <w:rFonts w:ascii="Aptos" w:hAnsi="Aptos"/>
          <w:sz w:val="22"/>
          <w:szCs w:val="22"/>
        </w:rPr>
        <w:t xml:space="preserve"> While </w:t>
      </w:r>
      <w:r w:rsidR="0039363E" w:rsidRPr="00014FD9">
        <w:rPr>
          <w:rFonts w:ascii="Aptos" w:hAnsi="Aptos"/>
          <w:sz w:val="22"/>
          <w:szCs w:val="22"/>
        </w:rPr>
        <w:t xml:space="preserve">it </w:t>
      </w:r>
      <w:r w:rsidR="009F4C88" w:rsidRPr="00014FD9">
        <w:rPr>
          <w:rFonts w:ascii="Aptos" w:hAnsi="Aptos"/>
          <w:sz w:val="22"/>
          <w:szCs w:val="22"/>
        </w:rPr>
        <w:t>demonstrate</w:t>
      </w:r>
      <w:r w:rsidR="0039363E" w:rsidRPr="00014FD9">
        <w:rPr>
          <w:rFonts w:ascii="Aptos" w:hAnsi="Aptos"/>
          <w:sz w:val="22"/>
          <w:szCs w:val="22"/>
        </w:rPr>
        <w:t>d</w:t>
      </w:r>
      <w:r w:rsidR="009F4C88" w:rsidRPr="00014FD9">
        <w:rPr>
          <w:rFonts w:ascii="Aptos" w:hAnsi="Aptos"/>
          <w:sz w:val="22"/>
          <w:szCs w:val="22"/>
        </w:rPr>
        <w:t xml:space="preserve"> that GenAI can accelerate text mining and hypothesis generation, model outputs required systematic cross-checking to avoid hallucinations and misclassification. </w:t>
      </w:r>
      <w:r w:rsidR="00171D1D" w:rsidRPr="00014FD9">
        <w:rPr>
          <w:rFonts w:ascii="Aptos" w:hAnsi="Aptos"/>
          <w:sz w:val="22"/>
          <w:szCs w:val="22"/>
        </w:rPr>
        <w:t xml:space="preserve">We </w:t>
      </w:r>
      <w:r w:rsidR="00EE31AD" w:rsidRPr="00014FD9">
        <w:rPr>
          <w:rFonts w:ascii="Aptos" w:hAnsi="Aptos"/>
          <w:sz w:val="22"/>
          <w:szCs w:val="22"/>
        </w:rPr>
        <w:t xml:space="preserve">therefore </w:t>
      </w:r>
      <w:r w:rsidR="00171D1D" w:rsidRPr="00014FD9">
        <w:rPr>
          <w:rFonts w:ascii="Aptos" w:hAnsi="Aptos"/>
          <w:sz w:val="22"/>
          <w:szCs w:val="22"/>
        </w:rPr>
        <w:t xml:space="preserve">used </w:t>
      </w:r>
      <w:r w:rsidR="009F4C88" w:rsidRPr="00014FD9">
        <w:rPr>
          <w:rFonts w:ascii="Aptos" w:hAnsi="Aptos"/>
          <w:sz w:val="22"/>
          <w:szCs w:val="22"/>
        </w:rPr>
        <w:t xml:space="preserve">Python coding </w:t>
      </w:r>
      <w:r w:rsidR="00EE31AD" w:rsidRPr="00014FD9">
        <w:rPr>
          <w:rFonts w:ascii="Aptos" w:hAnsi="Aptos"/>
          <w:sz w:val="22"/>
          <w:szCs w:val="22"/>
        </w:rPr>
        <w:t xml:space="preserve">to calculate </w:t>
      </w:r>
      <w:r w:rsidR="009F4C88" w:rsidRPr="00014FD9">
        <w:rPr>
          <w:rFonts w:ascii="Aptos" w:hAnsi="Aptos"/>
          <w:sz w:val="22"/>
          <w:szCs w:val="22"/>
        </w:rPr>
        <w:t>quantitative metrics</w:t>
      </w:r>
      <w:r w:rsidR="00EE31AD" w:rsidRPr="00014FD9">
        <w:rPr>
          <w:rFonts w:ascii="Aptos" w:hAnsi="Aptos"/>
          <w:sz w:val="22"/>
          <w:szCs w:val="22"/>
        </w:rPr>
        <w:t xml:space="preserve"> and </w:t>
      </w:r>
      <w:r w:rsidR="009F4C88" w:rsidRPr="00014FD9">
        <w:rPr>
          <w:rFonts w:ascii="Aptos" w:hAnsi="Aptos"/>
          <w:sz w:val="22"/>
          <w:szCs w:val="22"/>
        </w:rPr>
        <w:t>LLMs primarily for thematic interpretation and hypothesis framing. Manual validation by subject-matter experts was critical at multiple stages. In addition, though the workflow sequence was tested for the innovation use case, its generalizability to other thematic areas will require further piloting.</w:t>
      </w:r>
      <w:r w:rsidR="0039363E" w:rsidRPr="00014FD9">
        <w:rPr>
          <w:rFonts w:ascii="Aptos" w:hAnsi="Aptos"/>
          <w:sz w:val="22"/>
          <w:szCs w:val="22"/>
        </w:rPr>
        <w:t xml:space="preserve"> </w:t>
      </w:r>
      <w:r w:rsidR="00021D8D" w:rsidRPr="00014FD9">
        <w:rPr>
          <w:rFonts w:ascii="Aptos" w:hAnsi="Aptos"/>
          <w:sz w:val="22"/>
          <w:szCs w:val="22"/>
        </w:rPr>
        <w:t xml:space="preserve">While the initial analysis provides valuable insights, it also surfaces limitations and points to areas for future research </w:t>
      </w:r>
      <w:r w:rsidR="00995989" w:rsidRPr="00014FD9">
        <w:rPr>
          <w:rFonts w:ascii="Aptos" w:hAnsi="Aptos"/>
          <w:sz w:val="22"/>
          <w:szCs w:val="22"/>
        </w:rPr>
        <w:t>and improvement</w:t>
      </w:r>
      <w:r w:rsidR="00553743" w:rsidRPr="00014FD9">
        <w:rPr>
          <w:rFonts w:ascii="Aptos" w:hAnsi="Aptos"/>
          <w:sz w:val="22"/>
          <w:szCs w:val="22"/>
        </w:rPr>
        <w:t xml:space="preserve">, which are detailed in chapter </w:t>
      </w:r>
      <w:r w:rsidR="00B86407" w:rsidRPr="00014FD9">
        <w:rPr>
          <w:rFonts w:ascii="Aptos" w:hAnsi="Aptos"/>
          <w:sz w:val="22"/>
          <w:szCs w:val="22"/>
        </w:rPr>
        <w:t>5</w:t>
      </w:r>
      <w:r w:rsidR="00995989" w:rsidRPr="00014FD9">
        <w:rPr>
          <w:rFonts w:ascii="Aptos" w:hAnsi="Aptos"/>
          <w:sz w:val="22"/>
          <w:szCs w:val="22"/>
        </w:rPr>
        <w:t xml:space="preserve">. </w:t>
      </w:r>
    </w:p>
    <w:p w14:paraId="6A1696C4" w14:textId="77777777" w:rsidR="00F546AD" w:rsidRPr="00014FD9" w:rsidRDefault="00F546AD" w:rsidP="000A3020">
      <w:pPr>
        <w:jc w:val="both"/>
        <w:rPr>
          <w:rFonts w:ascii="Aptos" w:hAnsi="Aptos"/>
          <w:sz w:val="22"/>
          <w:szCs w:val="22"/>
        </w:rPr>
      </w:pPr>
    </w:p>
    <w:p w14:paraId="0907C507" w14:textId="57E8650E" w:rsidR="009B6ABB" w:rsidRPr="00014FD9" w:rsidRDefault="009B6ABB" w:rsidP="244FAC12">
      <w:pPr>
        <w:pStyle w:val="Heading1"/>
        <w:numPr>
          <w:ilvl w:val="0"/>
          <w:numId w:val="86"/>
        </w:numPr>
        <w:spacing w:before="0" w:after="0"/>
        <w:ind w:left="360"/>
        <w:rPr>
          <w:rFonts w:ascii="Aptos" w:hAnsi="Aptos"/>
        </w:rPr>
      </w:pPr>
      <w:bookmarkStart w:id="54" w:name="_Toc212189887"/>
      <w:bookmarkStart w:id="55" w:name="_Toc215657583"/>
      <w:bookmarkStart w:id="56" w:name="_Toc222450685"/>
      <w:r w:rsidRPr="00014FD9">
        <w:rPr>
          <w:rFonts w:ascii="Aptos" w:hAnsi="Aptos"/>
        </w:rPr>
        <w:t xml:space="preserve">Innovation </w:t>
      </w:r>
      <w:r w:rsidR="005F44BE" w:rsidRPr="00014FD9">
        <w:rPr>
          <w:rFonts w:ascii="Aptos" w:hAnsi="Aptos"/>
        </w:rPr>
        <w:t xml:space="preserve">in Lessons of WBG Lending </w:t>
      </w:r>
      <w:r w:rsidRPr="00014FD9">
        <w:rPr>
          <w:rFonts w:ascii="Aptos" w:hAnsi="Aptos"/>
        </w:rPr>
        <w:t>Portfolio</w:t>
      </w:r>
      <w:bookmarkEnd w:id="54"/>
      <w:bookmarkEnd w:id="55"/>
      <w:bookmarkEnd w:id="56"/>
    </w:p>
    <w:p w14:paraId="00DC1010" w14:textId="13EA2434" w:rsidR="004D558F" w:rsidRPr="00014FD9" w:rsidRDefault="005F54C2" w:rsidP="007F6F0A">
      <w:pPr>
        <w:pStyle w:val="Heading2"/>
        <w:numPr>
          <w:ilvl w:val="0"/>
          <w:numId w:val="103"/>
        </w:numPr>
        <w:spacing w:after="0" w:afterAutospacing="0"/>
        <w:rPr>
          <w:rFonts w:ascii="Aptos" w:hAnsi="Aptos"/>
        </w:rPr>
      </w:pPr>
      <w:bookmarkStart w:id="57" w:name="_Toc212189888"/>
      <w:bookmarkStart w:id="58" w:name="_Toc215657584"/>
      <w:bookmarkStart w:id="59" w:name="_Toc222450686"/>
      <w:r w:rsidRPr="00014FD9">
        <w:rPr>
          <w:rFonts w:ascii="Aptos" w:hAnsi="Aptos"/>
        </w:rPr>
        <w:t xml:space="preserve">History of </w:t>
      </w:r>
      <w:r w:rsidR="00A81510" w:rsidRPr="00014FD9">
        <w:rPr>
          <w:rFonts w:ascii="Aptos" w:hAnsi="Aptos"/>
        </w:rPr>
        <w:t>I</w:t>
      </w:r>
      <w:r w:rsidR="004D558F" w:rsidRPr="00014FD9">
        <w:rPr>
          <w:rFonts w:ascii="Aptos" w:hAnsi="Aptos"/>
        </w:rPr>
        <w:t xml:space="preserve">nnovation </w:t>
      </w:r>
      <w:r w:rsidR="00A81510" w:rsidRPr="00014FD9">
        <w:rPr>
          <w:rFonts w:ascii="Aptos" w:hAnsi="Aptos"/>
        </w:rPr>
        <w:t>D</w:t>
      </w:r>
      <w:r w:rsidR="004D558F" w:rsidRPr="00014FD9">
        <w:rPr>
          <w:rFonts w:ascii="Aptos" w:hAnsi="Aptos"/>
        </w:rPr>
        <w:t>ynamics</w:t>
      </w:r>
      <w:bookmarkEnd w:id="57"/>
      <w:bookmarkEnd w:id="58"/>
      <w:bookmarkEnd w:id="59"/>
    </w:p>
    <w:p w14:paraId="33194617" w14:textId="46CD18EA" w:rsidR="000A3020" w:rsidRPr="00014FD9" w:rsidRDefault="000A3020" w:rsidP="244FAC12">
      <w:pPr>
        <w:jc w:val="both"/>
        <w:rPr>
          <w:rFonts w:ascii="Aptos" w:hAnsi="Aptos"/>
          <w:b/>
          <w:bCs/>
          <w:sz w:val="22"/>
          <w:szCs w:val="22"/>
        </w:rPr>
      </w:pPr>
    </w:p>
    <w:p w14:paraId="6CE341B8" w14:textId="547506BF" w:rsidR="00D72B2D" w:rsidRPr="00014FD9" w:rsidRDefault="004D558F" w:rsidP="000A3020">
      <w:pPr>
        <w:jc w:val="both"/>
        <w:rPr>
          <w:rFonts w:ascii="Aptos" w:hAnsi="Aptos"/>
          <w:sz w:val="22"/>
          <w:szCs w:val="22"/>
        </w:rPr>
      </w:pPr>
      <w:r w:rsidRPr="00014FD9">
        <w:rPr>
          <w:rFonts w:ascii="Aptos" w:hAnsi="Aptos"/>
          <w:b/>
          <w:bCs/>
          <w:sz w:val="22"/>
          <w:szCs w:val="22"/>
        </w:rPr>
        <w:t xml:space="preserve">Over the past </w:t>
      </w:r>
      <w:r w:rsidR="00463423" w:rsidRPr="00014FD9">
        <w:rPr>
          <w:rFonts w:ascii="Aptos" w:hAnsi="Aptos"/>
          <w:b/>
          <w:bCs/>
          <w:sz w:val="22"/>
          <w:szCs w:val="22"/>
        </w:rPr>
        <w:t>three</w:t>
      </w:r>
      <w:r w:rsidRPr="00014FD9">
        <w:rPr>
          <w:rFonts w:ascii="Aptos" w:hAnsi="Aptos"/>
          <w:b/>
          <w:bCs/>
          <w:sz w:val="22"/>
          <w:szCs w:val="22"/>
        </w:rPr>
        <w:t xml:space="preserve"> decades, World Bank projects have increasingly prioritized innovation</w:t>
      </w:r>
      <w:r w:rsidRPr="00014FD9">
        <w:rPr>
          <w:rFonts w:ascii="Aptos" w:hAnsi="Aptos"/>
          <w:sz w:val="22"/>
          <w:szCs w:val="22"/>
        </w:rPr>
        <w:t xml:space="preserve">. </w:t>
      </w:r>
      <w:r w:rsidR="00A9225E" w:rsidRPr="00014FD9">
        <w:rPr>
          <w:rFonts w:ascii="Aptos" w:hAnsi="Aptos"/>
          <w:sz w:val="22"/>
          <w:szCs w:val="22"/>
        </w:rPr>
        <w:t xml:space="preserve">Though </w:t>
      </w:r>
      <w:r w:rsidRPr="00014FD9">
        <w:rPr>
          <w:rFonts w:ascii="Aptos" w:hAnsi="Aptos"/>
          <w:sz w:val="22"/>
          <w:szCs w:val="22"/>
        </w:rPr>
        <w:t xml:space="preserve">references to innovation were rare in project lessons </w:t>
      </w:r>
      <w:r w:rsidR="00A31428" w:rsidRPr="00014FD9">
        <w:rPr>
          <w:rFonts w:ascii="Aptos" w:hAnsi="Aptos"/>
          <w:sz w:val="22"/>
          <w:szCs w:val="22"/>
        </w:rPr>
        <w:t>during the late 1990s and early 2000</w:t>
      </w:r>
      <w:r w:rsidR="00A9225E" w:rsidRPr="00014FD9">
        <w:rPr>
          <w:rFonts w:ascii="Aptos" w:hAnsi="Aptos"/>
          <w:sz w:val="22"/>
          <w:szCs w:val="22"/>
        </w:rPr>
        <w:t>s</w:t>
      </w:r>
      <w:r w:rsidRPr="00014FD9">
        <w:rPr>
          <w:rFonts w:ascii="Aptos" w:hAnsi="Aptos"/>
          <w:sz w:val="22"/>
          <w:szCs w:val="22"/>
        </w:rPr>
        <w:t xml:space="preserve">, by the 2010s and 2020s, innovation </w:t>
      </w:r>
      <w:r w:rsidR="00A9225E" w:rsidRPr="00014FD9">
        <w:rPr>
          <w:rFonts w:ascii="Aptos" w:hAnsi="Aptos"/>
          <w:sz w:val="22"/>
          <w:szCs w:val="22"/>
        </w:rPr>
        <w:t>bec</w:t>
      </w:r>
      <w:r w:rsidR="0028335B" w:rsidRPr="00014FD9">
        <w:rPr>
          <w:rFonts w:ascii="Aptos" w:hAnsi="Aptos"/>
          <w:sz w:val="22"/>
          <w:szCs w:val="22"/>
        </w:rPr>
        <w:t>ame</w:t>
      </w:r>
      <w:r w:rsidR="00A9225E" w:rsidRPr="00014FD9">
        <w:rPr>
          <w:rFonts w:ascii="Aptos" w:hAnsi="Aptos"/>
          <w:sz w:val="22"/>
          <w:szCs w:val="22"/>
        </w:rPr>
        <w:t xml:space="preserve"> </w:t>
      </w:r>
      <w:r w:rsidR="00A31428" w:rsidRPr="00014FD9">
        <w:rPr>
          <w:rFonts w:ascii="Aptos" w:hAnsi="Aptos"/>
          <w:sz w:val="22"/>
          <w:szCs w:val="22"/>
        </w:rPr>
        <w:t xml:space="preserve">more visible and </w:t>
      </w:r>
      <w:r w:rsidR="228595DC" w:rsidRPr="00014FD9">
        <w:rPr>
          <w:rFonts w:ascii="Aptos" w:hAnsi="Aptos"/>
          <w:sz w:val="22"/>
          <w:szCs w:val="22"/>
        </w:rPr>
        <w:t>documented</w:t>
      </w:r>
      <w:r w:rsidRPr="00014FD9">
        <w:rPr>
          <w:rFonts w:ascii="Aptos" w:hAnsi="Aptos"/>
          <w:sz w:val="22"/>
          <w:szCs w:val="22"/>
        </w:rPr>
        <w:t>, reflecting a broader recognition of its role in driving development impact</w:t>
      </w:r>
      <w:r w:rsidR="005B2968" w:rsidRPr="00014FD9">
        <w:rPr>
          <w:rFonts w:ascii="Aptos" w:hAnsi="Aptos"/>
          <w:sz w:val="22"/>
          <w:szCs w:val="22"/>
        </w:rPr>
        <w:t xml:space="preserve"> (Table 3.1</w:t>
      </w:r>
      <w:r w:rsidR="00D023B7" w:rsidRPr="00014FD9">
        <w:rPr>
          <w:rFonts w:ascii="Aptos" w:hAnsi="Aptos"/>
          <w:sz w:val="22"/>
          <w:szCs w:val="22"/>
        </w:rPr>
        <w:t>, Figure 3.1</w:t>
      </w:r>
      <w:r w:rsidR="005B2968" w:rsidRPr="00014FD9">
        <w:rPr>
          <w:rFonts w:ascii="Aptos" w:hAnsi="Aptos"/>
          <w:sz w:val="22"/>
          <w:szCs w:val="22"/>
        </w:rPr>
        <w:t>)</w:t>
      </w:r>
      <w:r w:rsidR="003530BB" w:rsidRPr="00014FD9">
        <w:rPr>
          <w:rFonts w:ascii="Aptos" w:hAnsi="Aptos"/>
          <w:sz w:val="22"/>
          <w:szCs w:val="22"/>
        </w:rPr>
        <w:t xml:space="preserve">. </w:t>
      </w:r>
      <w:r w:rsidRPr="00014FD9">
        <w:rPr>
          <w:rFonts w:ascii="Aptos" w:hAnsi="Aptos"/>
          <w:sz w:val="22"/>
          <w:szCs w:val="22"/>
        </w:rPr>
        <w:t xml:space="preserve">The World </w:t>
      </w:r>
      <w:r w:rsidRPr="00014FD9">
        <w:rPr>
          <w:rFonts w:ascii="Aptos" w:hAnsi="Aptos"/>
          <w:sz w:val="22"/>
          <w:szCs w:val="22"/>
        </w:rPr>
        <w:lastRenderedPageBreak/>
        <w:t xml:space="preserve">Bank’s innovation </w:t>
      </w:r>
      <w:r w:rsidR="00A9225E" w:rsidRPr="00014FD9">
        <w:rPr>
          <w:rFonts w:ascii="Aptos" w:hAnsi="Aptos"/>
          <w:sz w:val="22"/>
          <w:szCs w:val="22"/>
        </w:rPr>
        <w:t xml:space="preserve">approach </w:t>
      </w:r>
      <w:r w:rsidRPr="00014FD9">
        <w:rPr>
          <w:rFonts w:ascii="Aptos" w:hAnsi="Aptos"/>
          <w:sz w:val="22"/>
          <w:szCs w:val="22"/>
        </w:rPr>
        <w:t xml:space="preserve">has evolved from isolated, modest experiments to integrated, multi-dimensional strategies supported by new financing </w:t>
      </w:r>
      <w:r w:rsidR="00A9225E" w:rsidRPr="00014FD9">
        <w:rPr>
          <w:rFonts w:ascii="Aptos" w:hAnsi="Aptos"/>
          <w:sz w:val="22"/>
          <w:szCs w:val="22"/>
        </w:rPr>
        <w:t>tools</w:t>
      </w:r>
      <w:r w:rsidR="002853CD" w:rsidRPr="00014FD9">
        <w:rPr>
          <w:rFonts w:ascii="Aptos" w:hAnsi="Aptos"/>
          <w:sz w:val="22"/>
          <w:szCs w:val="22"/>
        </w:rPr>
        <w:t>, such as</w:t>
      </w:r>
      <w:r w:rsidRPr="00014FD9">
        <w:rPr>
          <w:rFonts w:ascii="Aptos" w:hAnsi="Aptos"/>
          <w:sz w:val="22"/>
          <w:szCs w:val="22"/>
        </w:rPr>
        <w:t xml:space="preserve"> </w:t>
      </w:r>
      <w:r w:rsidR="004835F5" w:rsidRPr="00014FD9">
        <w:rPr>
          <w:rFonts w:ascii="Aptos" w:hAnsi="Aptos"/>
          <w:sz w:val="22"/>
          <w:szCs w:val="22"/>
        </w:rPr>
        <w:t xml:space="preserve">the </w:t>
      </w:r>
      <w:r w:rsidR="0038046B" w:rsidRPr="00014FD9">
        <w:rPr>
          <w:rFonts w:ascii="Aptos" w:hAnsi="Aptos"/>
          <w:sz w:val="22"/>
          <w:szCs w:val="22"/>
        </w:rPr>
        <w:t>Adaptable Program Loan</w:t>
      </w:r>
      <w:r w:rsidR="00126388" w:rsidRPr="00014FD9">
        <w:rPr>
          <w:rFonts w:ascii="Aptos" w:hAnsi="Aptos"/>
          <w:sz w:val="22"/>
          <w:szCs w:val="22"/>
        </w:rPr>
        <w:t xml:space="preserve"> (APL)</w:t>
      </w:r>
      <w:r w:rsidRPr="00014FD9">
        <w:rPr>
          <w:rFonts w:ascii="Aptos" w:hAnsi="Aptos"/>
          <w:sz w:val="22"/>
          <w:szCs w:val="22"/>
        </w:rPr>
        <w:t xml:space="preserve">, </w:t>
      </w:r>
      <w:r w:rsidR="00A40952" w:rsidRPr="00014FD9">
        <w:rPr>
          <w:rFonts w:ascii="Aptos" w:hAnsi="Aptos"/>
          <w:sz w:val="22"/>
          <w:szCs w:val="22"/>
        </w:rPr>
        <w:t>Standard Operating Procedure (</w:t>
      </w:r>
      <w:r w:rsidRPr="00014FD9">
        <w:rPr>
          <w:rFonts w:ascii="Aptos" w:hAnsi="Aptos"/>
          <w:sz w:val="22"/>
          <w:szCs w:val="22"/>
        </w:rPr>
        <w:t>SOP</w:t>
      </w:r>
      <w:r w:rsidR="00A40952" w:rsidRPr="00014FD9">
        <w:rPr>
          <w:rFonts w:ascii="Aptos" w:hAnsi="Aptos"/>
          <w:sz w:val="22"/>
          <w:szCs w:val="22"/>
        </w:rPr>
        <w:t>)</w:t>
      </w:r>
      <w:r w:rsidRPr="00014FD9">
        <w:rPr>
          <w:rFonts w:ascii="Aptos" w:hAnsi="Aptos"/>
          <w:sz w:val="22"/>
          <w:szCs w:val="22"/>
        </w:rPr>
        <w:t xml:space="preserve">, </w:t>
      </w:r>
      <w:r w:rsidR="004835F5" w:rsidRPr="00014FD9">
        <w:rPr>
          <w:rFonts w:ascii="Aptos" w:hAnsi="Aptos"/>
          <w:sz w:val="22"/>
          <w:szCs w:val="22"/>
        </w:rPr>
        <w:t xml:space="preserve">or </w:t>
      </w:r>
      <w:r w:rsidR="002853CD" w:rsidRPr="00014FD9">
        <w:rPr>
          <w:rFonts w:ascii="Aptos" w:hAnsi="Aptos"/>
          <w:sz w:val="22"/>
          <w:szCs w:val="22"/>
        </w:rPr>
        <w:t>Multiphase Programmatic Approach (MPA</w:t>
      </w:r>
      <w:r w:rsidRPr="00014FD9">
        <w:rPr>
          <w:rFonts w:ascii="Aptos" w:hAnsi="Aptos"/>
          <w:sz w:val="22"/>
          <w:szCs w:val="22"/>
        </w:rPr>
        <w:t>). The</w:t>
      </w:r>
      <w:r w:rsidR="00266F59" w:rsidRPr="00014FD9">
        <w:rPr>
          <w:rFonts w:ascii="Aptos" w:hAnsi="Aptos"/>
          <w:sz w:val="22"/>
          <w:szCs w:val="22"/>
        </w:rPr>
        <w:t xml:space="preserve"> analyzed project</w:t>
      </w:r>
      <w:r w:rsidRPr="00014FD9">
        <w:rPr>
          <w:rFonts w:ascii="Aptos" w:hAnsi="Aptos"/>
          <w:sz w:val="22"/>
          <w:szCs w:val="22"/>
        </w:rPr>
        <w:t xml:space="preserve"> lessons </w:t>
      </w:r>
      <w:r w:rsidR="00A9225E" w:rsidRPr="00014FD9">
        <w:rPr>
          <w:rFonts w:ascii="Aptos" w:hAnsi="Aptos"/>
          <w:sz w:val="22"/>
          <w:szCs w:val="22"/>
        </w:rPr>
        <w:t>highlight</w:t>
      </w:r>
      <w:r w:rsidRPr="00014FD9">
        <w:rPr>
          <w:rFonts w:ascii="Aptos" w:hAnsi="Aptos"/>
          <w:sz w:val="22"/>
          <w:szCs w:val="22"/>
        </w:rPr>
        <w:t xml:space="preserve"> the </w:t>
      </w:r>
      <w:r w:rsidR="00A9225E" w:rsidRPr="00014FD9">
        <w:rPr>
          <w:rFonts w:ascii="Aptos" w:hAnsi="Aptos"/>
          <w:sz w:val="22"/>
          <w:szCs w:val="22"/>
        </w:rPr>
        <w:t xml:space="preserve">World Bank’s growing </w:t>
      </w:r>
      <w:r w:rsidRPr="00014FD9">
        <w:rPr>
          <w:rFonts w:ascii="Aptos" w:hAnsi="Aptos"/>
          <w:sz w:val="22"/>
          <w:szCs w:val="22"/>
        </w:rPr>
        <w:t xml:space="preserve">role </w:t>
      </w:r>
      <w:r w:rsidR="00A9225E" w:rsidRPr="00014FD9">
        <w:rPr>
          <w:rFonts w:ascii="Aptos" w:hAnsi="Aptos"/>
          <w:sz w:val="22"/>
          <w:szCs w:val="22"/>
        </w:rPr>
        <w:t xml:space="preserve">as a </w:t>
      </w:r>
      <w:r w:rsidRPr="00014FD9">
        <w:rPr>
          <w:rFonts w:ascii="Aptos" w:hAnsi="Aptos"/>
          <w:sz w:val="22"/>
          <w:szCs w:val="22"/>
        </w:rPr>
        <w:t xml:space="preserve">global knowledge </w:t>
      </w:r>
      <w:r w:rsidR="00A9225E" w:rsidRPr="00014FD9">
        <w:rPr>
          <w:rFonts w:ascii="Aptos" w:hAnsi="Aptos"/>
          <w:sz w:val="22"/>
          <w:szCs w:val="22"/>
        </w:rPr>
        <w:t xml:space="preserve">broker </w:t>
      </w:r>
      <w:r w:rsidRPr="00014FD9">
        <w:rPr>
          <w:rFonts w:ascii="Aptos" w:hAnsi="Aptos"/>
          <w:sz w:val="22"/>
          <w:szCs w:val="22"/>
        </w:rPr>
        <w:t xml:space="preserve">while </w:t>
      </w:r>
      <w:r w:rsidR="00C52120" w:rsidRPr="00014FD9">
        <w:rPr>
          <w:rFonts w:ascii="Aptos" w:hAnsi="Aptos"/>
          <w:sz w:val="22"/>
          <w:szCs w:val="22"/>
        </w:rPr>
        <w:t>also</w:t>
      </w:r>
      <w:r w:rsidRPr="00014FD9">
        <w:rPr>
          <w:rFonts w:ascii="Aptos" w:hAnsi="Aptos"/>
          <w:sz w:val="22"/>
          <w:szCs w:val="22"/>
        </w:rPr>
        <w:t xml:space="preserve"> customizing solutions to diverse </w:t>
      </w:r>
      <w:r w:rsidR="00C52120" w:rsidRPr="00014FD9">
        <w:rPr>
          <w:rFonts w:ascii="Aptos" w:hAnsi="Aptos"/>
          <w:sz w:val="22"/>
          <w:szCs w:val="22"/>
        </w:rPr>
        <w:t>contexts</w:t>
      </w:r>
      <w:r w:rsidR="00A9225E" w:rsidRPr="00014FD9">
        <w:rPr>
          <w:rFonts w:ascii="Aptos" w:hAnsi="Aptos"/>
          <w:sz w:val="22"/>
          <w:szCs w:val="22"/>
        </w:rPr>
        <w:t xml:space="preserve">, </w:t>
      </w:r>
      <w:r w:rsidRPr="00014FD9">
        <w:rPr>
          <w:rFonts w:ascii="Aptos" w:hAnsi="Aptos"/>
          <w:sz w:val="22"/>
          <w:szCs w:val="22"/>
        </w:rPr>
        <w:t>ensuring innovations contribute to sustainable development impact.</w:t>
      </w:r>
      <w:r w:rsidR="00595C06" w:rsidRPr="00014FD9">
        <w:rPr>
          <w:rFonts w:ascii="Aptos" w:hAnsi="Aptos"/>
          <w:b/>
          <w:bCs/>
          <w:sz w:val="22"/>
          <w:szCs w:val="22"/>
        </w:rPr>
        <w:t xml:space="preserve"> </w:t>
      </w:r>
      <w:r w:rsidR="00F066A0" w:rsidRPr="00014FD9">
        <w:rPr>
          <w:rFonts w:ascii="Aptos" w:hAnsi="Aptos"/>
          <w:sz w:val="22"/>
          <w:szCs w:val="22"/>
        </w:rPr>
        <w:t>A more detailed discussion on historic trends is provided</w:t>
      </w:r>
      <w:r w:rsidR="00983867" w:rsidRPr="00014FD9">
        <w:rPr>
          <w:rFonts w:ascii="Aptos" w:hAnsi="Aptos"/>
          <w:sz w:val="22"/>
          <w:szCs w:val="22"/>
        </w:rPr>
        <w:t xml:space="preserve"> in </w:t>
      </w:r>
      <w:r w:rsidR="00553743" w:rsidRPr="00014FD9">
        <w:rPr>
          <w:rFonts w:ascii="Aptos" w:hAnsi="Aptos"/>
          <w:sz w:val="22"/>
          <w:szCs w:val="22"/>
        </w:rPr>
        <w:t>Appendix</w:t>
      </w:r>
      <w:r w:rsidR="00983867" w:rsidRPr="00014FD9">
        <w:rPr>
          <w:rFonts w:ascii="Aptos" w:hAnsi="Aptos"/>
          <w:sz w:val="22"/>
          <w:szCs w:val="22"/>
        </w:rPr>
        <w:t xml:space="preserve"> </w:t>
      </w:r>
      <w:r w:rsidR="00F066A0" w:rsidRPr="00014FD9">
        <w:rPr>
          <w:rFonts w:ascii="Aptos" w:hAnsi="Aptos"/>
          <w:sz w:val="22"/>
          <w:szCs w:val="22"/>
        </w:rPr>
        <w:t>D</w:t>
      </w:r>
      <w:r w:rsidR="00983867" w:rsidRPr="00014FD9">
        <w:rPr>
          <w:rFonts w:ascii="Aptos" w:hAnsi="Aptos"/>
          <w:sz w:val="22"/>
          <w:szCs w:val="22"/>
        </w:rPr>
        <w:t>.</w:t>
      </w:r>
    </w:p>
    <w:p w14:paraId="70C7CD19" w14:textId="77777777" w:rsidR="004E1C21" w:rsidRPr="00014FD9" w:rsidRDefault="004E1C21" w:rsidP="000A3020">
      <w:pPr>
        <w:jc w:val="both"/>
        <w:rPr>
          <w:rFonts w:ascii="Aptos" w:hAnsi="Aptos"/>
          <w:sz w:val="22"/>
          <w:szCs w:val="22"/>
        </w:rPr>
      </w:pPr>
    </w:p>
    <w:p w14:paraId="6DA52B5C" w14:textId="7D8D6AFD" w:rsidR="004E1C21" w:rsidRPr="00014FD9" w:rsidRDefault="004E1C21" w:rsidP="000A3020">
      <w:pPr>
        <w:jc w:val="both"/>
        <w:rPr>
          <w:rFonts w:ascii="Aptos" w:hAnsi="Aptos"/>
          <w:sz w:val="22"/>
          <w:szCs w:val="22"/>
        </w:rPr>
      </w:pPr>
      <w:r w:rsidRPr="00014FD9">
        <w:rPr>
          <w:rFonts w:ascii="Aptos" w:hAnsi="Aptos"/>
          <w:b/>
          <w:bCs/>
          <w:sz w:val="22"/>
          <w:szCs w:val="22"/>
        </w:rPr>
        <w:t xml:space="preserve">The share of innovative projects in the </w:t>
      </w:r>
      <w:r w:rsidR="00A9225E" w:rsidRPr="00014FD9">
        <w:rPr>
          <w:rFonts w:ascii="Aptos" w:hAnsi="Aptos"/>
          <w:b/>
          <w:bCs/>
          <w:sz w:val="22"/>
          <w:szCs w:val="22"/>
        </w:rPr>
        <w:t xml:space="preserve">Bank Group </w:t>
      </w:r>
      <w:r w:rsidRPr="00014FD9">
        <w:rPr>
          <w:rFonts w:ascii="Aptos" w:hAnsi="Aptos"/>
          <w:b/>
          <w:bCs/>
          <w:sz w:val="22"/>
          <w:szCs w:val="22"/>
        </w:rPr>
        <w:t xml:space="preserve">portfolio </w:t>
      </w:r>
      <w:r w:rsidR="00A9225E" w:rsidRPr="00014FD9">
        <w:rPr>
          <w:rFonts w:ascii="Aptos" w:hAnsi="Aptos"/>
          <w:b/>
          <w:bCs/>
          <w:sz w:val="22"/>
          <w:szCs w:val="22"/>
        </w:rPr>
        <w:t xml:space="preserve">has </w:t>
      </w:r>
      <w:r w:rsidR="00EB40B4" w:rsidRPr="00014FD9">
        <w:rPr>
          <w:rFonts w:ascii="Aptos" w:hAnsi="Aptos"/>
          <w:b/>
          <w:bCs/>
          <w:sz w:val="22"/>
          <w:szCs w:val="22"/>
        </w:rPr>
        <w:t xml:space="preserve">more than </w:t>
      </w:r>
      <w:r w:rsidR="00A9225E" w:rsidRPr="00014FD9">
        <w:rPr>
          <w:rFonts w:ascii="Aptos" w:hAnsi="Aptos"/>
          <w:b/>
          <w:bCs/>
          <w:sz w:val="22"/>
          <w:szCs w:val="22"/>
        </w:rPr>
        <w:t>doubled over two decades, rising</w:t>
      </w:r>
      <w:r w:rsidRPr="00014FD9">
        <w:rPr>
          <w:rFonts w:ascii="Aptos" w:hAnsi="Aptos"/>
          <w:sz w:val="22"/>
          <w:szCs w:val="22"/>
        </w:rPr>
        <w:t xml:space="preserve"> </w:t>
      </w:r>
      <w:r w:rsidRPr="00014FD9">
        <w:rPr>
          <w:rFonts w:ascii="Aptos" w:hAnsi="Aptos"/>
          <w:b/>
          <w:bCs/>
          <w:sz w:val="22"/>
          <w:szCs w:val="22"/>
        </w:rPr>
        <w:t xml:space="preserve">from </w:t>
      </w:r>
      <w:r w:rsidR="005B2968" w:rsidRPr="00014FD9">
        <w:rPr>
          <w:rFonts w:ascii="Aptos" w:hAnsi="Aptos"/>
          <w:b/>
          <w:bCs/>
          <w:sz w:val="22"/>
          <w:szCs w:val="22"/>
        </w:rPr>
        <w:t>6.7</w:t>
      </w:r>
      <w:r w:rsidR="00A9225E" w:rsidRPr="00014FD9">
        <w:rPr>
          <w:rFonts w:ascii="Aptos" w:hAnsi="Aptos"/>
          <w:b/>
          <w:bCs/>
          <w:sz w:val="22"/>
          <w:szCs w:val="22"/>
        </w:rPr>
        <w:t xml:space="preserve"> percent</w:t>
      </w:r>
      <w:r w:rsidRPr="00014FD9">
        <w:rPr>
          <w:rFonts w:ascii="Aptos" w:hAnsi="Aptos"/>
          <w:b/>
          <w:bCs/>
          <w:sz w:val="22"/>
          <w:szCs w:val="22"/>
        </w:rPr>
        <w:t xml:space="preserve"> in 1998–2002 to </w:t>
      </w:r>
      <w:r w:rsidR="00A9225E" w:rsidRPr="00014FD9">
        <w:rPr>
          <w:rFonts w:ascii="Aptos" w:hAnsi="Aptos"/>
          <w:b/>
          <w:bCs/>
          <w:sz w:val="22"/>
          <w:szCs w:val="22"/>
        </w:rPr>
        <w:t xml:space="preserve">about </w:t>
      </w:r>
      <w:r w:rsidR="005B2968" w:rsidRPr="00014FD9">
        <w:rPr>
          <w:rFonts w:ascii="Aptos" w:hAnsi="Aptos"/>
          <w:b/>
          <w:bCs/>
          <w:sz w:val="22"/>
          <w:szCs w:val="22"/>
        </w:rPr>
        <w:t xml:space="preserve">18 </w:t>
      </w:r>
      <w:r w:rsidR="00A9225E" w:rsidRPr="00014FD9">
        <w:rPr>
          <w:rFonts w:ascii="Aptos" w:hAnsi="Aptos"/>
          <w:b/>
          <w:bCs/>
          <w:sz w:val="22"/>
          <w:szCs w:val="22"/>
        </w:rPr>
        <w:t xml:space="preserve">percent </w:t>
      </w:r>
      <w:r w:rsidRPr="00014FD9">
        <w:rPr>
          <w:rFonts w:ascii="Aptos" w:hAnsi="Aptos"/>
          <w:b/>
          <w:bCs/>
          <w:sz w:val="22"/>
          <w:szCs w:val="22"/>
        </w:rPr>
        <w:t>in 2018–2</w:t>
      </w:r>
      <w:r w:rsidR="0035434A" w:rsidRPr="00014FD9">
        <w:rPr>
          <w:rFonts w:ascii="Aptos" w:hAnsi="Aptos"/>
          <w:b/>
          <w:bCs/>
          <w:sz w:val="22"/>
          <w:szCs w:val="22"/>
        </w:rPr>
        <w:t>2</w:t>
      </w:r>
      <w:r w:rsidR="007345D7" w:rsidRPr="00014FD9">
        <w:rPr>
          <w:rFonts w:ascii="Aptos" w:hAnsi="Aptos"/>
          <w:b/>
          <w:bCs/>
          <w:sz w:val="22"/>
          <w:szCs w:val="22"/>
        </w:rPr>
        <w:t xml:space="preserve"> (</w:t>
      </w:r>
      <w:r w:rsidR="00206FEA" w:rsidRPr="00014FD9">
        <w:rPr>
          <w:rFonts w:ascii="Aptos" w:hAnsi="Aptos"/>
          <w:b/>
          <w:bCs/>
          <w:sz w:val="22"/>
          <w:szCs w:val="22"/>
        </w:rPr>
        <w:t>T</w:t>
      </w:r>
      <w:r w:rsidR="007345D7" w:rsidRPr="00014FD9">
        <w:rPr>
          <w:rFonts w:ascii="Aptos" w:hAnsi="Aptos"/>
          <w:b/>
          <w:bCs/>
          <w:sz w:val="22"/>
          <w:szCs w:val="22"/>
        </w:rPr>
        <w:t xml:space="preserve">able </w:t>
      </w:r>
      <w:r w:rsidR="0017179F" w:rsidRPr="00014FD9">
        <w:rPr>
          <w:rFonts w:ascii="Aptos" w:hAnsi="Aptos"/>
          <w:b/>
          <w:bCs/>
          <w:sz w:val="22"/>
          <w:szCs w:val="22"/>
        </w:rPr>
        <w:t>3.</w:t>
      </w:r>
      <w:r w:rsidR="007345D7" w:rsidRPr="00014FD9">
        <w:rPr>
          <w:rFonts w:ascii="Aptos" w:hAnsi="Aptos"/>
          <w:b/>
          <w:bCs/>
          <w:sz w:val="22"/>
          <w:szCs w:val="22"/>
        </w:rPr>
        <w:t>1</w:t>
      </w:r>
      <w:r w:rsidR="00363024" w:rsidRPr="00014FD9">
        <w:rPr>
          <w:rFonts w:ascii="Aptos" w:hAnsi="Aptos"/>
          <w:b/>
          <w:bCs/>
          <w:sz w:val="22"/>
          <w:szCs w:val="22"/>
        </w:rPr>
        <w:t>, Figure 3.1</w:t>
      </w:r>
      <w:r w:rsidR="007345D7" w:rsidRPr="00014FD9">
        <w:rPr>
          <w:rFonts w:ascii="Aptos" w:hAnsi="Aptos"/>
          <w:b/>
          <w:bCs/>
          <w:sz w:val="22"/>
          <w:szCs w:val="22"/>
        </w:rPr>
        <w:t>)</w:t>
      </w:r>
      <w:r w:rsidRPr="00014FD9">
        <w:rPr>
          <w:rFonts w:ascii="Aptos" w:hAnsi="Aptos"/>
          <w:b/>
          <w:bCs/>
          <w:sz w:val="22"/>
          <w:szCs w:val="22"/>
        </w:rPr>
        <w:t>.</w:t>
      </w:r>
      <w:r w:rsidR="005C6B8E" w:rsidRPr="00014FD9">
        <w:rPr>
          <w:rStyle w:val="FootnoteReference"/>
          <w:rFonts w:ascii="Aptos" w:hAnsi="Aptos"/>
          <w:b/>
          <w:bCs/>
          <w:sz w:val="22"/>
          <w:szCs w:val="22"/>
        </w:rPr>
        <w:footnoteReference w:id="9"/>
      </w:r>
      <w:r w:rsidRPr="00014FD9">
        <w:rPr>
          <w:rFonts w:ascii="Aptos" w:hAnsi="Aptos"/>
          <w:sz w:val="22"/>
          <w:szCs w:val="22"/>
        </w:rPr>
        <w:t xml:space="preserve"> This </w:t>
      </w:r>
      <w:r w:rsidR="00F066A0" w:rsidRPr="00014FD9">
        <w:rPr>
          <w:rFonts w:ascii="Aptos" w:hAnsi="Aptos"/>
          <w:sz w:val="22"/>
          <w:szCs w:val="22"/>
        </w:rPr>
        <w:t>upward trend</w:t>
      </w:r>
      <w:r w:rsidR="00A9225E" w:rsidRPr="00014FD9">
        <w:rPr>
          <w:rFonts w:ascii="Aptos" w:hAnsi="Aptos"/>
          <w:sz w:val="22"/>
          <w:szCs w:val="22"/>
        </w:rPr>
        <w:t xml:space="preserve"> </w:t>
      </w:r>
      <w:r w:rsidRPr="00014FD9">
        <w:rPr>
          <w:rFonts w:ascii="Aptos" w:hAnsi="Aptos"/>
          <w:sz w:val="22"/>
          <w:szCs w:val="22"/>
        </w:rPr>
        <w:t xml:space="preserve">reflects a gradual institutional shift toward </w:t>
      </w:r>
      <w:r w:rsidR="00A9225E" w:rsidRPr="00014FD9">
        <w:rPr>
          <w:rFonts w:ascii="Aptos" w:hAnsi="Aptos"/>
          <w:sz w:val="22"/>
          <w:szCs w:val="22"/>
        </w:rPr>
        <w:t xml:space="preserve">more consistent embedding of </w:t>
      </w:r>
      <w:r w:rsidRPr="00014FD9">
        <w:rPr>
          <w:rFonts w:ascii="Aptos" w:hAnsi="Aptos"/>
          <w:sz w:val="22"/>
          <w:szCs w:val="22"/>
        </w:rPr>
        <w:t xml:space="preserve">innovation across operations, </w:t>
      </w:r>
      <w:r w:rsidR="00A9225E" w:rsidRPr="00014FD9">
        <w:rPr>
          <w:rFonts w:ascii="Aptos" w:hAnsi="Aptos"/>
          <w:sz w:val="22"/>
          <w:szCs w:val="22"/>
        </w:rPr>
        <w:t xml:space="preserve">though </w:t>
      </w:r>
      <w:r w:rsidRPr="00014FD9">
        <w:rPr>
          <w:rFonts w:ascii="Aptos" w:hAnsi="Aptos"/>
          <w:sz w:val="22"/>
          <w:szCs w:val="22"/>
        </w:rPr>
        <w:t>low-innovation pr</w:t>
      </w:r>
      <w:r w:rsidR="00637ED8" w:rsidRPr="00014FD9">
        <w:rPr>
          <w:rFonts w:ascii="Aptos" w:hAnsi="Aptos"/>
          <w:sz w:val="22"/>
          <w:szCs w:val="22"/>
        </w:rPr>
        <w:t>o</w:t>
      </w:r>
      <w:r w:rsidRPr="00014FD9">
        <w:rPr>
          <w:rFonts w:ascii="Aptos" w:hAnsi="Aptos"/>
          <w:sz w:val="22"/>
          <w:szCs w:val="22"/>
        </w:rPr>
        <w:t xml:space="preserve">jects still </w:t>
      </w:r>
      <w:r w:rsidR="00A9225E" w:rsidRPr="00014FD9">
        <w:rPr>
          <w:rFonts w:ascii="Aptos" w:hAnsi="Aptos"/>
          <w:sz w:val="22"/>
          <w:szCs w:val="22"/>
        </w:rPr>
        <w:t xml:space="preserve">account for </w:t>
      </w:r>
      <w:r w:rsidRPr="00014FD9">
        <w:rPr>
          <w:rFonts w:ascii="Aptos" w:hAnsi="Aptos"/>
          <w:sz w:val="22"/>
          <w:szCs w:val="22"/>
        </w:rPr>
        <w:t xml:space="preserve">the large majority (above </w:t>
      </w:r>
      <w:r w:rsidR="00EA2085" w:rsidRPr="00014FD9">
        <w:rPr>
          <w:rFonts w:ascii="Aptos" w:hAnsi="Aptos"/>
          <w:sz w:val="22"/>
          <w:szCs w:val="22"/>
        </w:rPr>
        <w:t xml:space="preserve">75 </w:t>
      </w:r>
      <w:r w:rsidR="00A9225E" w:rsidRPr="00014FD9">
        <w:rPr>
          <w:rFonts w:ascii="Aptos" w:hAnsi="Aptos"/>
          <w:sz w:val="22"/>
          <w:szCs w:val="22"/>
        </w:rPr>
        <w:t>percent).</w:t>
      </w:r>
      <w:r w:rsidR="00213532" w:rsidRPr="00014FD9">
        <w:rPr>
          <w:rStyle w:val="FootnoteReference"/>
          <w:rFonts w:ascii="Aptos" w:hAnsi="Aptos"/>
          <w:sz w:val="22"/>
          <w:szCs w:val="22"/>
        </w:rPr>
        <w:footnoteReference w:id="10"/>
      </w:r>
      <w:r w:rsidR="00877F8B" w:rsidRPr="00014FD9">
        <w:rPr>
          <w:rFonts w:ascii="Aptos" w:hAnsi="Aptos"/>
          <w:sz w:val="22"/>
          <w:szCs w:val="22"/>
        </w:rPr>
        <w:t xml:space="preserve"> </w:t>
      </w:r>
    </w:p>
    <w:p w14:paraId="6E85B4B3" w14:textId="77777777" w:rsidR="00BA1FE0" w:rsidRPr="00014FD9" w:rsidRDefault="00BA1FE0" w:rsidP="000A3020">
      <w:pPr>
        <w:jc w:val="both"/>
        <w:rPr>
          <w:rFonts w:ascii="Aptos" w:hAnsi="Aptos"/>
          <w:sz w:val="22"/>
          <w:szCs w:val="22"/>
        </w:rPr>
      </w:pPr>
    </w:p>
    <w:p w14:paraId="033D28C7" w14:textId="243D31E5" w:rsidR="000A3020" w:rsidRPr="00014FD9" w:rsidRDefault="12174A58" w:rsidP="57C00E66">
      <w:pPr>
        <w:rPr>
          <w:rFonts w:ascii="Aptos" w:hAnsi="Aptos"/>
          <w:color w:val="0F4761" w:themeColor="accent1" w:themeShade="BF"/>
          <w:sz w:val="22"/>
          <w:szCs w:val="22"/>
        </w:rPr>
      </w:pPr>
      <w:r w:rsidRPr="00014FD9">
        <w:rPr>
          <w:rFonts w:ascii="Aptos" w:hAnsi="Aptos"/>
          <w:color w:val="0F4761" w:themeColor="accent1" w:themeShade="BF"/>
          <w:sz w:val="22"/>
          <w:szCs w:val="22"/>
        </w:rPr>
        <w:t xml:space="preserve">Table </w:t>
      </w:r>
      <w:r w:rsidR="2339CAA7" w:rsidRPr="00014FD9">
        <w:rPr>
          <w:rFonts w:ascii="Aptos" w:hAnsi="Aptos"/>
          <w:color w:val="0F4761" w:themeColor="accent1" w:themeShade="BF"/>
          <w:sz w:val="22"/>
          <w:szCs w:val="22"/>
        </w:rPr>
        <w:t>3.</w:t>
      </w:r>
      <w:r w:rsidR="423FBFB2" w:rsidRPr="00014FD9">
        <w:rPr>
          <w:rFonts w:ascii="Aptos" w:hAnsi="Aptos"/>
          <w:color w:val="0F4761" w:themeColor="accent1" w:themeShade="BF"/>
          <w:sz w:val="22"/>
          <w:szCs w:val="22"/>
        </w:rPr>
        <w:t>1</w:t>
      </w:r>
      <w:r w:rsidR="124CF4DE" w:rsidRPr="00014FD9">
        <w:rPr>
          <w:rFonts w:ascii="Aptos" w:hAnsi="Aptos"/>
          <w:color w:val="0F4761" w:themeColor="accent1" w:themeShade="BF"/>
          <w:sz w:val="22"/>
          <w:szCs w:val="22"/>
        </w:rPr>
        <w:t>.</w:t>
      </w:r>
      <w:r w:rsidR="524893D5" w:rsidRPr="00014FD9">
        <w:rPr>
          <w:rFonts w:ascii="Aptos" w:hAnsi="Aptos"/>
          <w:color w:val="0F4761" w:themeColor="accent1" w:themeShade="BF"/>
          <w:sz w:val="22"/>
          <w:szCs w:val="22"/>
        </w:rPr>
        <w:t xml:space="preserve"> </w:t>
      </w:r>
      <w:r w:rsidR="62ED6960" w:rsidRPr="00014FD9">
        <w:rPr>
          <w:rFonts w:ascii="Aptos" w:hAnsi="Aptos"/>
          <w:color w:val="0F4761" w:themeColor="accent1" w:themeShade="BF"/>
          <w:sz w:val="22"/>
          <w:szCs w:val="22"/>
        </w:rPr>
        <w:t xml:space="preserve">Evolution of Innovation Intensity in </w:t>
      </w:r>
      <w:r w:rsidR="49F9A87F" w:rsidRPr="00014FD9">
        <w:rPr>
          <w:rFonts w:ascii="Aptos" w:hAnsi="Aptos"/>
          <w:color w:val="0F4761" w:themeColor="accent1" w:themeShade="BF"/>
          <w:sz w:val="22"/>
          <w:szCs w:val="22"/>
        </w:rPr>
        <w:t xml:space="preserve">Bank Group </w:t>
      </w:r>
      <w:r w:rsidR="62ED6960" w:rsidRPr="00014FD9">
        <w:rPr>
          <w:rFonts w:ascii="Aptos" w:hAnsi="Aptos"/>
          <w:color w:val="0F4761" w:themeColor="accent1" w:themeShade="BF"/>
          <w:sz w:val="22"/>
          <w:szCs w:val="22"/>
        </w:rPr>
        <w:t>Projects (5-Year Cohorts, 1998–2025)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725"/>
        <w:gridCol w:w="2923"/>
        <w:gridCol w:w="2007"/>
        <w:gridCol w:w="2139"/>
        <w:gridCol w:w="1222"/>
      </w:tblGrid>
      <w:tr w:rsidR="57C00E66" w:rsidRPr="00014FD9" w14:paraId="6A576639" w14:textId="77777777" w:rsidTr="00A32A6F">
        <w:trPr>
          <w:trHeight w:val="285"/>
          <w:jc w:val="center"/>
        </w:trPr>
        <w:tc>
          <w:tcPr>
            <w:tcW w:w="663" w:type="dxa"/>
            <w:tcMar>
              <w:top w:w="15" w:type="dxa"/>
              <w:left w:w="15" w:type="dxa"/>
              <w:right w:w="15" w:type="dxa"/>
            </w:tcMar>
          </w:tcPr>
          <w:p w14:paraId="2D67B1AB" w14:textId="6D37D19C"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Cohort</w:t>
            </w:r>
          </w:p>
        </w:tc>
        <w:tc>
          <w:tcPr>
            <w:tcW w:w="2952" w:type="dxa"/>
            <w:tcMar>
              <w:top w:w="15" w:type="dxa"/>
              <w:left w:w="15" w:type="dxa"/>
              <w:right w:w="15" w:type="dxa"/>
            </w:tcMar>
          </w:tcPr>
          <w:p w14:paraId="0389F3CA" w14:textId="31DCAD2C"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High + Moderate Innovative Projects (Number)</w:t>
            </w:r>
          </w:p>
        </w:tc>
        <w:tc>
          <w:tcPr>
            <w:tcW w:w="2021" w:type="dxa"/>
            <w:tcMar>
              <w:top w:w="15" w:type="dxa"/>
              <w:left w:w="15" w:type="dxa"/>
              <w:right w:w="15" w:type="dxa"/>
            </w:tcMar>
          </w:tcPr>
          <w:p w14:paraId="3A5979D9" w14:textId="33766B53"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High + Moderate Innovation (%)</w:t>
            </w:r>
          </w:p>
        </w:tc>
        <w:tc>
          <w:tcPr>
            <w:tcW w:w="2156" w:type="dxa"/>
            <w:tcMar>
              <w:top w:w="15" w:type="dxa"/>
              <w:left w:w="15" w:type="dxa"/>
              <w:right w:w="15" w:type="dxa"/>
            </w:tcMar>
          </w:tcPr>
          <w:p w14:paraId="5F6DCD6C" w14:textId="53DDFC28"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Low Innovative Projects (Number)</w:t>
            </w:r>
          </w:p>
        </w:tc>
        <w:tc>
          <w:tcPr>
            <w:tcW w:w="1224" w:type="dxa"/>
            <w:tcMar>
              <w:top w:w="15" w:type="dxa"/>
              <w:left w:w="15" w:type="dxa"/>
              <w:right w:w="15" w:type="dxa"/>
            </w:tcMar>
          </w:tcPr>
          <w:p w14:paraId="44FA7CD1" w14:textId="0B8863EA"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Low Innovation (%)</w:t>
            </w:r>
          </w:p>
        </w:tc>
      </w:tr>
      <w:tr w:rsidR="57C00E66" w:rsidRPr="00014FD9" w14:paraId="636D8DC6" w14:textId="77777777" w:rsidTr="00D54E92">
        <w:trPr>
          <w:trHeight w:val="285"/>
          <w:jc w:val="center"/>
        </w:trPr>
        <w:tc>
          <w:tcPr>
            <w:tcW w:w="663" w:type="dxa"/>
            <w:tcMar>
              <w:top w:w="15" w:type="dxa"/>
              <w:left w:w="15" w:type="dxa"/>
              <w:right w:w="15" w:type="dxa"/>
            </w:tcMar>
            <w:vAlign w:val="bottom"/>
          </w:tcPr>
          <w:p w14:paraId="2D0EFC82" w14:textId="518CFE75"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1998-2002</w:t>
            </w:r>
          </w:p>
        </w:tc>
        <w:tc>
          <w:tcPr>
            <w:tcW w:w="2952" w:type="dxa"/>
            <w:tcMar>
              <w:top w:w="15" w:type="dxa"/>
              <w:left w:w="15" w:type="dxa"/>
              <w:right w:w="15" w:type="dxa"/>
            </w:tcMar>
            <w:vAlign w:val="center"/>
          </w:tcPr>
          <w:p w14:paraId="5DF80667" w14:textId="4D8BEFAC"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75</w:t>
            </w:r>
          </w:p>
        </w:tc>
        <w:tc>
          <w:tcPr>
            <w:tcW w:w="2021" w:type="dxa"/>
            <w:tcMar>
              <w:top w:w="15" w:type="dxa"/>
              <w:left w:w="15" w:type="dxa"/>
              <w:right w:w="15" w:type="dxa"/>
            </w:tcMar>
            <w:vAlign w:val="center"/>
          </w:tcPr>
          <w:p w14:paraId="6AF6F66D" w14:textId="2DFB01E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6.7%</w:t>
            </w:r>
          </w:p>
        </w:tc>
        <w:tc>
          <w:tcPr>
            <w:tcW w:w="2156" w:type="dxa"/>
            <w:tcMar>
              <w:top w:w="15" w:type="dxa"/>
              <w:left w:w="15" w:type="dxa"/>
              <w:right w:w="15" w:type="dxa"/>
            </w:tcMar>
            <w:vAlign w:val="center"/>
          </w:tcPr>
          <w:p w14:paraId="2DB3EA93" w14:textId="6870FA16"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1039</w:t>
            </w:r>
          </w:p>
        </w:tc>
        <w:tc>
          <w:tcPr>
            <w:tcW w:w="1224" w:type="dxa"/>
            <w:tcMar>
              <w:top w:w="15" w:type="dxa"/>
              <w:left w:w="15" w:type="dxa"/>
              <w:right w:w="15" w:type="dxa"/>
            </w:tcMar>
            <w:vAlign w:val="center"/>
          </w:tcPr>
          <w:p w14:paraId="1EF98FF7" w14:textId="5BFE6A0E"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93.3%</w:t>
            </w:r>
          </w:p>
        </w:tc>
      </w:tr>
      <w:tr w:rsidR="57C00E66" w:rsidRPr="00014FD9" w14:paraId="12E3C75C" w14:textId="77777777" w:rsidTr="00D54E92">
        <w:trPr>
          <w:trHeight w:val="285"/>
          <w:jc w:val="center"/>
        </w:trPr>
        <w:tc>
          <w:tcPr>
            <w:tcW w:w="663" w:type="dxa"/>
            <w:tcMar>
              <w:top w:w="15" w:type="dxa"/>
              <w:left w:w="15" w:type="dxa"/>
              <w:right w:w="15" w:type="dxa"/>
            </w:tcMar>
            <w:vAlign w:val="bottom"/>
          </w:tcPr>
          <w:p w14:paraId="5864E12C" w14:textId="2DD7FDEE"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2003-2007</w:t>
            </w:r>
          </w:p>
        </w:tc>
        <w:tc>
          <w:tcPr>
            <w:tcW w:w="2952" w:type="dxa"/>
            <w:tcMar>
              <w:top w:w="15" w:type="dxa"/>
              <w:left w:w="15" w:type="dxa"/>
              <w:right w:w="15" w:type="dxa"/>
            </w:tcMar>
            <w:vAlign w:val="center"/>
          </w:tcPr>
          <w:p w14:paraId="15E8D0D9" w14:textId="136119A1"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121</w:t>
            </w:r>
          </w:p>
        </w:tc>
        <w:tc>
          <w:tcPr>
            <w:tcW w:w="2021" w:type="dxa"/>
            <w:tcMar>
              <w:top w:w="15" w:type="dxa"/>
              <w:left w:w="15" w:type="dxa"/>
              <w:right w:w="15" w:type="dxa"/>
            </w:tcMar>
            <w:vAlign w:val="center"/>
          </w:tcPr>
          <w:p w14:paraId="5498E317" w14:textId="3C265E31"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8.4%</w:t>
            </w:r>
          </w:p>
        </w:tc>
        <w:tc>
          <w:tcPr>
            <w:tcW w:w="2156" w:type="dxa"/>
            <w:tcMar>
              <w:top w:w="15" w:type="dxa"/>
              <w:left w:w="15" w:type="dxa"/>
              <w:right w:w="15" w:type="dxa"/>
            </w:tcMar>
            <w:vAlign w:val="center"/>
          </w:tcPr>
          <w:p w14:paraId="6006B929" w14:textId="5E6CA71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1326</w:t>
            </w:r>
          </w:p>
        </w:tc>
        <w:tc>
          <w:tcPr>
            <w:tcW w:w="1224" w:type="dxa"/>
            <w:tcMar>
              <w:top w:w="15" w:type="dxa"/>
              <w:left w:w="15" w:type="dxa"/>
              <w:right w:w="15" w:type="dxa"/>
            </w:tcMar>
            <w:vAlign w:val="center"/>
          </w:tcPr>
          <w:p w14:paraId="67045608" w14:textId="5A59928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91.6%</w:t>
            </w:r>
          </w:p>
        </w:tc>
      </w:tr>
      <w:tr w:rsidR="57C00E66" w:rsidRPr="00014FD9" w14:paraId="638FFE68" w14:textId="77777777" w:rsidTr="00D54E92">
        <w:trPr>
          <w:trHeight w:val="285"/>
          <w:jc w:val="center"/>
        </w:trPr>
        <w:tc>
          <w:tcPr>
            <w:tcW w:w="663" w:type="dxa"/>
            <w:tcMar>
              <w:top w:w="15" w:type="dxa"/>
              <w:left w:w="15" w:type="dxa"/>
              <w:right w:w="15" w:type="dxa"/>
            </w:tcMar>
            <w:vAlign w:val="bottom"/>
          </w:tcPr>
          <w:p w14:paraId="538BBC2B" w14:textId="3F5D4D01"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2008-2012</w:t>
            </w:r>
          </w:p>
        </w:tc>
        <w:tc>
          <w:tcPr>
            <w:tcW w:w="2952" w:type="dxa"/>
            <w:tcMar>
              <w:top w:w="15" w:type="dxa"/>
              <w:left w:w="15" w:type="dxa"/>
              <w:right w:w="15" w:type="dxa"/>
            </w:tcMar>
            <w:vAlign w:val="center"/>
          </w:tcPr>
          <w:p w14:paraId="4C2C3C4C" w14:textId="1CCB8191"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134</w:t>
            </w:r>
          </w:p>
        </w:tc>
        <w:tc>
          <w:tcPr>
            <w:tcW w:w="2021" w:type="dxa"/>
            <w:tcMar>
              <w:top w:w="15" w:type="dxa"/>
              <w:left w:w="15" w:type="dxa"/>
              <w:right w:w="15" w:type="dxa"/>
            </w:tcMar>
            <w:vAlign w:val="center"/>
          </w:tcPr>
          <w:p w14:paraId="5E6A10B1" w14:textId="0420722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11.8%</w:t>
            </w:r>
          </w:p>
        </w:tc>
        <w:tc>
          <w:tcPr>
            <w:tcW w:w="2156" w:type="dxa"/>
            <w:tcMar>
              <w:top w:w="15" w:type="dxa"/>
              <w:left w:w="15" w:type="dxa"/>
              <w:right w:w="15" w:type="dxa"/>
            </w:tcMar>
            <w:vAlign w:val="center"/>
          </w:tcPr>
          <w:p w14:paraId="75599576" w14:textId="11A6F4E2"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1003</w:t>
            </w:r>
          </w:p>
        </w:tc>
        <w:tc>
          <w:tcPr>
            <w:tcW w:w="1224" w:type="dxa"/>
            <w:tcMar>
              <w:top w:w="15" w:type="dxa"/>
              <w:left w:w="15" w:type="dxa"/>
              <w:right w:w="15" w:type="dxa"/>
            </w:tcMar>
            <w:vAlign w:val="center"/>
          </w:tcPr>
          <w:p w14:paraId="687C2124" w14:textId="257AABEE"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88.2%</w:t>
            </w:r>
          </w:p>
        </w:tc>
      </w:tr>
      <w:tr w:rsidR="57C00E66" w:rsidRPr="00014FD9" w14:paraId="349086C9" w14:textId="77777777" w:rsidTr="00D54E92">
        <w:trPr>
          <w:trHeight w:val="285"/>
          <w:jc w:val="center"/>
        </w:trPr>
        <w:tc>
          <w:tcPr>
            <w:tcW w:w="663" w:type="dxa"/>
            <w:tcMar>
              <w:top w:w="15" w:type="dxa"/>
              <w:left w:w="15" w:type="dxa"/>
              <w:right w:w="15" w:type="dxa"/>
            </w:tcMar>
            <w:vAlign w:val="bottom"/>
          </w:tcPr>
          <w:p w14:paraId="2211D8D1" w14:textId="5D3A0B4B"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2013-2017</w:t>
            </w:r>
          </w:p>
        </w:tc>
        <w:tc>
          <w:tcPr>
            <w:tcW w:w="2952" w:type="dxa"/>
            <w:tcMar>
              <w:top w:w="15" w:type="dxa"/>
              <w:left w:w="15" w:type="dxa"/>
              <w:right w:w="15" w:type="dxa"/>
            </w:tcMar>
            <w:vAlign w:val="center"/>
          </w:tcPr>
          <w:p w14:paraId="0292B36F" w14:textId="24A35A3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225</w:t>
            </w:r>
          </w:p>
        </w:tc>
        <w:tc>
          <w:tcPr>
            <w:tcW w:w="2021" w:type="dxa"/>
            <w:tcMar>
              <w:top w:w="15" w:type="dxa"/>
              <w:left w:w="15" w:type="dxa"/>
              <w:right w:w="15" w:type="dxa"/>
            </w:tcMar>
            <w:vAlign w:val="center"/>
          </w:tcPr>
          <w:p w14:paraId="6A709DB9" w14:textId="128975B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13.6%</w:t>
            </w:r>
          </w:p>
        </w:tc>
        <w:tc>
          <w:tcPr>
            <w:tcW w:w="2156" w:type="dxa"/>
            <w:tcMar>
              <w:top w:w="15" w:type="dxa"/>
              <w:left w:w="15" w:type="dxa"/>
              <w:right w:w="15" w:type="dxa"/>
            </w:tcMar>
            <w:vAlign w:val="center"/>
          </w:tcPr>
          <w:p w14:paraId="15F3CA4A" w14:textId="65ED6D4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1424</w:t>
            </w:r>
          </w:p>
        </w:tc>
        <w:tc>
          <w:tcPr>
            <w:tcW w:w="1224" w:type="dxa"/>
            <w:tcMar>
              <w:top w:w="15" w:type="dxa"/>
              <w:left w:w="15" w:type="dxa"/>
              <w:right w:w="15" w:type="dxa"/>
            </w:tcMar>
            <w:vAlign w:val="center"/>
          </w:tcPr>
          <w:p w14:paraId="7ED2C529" w14:textId="4CAEF2E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86.4%</w:t>
            </w:r>
          </w:p>
        </w:tc>
      </w:tr>
      <w:tr w:rsidR="57C00E66" w:rsidRPr="00014FD9" w14:paraId="39816371" w14:textId="77777777" w:rsidTr="00D54E92">
        <w:trPr>
          <w:trHeight w:val="285"/>
          <w:jc w:val="center"/>
        </w:trPr>
        <w:tc>
          <w:tcPr>
            <w:tcW w:w="663" w:type="dxa"/>
            <w:tcMar>
              <w:top w:w="15" w:type="dxa"/>
              <w:left w:w="15" w:type="dxa"/>
              <w:right w:w="15" w:type="dxa"/>
            </w:tcMar>
            <w:vAlign w:val="bottom"/>
          </w:tcPr>
          <w:p w14:paraId="340982C2" w14:textId="5804851E"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2018-2022</w:t>
            </w:r>
          </w:p>
        </w:tc>
        <w:tc>
          <w:tcPr>
            <w:tcW w:w="2952" w:type="dxa"/>
            <w:tcMar>
              <w:top w:w="15" w:type="dxa"/>
              <w:left w:w="15" w:type="dxa"/>
              <w:right w:w="15" w:type="dxa"/>
            </w:tcMar>
            <w:vAlign w:val="center"/>
          </w:tcPr>
          <w:p w14:paraId="379CDB51" w14:textId="5FA1C001"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242</w:t>
            </w:r>
          </w:p>
        </w:tc>
        <w:tc>
          <w:tcPr>
            <w:tcW w:w="2021" w:type="dxa"/>
            <w:tcMar>
              <w:top w:w="15" w:type="dxa"/>
              <w:left w:w="15" w:type="dxa"/>
              <w:right w:w="15" w:type="dxa"/>
            </w:tcMar>
            <w:vAlign w:val="center"/>
          </w:tcPr>
          <w:p w14:paraId="529CC75C" w14:textId="10F6AD4B"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17.7%</w:t>
            </w:r>
          </w:p>
        </w:tc>
        <w:tc>
          <w:tcPr>
            <w:tcW w:w="2156" w:type="dxa"/>
            <w:tcMar>
              <w:top w:w="15" w:type="dxa"/>
              <w:left w:w="15" w:type="dxa"/>
              <w:right w:w="15" w:type="dxa"/>
            </w:tcMar>
            <w:vAlign w:val="center"/>
          </w:tcPr>
          <w:p w14:paraId="4CC50BA0" w14:textId="02663E1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1122</w:t>
            </w:r>
          </w:p>
        </w:tc>
        <w:tc>
          <w:tcPr>
            <w:tcW w:w="1224" w:type="dxa"/>
            <w:tcMar>
              <w:top w:w="15" w:type="dxa"/>
              <w:left w:w="15" w:type="dxa"/>
              <w:right w:w="15" w:type="dxa"/>
            </w:tcMar>
            <w:vAlign w:val="center"/>
          </w:tcPr>
          <w:p w14:paraId="4643DECB" w14:textId="0130B566"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82.3%</w:t>
            </w:r>
          </w:p>
        </w:tc>
      </w:tr>
      <w:tr w:rsidR="57C00E66" w:rsidRPr="00014FD9" w14:paraId="08E8A3F8" w14:textId="77777777" w:rsidTr="00D54E92">
        <w:trPr>
          <w:trHeight w:val="285"/>
          <w:jc w:val="center"/>
        </w:trPr>
        <w:tc>
          <w:tcPr>
            <w:tcW w:w="663" w:type="dxa"/>
            <w:tcMar>
              <w:top w:w="15" w:type="dxa"/>
              <w:left w:w="15" w:type="dxa"/>
              <w:right w:w="15" w:type="dxa"/>
            </w:tcMar>
            <w:vAlign w:val="bottom"/>
          </w:tcPr>
          <w:p w14:paraId="1DE1C3F4" w14:textId="11391B32"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2023-2025</w:t>
            </w:r>
          </w:p>
        </w:tc>
        <w:tc>
          <w:tcPr>
            <w:tcW w:w="2952" w:type="dxa"/>
            <w:tcMar>
              <w:top w:w="15" w:type="dxa"/>
              <w:left w:w="15" w:type="dxa"/>
              <w:right w:w="15" w:type="dxa"/>
            </w:tcMar>
            <w:vAlign w:val="center"/>
          </w:tcPr>
          <w:p w14:paraId="229B659D" w14:textId="1FB45D9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177</w:t>
            </w:r>
          </w:p>
        </w:tc>
        <w:tc>
          <w:tcPr>
            <w:tcW w:w="2021" w:type="dxa"/>
            <w:tcMar>
              <w:top w:w="15" w:type="dxa"/>
              <w:left w:w="15" w:type="dxa"/>
              <w:right w:w="15" w:type="dxa"/>
            </w:tcMar>
            <w:vAlign w:val="center"/>
          </w:tcPr>
          <w:p w14:paraId="45EDEF5D" w14:textId="35812F8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20.5%</w:t>
            </w:r>
          </w:p>
        </w:tc>
        <w:tc>
          <w:tcPr>
            <w:tcW w:w="2156" w:type="dxa"/>
            <w:tcMar>
              <w:top w:w="15" w:type="dxa"/>
              <w:left w:w="15" w:type="dxa"/>
              <w:right w:w="15" w:type="dxa"/>
            </w:tcMar>
            <w:vAlign w:val="center"/>
          </w:tcPr>
          <w:p w14:paraId="2B462823" w14:textId="275E3E8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686</w:t>
            </w:r>
          </w:p>
        </w:tc>
        <w:tc>
          <w:tcPr>
            <w:tcW w:w="1224" w:type="dxa"/>
            <w:tcMar>
              <w:top w:w="15" w:type="dxa"/>
              <w:left w:w="15" w:type="dxa"/>
              <w:right w:w="15" w:type="dxa"/>
            </w:tcMar>
            <w:vAlign w:val="center"/>
          </w:tcPr>
          <w:p w14:paraId="7549EFFD" w14:textId="75E882BD"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79.5%</w:t>
            </w:r>
          </w:p>
        </w:tc>
      </w:tr>
    </w:tbl>
    <w:p w14:paraId="7FE4BB18" w14:textId="5F07D536" w:rsidR="000A3020" w:rsidRPr="00014FD9" w:rsidRDefault="000A3020" w:rsidP="000A3020">
      <w:pPr>
        <w:ind w:left="360"/>
        <w:jc w:val="both"/>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The </w:t>
      </w:r>
      <w:proofErr w:type="gramStart"/>
      <w:r w:rsidRPr="00014FD9">
        <w:rPr>
          <w:rFonts w:ascii="Aptos" w:hAnsi="Aptos"/>
          <w:sz w:val="18"/>
          <w:szCs w:val="18"/>
        </w:rPr>
        <w:t>time period</w:t>
      </w:r>
      <w:proofErr w:type="gramEnd"/>
      <w:r w:rsidRPr="00014FD9">
        <w:rPr>
          <w:rFonts w:ascii="Aptos" w:hAnsi="Aptos"/>
          <w:sz w:val="18"/>
          <w:szCs w:val="18"/>
        </w:rPr>
        <w:t xml:space="preserve"> 2023–2025 is a partial cohort, with many projects still under implementation.</w:t>
      </w:r>
    </w:p>
    <w:p w14:paraId="4AD178DF" w14:textId="77777777" w:rsidR="00363024" w:rsidRPr="00014FD9" w:rsidRDefault="00363024" w:rsidP="000A3020">
      <w:pPr>
        <w:ind w:left="360"/>
        <w:jc w:val="both"/>
        <w:rPr>
          <w:rFonts w:ascii="Aptos" w:hAnsi="Aptos"/>
        </w:rPr>
      </w:pPr>
    </w:p>
    <w:p w14:paraId="0D5AC1D0" w14:textId="7E61159E" w:rsidR="002D0D7F" w:rsidRPr="00014FD9" w:rsidRDefault="00363024" w:rsidP="00014FD9">
      <w:pPr>
        <w:rPr>
          <w:rFonts w:ascii="Aptos" w:hAnsi="Aptos"/>
          <w:color w:val="0F4761" w:themeColor="accent1" w:themeShade="BF"/>
          <w:sz w:val="22"/>
          <w:szCs w:val="22"/>
        </w:rPr>
      </w:pPr>
      <w:proofErr w:type="gramStart"/>
      <w:r w:rsidRPr="00014FD9">
        <w:rPr>
          <w:rFonts w:ascii="Aptos" w:hAnsi="Aptos"/>
          <w:color w:val="0F4761" w:themeColor="accent1" w:themeShade="BF"/>
          <w:sz w:val="22"/>
          <w:szCs w:val="22"/>
        </w:rPr>
        <w:t>Figure  3.1.</w:t>
      </w:r>
      <w:proofErr w:type="gramEnd"/>
      <w:r w:rsidR="00B448D6" w:rsidRPr="00014FD9">
        <w:rPr>
          <w:rFonts w:ascii="Aptos" w:hAnsi="Aptos"/>
          <w:color w:val="0F4761" w:themeColor="accent1" w:themeShade="BF"/>
          <w:sz w:val="22"/>
          <w:szCs w:val="22"/>
        </w:rPr>
        <w:t xml:space="preserve"> Evolution of Innovation Intensity in WBG Projects</w:t>
      </w:r>
      <w:r w:rsidR="00014FD9" w:rsidRPr="00014FD9">
        <w:rPr>
          <w:rFonts w:ascii="Aptos" w:hAnsi="Aptos"/>
          <w:color w:val="0F4761" w:themeColor="accent1" w:themeShade="BF"/>
          <w:sz w:val="22"/>
          <w:szCs w:val="22"/>
        </w:rPr>
        <w:t xml:space="preserve"> (5-year cohorts, 1998-2025)</w:t>
      </w:r>
    </w:p>
    <w:p w14:paraId="48A3E985" w14:textId="77777777" w:rsidR="00534760" w:rsidRPr="00014FD9" w:rsidRDefault="00590AA2" w:rsidP="00014FD9">
      <w:pPr>
        <w:pStyle w:val="Caption"/>
        <w:spacing w:after="0"/>
        <w:jc w:val="center"/>
        <w:rPr>
          <w:rFonts w:ascii="Aptos" w:hAnsi="Aptos"/>
          <w:b/>
          <w:bCs/>
          <w:i w:val="0"/>
          <w:iCs w:val="0"/>
          <w:color w:val="auto"/>
          <w:sz w:val="22"/>
          <w:szCs w:val="22"/>
        </w:rPr>
      </w:pPr>
      <w:r w:rsidRPr="00014FD9">
        <w:rPr>
          <w:rFonts w:ascii="Aptos" w:hAnsi="Aptos"/>
          <w:noProof/>
          <w14:ligatures w14:val="standardContextual"/>
        </w:rPr>
        <w:lastRenderedPageBreak/>
        <w:drawing>
          <wp:inline distT="0" distB="0" distL="0" distR="0" wp14:anchorId="787F3DEE" wp14:editId="76DD57B6">
            <wp:extent cx="4543955" cy="3408218"/>
            <wp:effectExtent l="0" t="0" r="9525" b="1905"/>
            <wp:docPr id="116660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06253" name="Picture 1166606253"/>
                    <pic:cNvPicPr/>
                  </pic:nvPicPr>
                  <pic:blipFill>
                    <a:blip r:embed="rId13">
                      <a:extLst>
                        <a:ext uri="{28A0092B-C50C-407E-A947-70E740481C1C}">
                          <a14:useLocalDpi xmlns:a14="http://schemas.microsoft.com/office/drawing/2010/main" val="0"/>
                        </a:ext>
                      </a:extLst>
                    </a:blip>
                    <a:stretch>
                      <a:fillRect/>
                    </a:stretch>
                  </pic:blipFill>
                  <pic:spPr>
                    <a:xfrm>
                      <a:off x="0" y="0"/>
                      <a:ext cx="4549632" cy="3412476"/>
                    </a:xfrm>
                    <a:prstGeom prst="rect">
                      <a:avLst/>
                    </a:prstGeom>
                  </pic:spPr>
                </pic:pic>
              </a:graphicData>
            </a:graphic>
          </wp:inline>
        </w:drawing>
      </w:r>
    </w:p>
    <w:p w14:paraId="0399B0E2" w14:textId="104881B0" w:rsidR="00E76A74" w:rsidRPr="00014FD9" w:rsidRDefault="002048D8" w:rsidP="244FAC12">
      <w:pPr>
        <w:pStyle w:val="Caption"/>
        <w:spacing w:after="0"/>
        <w:jc w:val="both"/>
        <w:rPr>
          <w:rFonts w:ascii="Aptos" w:hAnsi="Aptos"/>
          <w:i w:val="0"/>
          <w:iCs w:val="0"/>
          <w:color w:val="auto"/>
          <w:sz w:val="22"/>
          <w:szCs w:val="22"/>
        </w:rPr>
      </w:pPr>
      <w:r w:rsidRPr="00014FD9">
        <w:rPr>
          <w:rFonts w:ascii="Aptos" w:hAnsi="Aptos"/>
          <w:b/>
          <w:bCs/>
          <w:i w:val="0"/>
          <w:iCs w:val="0"/>
          <w:color w:val="auto"/>
          <w:sz w:val="22"/>
          <w:szCs w:val="22"/>
        </w:rPr>
        <w:t xml:space="preserve">Building on these trends, </w:t>
      </w:r>
      <w:r w:rsidR="00E81A8F" w:rsidRPr="00014FD9">
        <w:rPr>
          <w:rFonts w:ascii="Aptos" w:hAnsi="Aptos"/>
          <w:b/>
          <w:bCs/>
          <w:i w:val="0"/>
          <w:iCs w:val="0"/>
          <w:color w:val="auto"/>
          <w:sz w:val="22"/>
          <w:szCs w:val="22"/>
        </w:rPr>
        <w:t xml:space="preserve">table </w:t>
      </w:r>
      <w:r w:rsidR="0017179F" w:rsidRPr="00014FD9">
        <w:rPr>
          <w:rFonts w:ascii="Aptos" w:hAnsi="Aptos"/>
          <w:b/>
          <w:bCs/>
          <w:i w:val="0"/>
          <w:iCs w:val="0"/>
          <w:color w:val="auto"/>
          <w:sz w:val="22"/>
          <w:szCs w:val="22"/>
        </w:rPr>
        <w:t>3.</w:t>
      </w:r>
      <w:r w:rsidR="00BE6A5F" w:rsidRPr="00014FD9">
        <w:rPr>
          <w:rFonts w:ascii="Aptos" w:hAnsi="Aptos"/>
          <w:b/>
          <w:bCs/>
          <w:i w:val="0"/>
          <w:iCs w:val="0"/>
          <w:color w:val="auto"/>
          <w:sz w:val="22"/>
          <w:szCs w:val="22"/>
        </w:rPr>
        <w:t>2</w:t>
      </w:r>
      <w:r w:rsidRPr="00014FD9">
        <w:rPr>
          <w:rFonts w:ascii="Aptos" w:hAnsi="Aptos"/>
          <w:b/>
          <w:bCs/>
          <w:i w:val="0"/>
          <w:iCs w:val="0"/>
          <w:color w:val="auto"/>
          <w:sz w:val="22"/>
          <w:szCs w:val="22"/>
        </w:rPr>
        <w:t xml:space="preserve"> contextualizes the evolution of innovation intensity by linking the observed rise in innovative projects to major institutional milestones and external global agendas.</w:t>
      </w:r>
      <w:r w:rsidRPr="00014FD9">
        <w:rPr>
          <w:rFonts w:ascii="Aptos" w:hAnsi="Aptos"/>
          <w:i w:val="0"/>
          <w:iCs w:val="0"/>
          <w:color w:val="auto"/>
          <w:sz w:val="22"/>
          <w:szCs w:val="22"/>
        </w:rPr>
        <w:t xml:space="preserve"> </w:t>
      </w:r>
      <w:r w:rsidR="00E81A8F" w:rsidRPr="00014FD9">
        <w:rPr>
          <w:rFonts w:ascii="Aptos" w:hAnsi="Aptos"/>
          <w:i w:val="0"/>
          <w:iCs w:val="0"/>
          <w:color w:val="auto"/>
          <w:sz w:val="22"/>
          <w:szCs w:val="22"/>
        </w:rPr>
        <w:t>E</w:t>
      </w:r>
      <w:r w:rsidRPr="00014FD9">
        <w:rPr>
          <w:rFonts w:ascii="Aptos" w:hAnsi="Aptos"/>
          <w:i w:val="0"/>
          <w:iCs w:val="0"/>
          <w:color w:val="auto"/>
          <w:sz w:val="22"/>
          <w:szCs w:val="22"/>
        </w:rPr>
        <w:t xml:space="preserve">ach five-year cohort corresponds to shifts in </w:t>
      </w:r>
      <w:r w:rsidR="00E81A8F" w:rsidRPr="00014FD9">
        <w:rPr>
          <w:rFonts w:ascii="Aptos" w:hAnsi="Aptos"/>
          <w:i w:val="0"/>
          <w:iCs w:val="0"/>
          <w:color w:val="auto"/>
          <w:sz w:val="22"/>
          <w:szCs w:val="22"/>
        </w:rPr>
        <w:t xml:space="preserve">Bank Group </w:t>
      </w:r>
      <w:r w:rsidRPr="00014FD9">
        <w:rPr>
          <w:rFonts w:ascii="Aptos" w:hAnsi="Aptos"/>
          <w:i w:val="0"/>
          <w:iCs w:val="0"/>
          <w:color w:val="auto"/>
          <w:sz w:val="22"/>
          <w:szCs w:val="22"/>
        </w:rPr>
        <w:t>instruments and strategies</w:t>
      </w:r>
      <w:r w:rsidR="00E81A8F" w:rsidRPr="00014FD9">
        <w:rPr>
          <w:rFonts w:ascii="Aptos" w:hAnsi="Aptos"/>
          <w:i w:val="0"/>
          <w:iCs w:val="0"/>
          <w:color w:val="auto"/>
          <w:sz w:val="22"/>
          <w:szCs w:val="22"/>
        </w:rPr>
        <w:t>, from</w:t>
      </w:r>
      <w:r w:rsidRPr="00014FD9">
        <w:rPr>
          <w:rFonts w:ascii="Aptos" w:hAnsi="Aptos"/>
          <w:i w:val="0"/>
          <w:iCs w:val="0"/>
          <w:color w:val="auto"/>
          <w:sz w:val="22"/>
          <w:szCs w:val="22"/>
        </w:rPr>
        <w:t xml:space="preserve"> the introduction of </w:t>
      </w:r>
      <w:r w:rsidR="00922BA1" w:rsidRPr="00014FD9">
        <w:rPr>
          <w:rFonts w:ascii="Aptos" w:hAnsi="Aptos"/>
          <w:i w:val="0"/>
          <w:iCs w:val="0"/>
          <w:sz w:val="22"/>
          <w:szCs w:val="22"/>
        </w:rPr>
        <w:t>Learning and Innovation Loans (</w:t>
      </w:r>
      <w:r w:rsidR="008B617D" w:rsidRPr="00014FD9">
        <w:rPr>
          <w:rFonts w:ascii="Aptos" w:hAnsi="Aptos"/>
          <w:i w:val="0"/>
          <w:iCs w:val="0"/>
          <w:color w:val="auto"/>
          <w:sz w:val="22"/>
          <w:szCs w:val="22"/>
        </w:rPr>
        <w:t>LILs</w:t>
      </w:r>
      <w:r w:rsidR="00922BA1" w:rsidRPr="00014FD9">
        <w:rPr>
          <w:rFonts w:ascii="Aptos" w:hAnsi="Aptos"/>
          <w:i w:val="0"/>
          <w:iCs w:val="0"/>
          <w:color w:val="auto"/>
          <w:sz w:val="22"/>
          <w:szCs w:val="22"/>
        </w:rPr>
        <w:t>)</w:t>
      </w:r>
      <w:r w:rsidRPr="00014FD9">
        <w:rPr>
          <w:rFonts w:ascii="Aptos" w:hAnsi="Aptos"/>
          <w:i w:val="0"/>
          <w:iCs w:val="0"/>
          <w:color w:val="auto"/>
          <w:sz w:val="22"/>
          <w:szCs w:val="22"/>
        </w:rPr>
        <w:t xml:space="preserve"> in the late 1990s, </w:t>
      </w:r>
      <w:r w:rsidR="00E81A8F" w:rsidRPr="00014FD9">
        <w:rPr>
          <w:rFonts w:ascii="Aptos" w:hAnsi="Aptos"/>
          <w:i w:val="0"/>
          <w:iCs w:val="0"/>
          <w:color w:val="auto"/>
          <w:sz w:val="22"/>
          <w:szCs w:val="22"/>
        </w:rPr>
        <w:t xml:space="preserve">to </w:t>
      </w:r>
      <w:r w:rsidRPr="00014FD9">
        <w:rPr>
          <w:rFonts w:ascii="Aptos" w:hAnsi="Aptos"/>
          <w:i w:val="0"/>
          <w:iCs w:val="0"/>
          <w:color w:val="auto"/>
          <w:sz w:val="22"/>
          <w:szCs w:val="22"/>
        </w:rPr>
        <w:t xml:space="preserve">results-based financing and </w:t>
      </w:r>
      <w:r w:rsidR="00EF50A2" w:rsidRPr="00014FD9">
        <w:rPr>
          <w:rFonts w:ascii="Aptos" w:hAnsi="Aptos"/>
          <w:i w:val="0"/>
          <w:iCs w:val="0"/>
          <w:color w:val="auto"/>
          <w:sz w:val="22"/>
          <w:szCs w:val="22"/>
        </w:rPr>
        <w:t>PforR</w:t>
      </w:r>
      <w:r w:rsidRPr="00014FD9">
        <w:rPr>
          <w:rFonts w:ascii="Aptos" w:hAnsi="Aptos"/>
          <w:i w:val="0"/>
          <w:iCs w:val="0"/>
          <w:color w:val="auto"/>
          <w:sz w:val="22"/>
          <w:szCs w:val="22"/>
        </w:rPr>
        <w:t xml:space="preserve"> in the 2000s and 2010s, and the Environmental and Social Framework </w:t>
      </w:r>
      <w:r w:rsidR="00EF50A2" w:rsidRPr="00014FD9">
        <w:rPr>
          <w:rFonts w:ascii="Aptos" w:hAnsi="Aptos"/>
          <w:i w:val="0"/>
          <w:iCs w:val="0"/>
          <w:color w:val="auto"/>
          <w:sz w:val="22"/>
          <w:szCs w:val="22"/>
        </w:rPr>
        <w:t xml:space="preserve">(ESF) </w:t>
      </w:r>
      <w:r w:rsidRPr="00014FD9">
        <w:rPr>
          <w:rFonts w:ascii="Aptos" w:hAnsi="Aptos"/>
          <w:i w:val="0"/>
          <w:iCs w:val="0"/>
          <w:color w:val="auto"/>
          <w:sz w:val="22"/>
          <w:szCs w:val="22"/>
        </w:rPr>
        <w:t xml:space="preserve">and COVID-19 fast-track responses </w:t>
      </w:r>
      <w:r w:rsidR="00E81A8F" w:rsidRPr="00014FD9">
        <w:rPr>
          <w:rFonts w:ascii="Aptos" w:hAnsi="Aptos"/>
          <w:i w:val="0"/>
          <w:iCs w:val="0"/>
          <w:color w:val="auto"/>
          <w:sz w:val="22"/>
          <w:szCs w:val="22"/>
        </w:rPr>
        <w:t>between</w:t>
      </w:r>
      <w:r w:rsidRPr="00014FD9">
        <w:rPr>
          <w:rFonts w:ascii="Aptos" w:hAnsi="Aptos"/>
          <w:i w:val="0"/>
          <w:iCs w:val="0"/>
          <w:color w:val="auto"/>
          <w:sz w:val="22"/>
          <w:szCs w:val="22"/>
        </w:rPr>
        <w:t xml:space="preserve"> 2018–2022. At the same time, it situates these internal shifts within broader global movements, </w:t>
      </w:r>
      <w:r w:rsidR="00E81A8F" w:rsidRPr="00014FD9">
        <w:rPr>
          <w:rFonts w:ascii="Aptos" w:hAnsi="Aptos"/>
          <w:i w:val="0"/>
          <w:iCs w:val="0"/>
          <w:color w:val="auto"/>
          <w:sz w:val="22"/>
          <w:szCs w:val="22"/>
        </w:rPr>
        <w:t xml:space="preserve">including </w:t>
      </w:r>
      <w:r w:rsidRPr="00014FD9">
        <w:rPr>
          <w:rFonts w:ascii="Aptos" w:hAnsi="Aptos"/>
          <w:i w:val="0"/>
          <w:iCs w:val="0"/>
          <w:color w:val="auto"/>
          <w:sz w:val="22"/>
          <w:szCs w:val="22"/>
        </w:rPr>
        <w:t>the Millennium Development Goals</w:t>
      </w:r>
      <w:r w:rsidR="0045377E" w:rsidRPr="00014FD9">
        <w:rPr>
          <w:rFonts w:ascii="Aptos" w:hAnsi="Aptos"/>
          <w:i w:val="0"/>
          <w:iCs w:val="0"/>
          <w:color w:val="auto"/>
          <w:sz w:val="22"/>
          <w:szCs w:val="22"/>
        </w:rPr>
        <w:t xml:space="preserve"> (MDGs)</w:t>
      </w:r>
      <w:r w:rsidR="00E81A8F" w:rsidRPr="00014FD9">
        <w:rPr>
          <w:rFonts w:ascii="Aptos" w:hAnsi="Aptos"/>
          <w:i w:val="0"/>
          <w:iCs w:val="0"/>
          <w:color w:val="auto"/>
          <w:sz w:val="22"/>
          <w:szCs w:val="22"/>
        </w:rPr>
        <w:t>,</w:t>
      </w:r>
      <w:r w:rsidRPr="00014FD9">
        <w:rPr>
          <w:rFonts w:ascii="Aptos" w:hAnsi="Aptos"/>
          <w:i w:val="0"/>
          <w:iCs w:val="0"/>
          <w:color w:val="auto"/>
          <w:sz w:val="22"/>
          <w:szCs w:val="22"/>
        </w:rPr>
        <w:t xml:space="preserve"> aid effectiveness compacts</w:t>
      </w:r>
      <w:r w:rsidR="00E81A8F" w:rsidRPr="00014FD9">
        <w:rPr>
          <w:rFonts w:ascii="Aptos" w:hAnsi="Aptos"/>
          <w:i w:val="0"/>
          <w:iCs w:val="0"/>
          <w:color w:val="auto"/>
          <w:sz w:val="22"/>
          <w:szCs w:val="22"/>
        </w:rPr>
        <w:t>,</w:t>
      </w:r>
      <w:r w:rsidRPr="00014FD9">
        <w:rPr>
          <w:rFonts w:ascii="Aptos" w:hAnsi="Aptos"/>
          <w:i w:val="0"/>
          <w:iCs w:val="0"/>
          <w:color w:val="auto"/>
          <w:sz w:val="22"/>
          <w:szCs w:val="22"/>
        </w:rPr>
        <w:t xml:space="preserve"> Paris Agreement, </w:t>
      </w:r>
      <w:r w:rsidR="007671EC" w:rsidRPr="00014FD9">
        <w:rPr>
          <w:rFonts w:ascii="Aptos" w:hAnsi="Aptos"/>
          <w:i w:val="0"/>
          <w:iCs w:val="0"/>
          <w:color w:val="auto"/>
          <w:sz w:val="22"/>
          <w:szCs w:val="22"/>
        </w:rPr>
        <w:t>Sustainable Development Goals</w:t>
      </w:r>
      <w:r w:rsidR="0045377E" w:rsidRPr="00014FD9">
        <w:rPr>
          <w:rFonts w:ascii="Aptos" w:hAnsi="Aptos"/>
          <w:i w:val="0"/>
          <w:iCs w:val="0"/>
          <w:color w:val="auto"/>
          <w:sz w:val="22"/>
          <w:szCs w:val="22"/>
        </w:rPr>
        <w:t xml:space="preserve"> (SDGs)</w:t>
      </w:r>
      <w:r w:rsidRPr="00014FD9">
        <w:rPr>
          <w:rFonts w:ascii="Aptos" w:hAnsi="Aptos"/>
          <w:i w:val="0"/>
          <w:iCs w:val="0"/>
          <w:color w:val="auto"/>
          <w:sz w:val="22"/>
          <w:szCs w:val="22"/>
        </w:rPr>
        <w:t>, and climate finance mechanisms</w:t>
      </w:r>
      <w:r w:rsidR="00E81A8F" w:rsidRPr="00014FD9">
        <w:rPr>
          <w:rFonts w:ascii="Aptos" w:hAnsi="Aptos"/>
          <w:i w:val="0"/>
          <w:iCs w:val="0"/>
          <w:color w:val="auto"/>
          <w:sz w:val="22"/>
          <w:szCs w:val="22"/>
        </w:rPr>
        <w:t xml:space="preserve">. The table underscores </w:t>
      </w:r>
      <w:r w:rsidRPr="00014FD9">
        <w:rPr>
          <w:rFonts w:ascii="Aptos" w:hAnsi="Aptos"/>
          <w:i w:val="0"/>
          <w:iCs w:val="0"/>
          <w:color w:val="auto"/>
          <w:sz w:val="22"/>
          <w:szCs w:val="22"/>
        </w:rPr>
        <w:t xml:space="preserve">that the growth of innovation in </w:t>
      </w:r>
      <w:r w:rsidR="00E81A8F" w:rsidRPr="00014FD9">
        <w:rPr>
          <w:rFonts w:ascii="Aptos" w:hAnsi="Aptos"/>
          <w:i w:val="0"/>
          <w:iCs w:val="0"/>
          <w:color w:val="auto"/>
          <w:sz w:val="22"/>
          <w:szCs w:val="22"/>
        </w:rPr>
        <w:t>Bank Group</w:t>
      </w:r>
      <w:r w:rsidRPr="00014FD9">
        <w:rPr>
          <w:rFonts w:ascii="Aptos" w:hAnsi="Aptos"/>
          <w:i w:val="0"/>
          <w:iCs w:val="0"/>
          <w:color w:val="auto"/>
          <w:sz w:val="22"/>
          <w:szCs w:val="22"/>
        </w:rPr>
        <w:t xml:space="preserve"> operations has been shaped by both internal reforms and external </w:t>
      </w:r>
      <w:r w:rsidR="00E81A8F" w:rsidRPr="00014FD9">
        <w:rPr>
          <w:rFonts w:ascii="Aptos" w:hAnsi="Aptos"/>
          <w:i w:val="0"/>
          <w:iCs w:val="0"/>
          <w:color w:val="auto"/>
          <w:sz w:val="22"/>
          <w:szCs w:val="22"/>
        </w:rPr>
        <w:t xml:space="preserve">global </w:t>
      </w:r>
      <w:r w:rsidRPr="00014FD9">
        <w:rPr>
          <w:rFonts w:ascii="Aptos" w:hAnsi="Aptos"/>
          <w:i w:val="0"/>
          <w:iCs w:val="0"/>
          <w:color w:val="auto"/>
          <w:sz w:val="22"/>
          <w:szCs w:val="22"/>
        </w:rPr>
        <w:t>agendas</w:t>
      </w:r>
      <w:r w:rsidR="00E81A8F" w:rsidRPr="00014FD9">
        <w:rPr>
          <w:rFonts w:ascii="Aptos" w:hAnsi="Aptos"/>
          <w:i w:val="0"/>
          <w:iCs w:val="0"/>
          <w:color w:val="auto"/>
          <w:sz w:val="22"/>
          <w:szCs w:val="22"/>
        </w:rPr>
        <w:t>.</w:t>
      </w:r>
    </w:p>
    <w:p w14:paraId="0CDF9E68" w14:textId="77777777" w:rsidR="000A3020" w:rsidRPr="00014FD9" w:rsidRDefault="000A3020" w:rsidP="244FAC12">
      <w:pPr>
        <w:rPr>
          <w:rFonts w:ascii="Aptos" w:hAnsi="Aptos"/>
          <w:i/>
          <w:iCs/>
        </w:rPr>
      </w:pPr>
    </w:p>
    <w:p w14:paraId="640549B7" w14:textId="2C1E1706" w:rsidR="000A3020" w:rsidRPr="00014FD9" w:rsidRDefault="00EF50A2" w:rsidP="244FAC12">
      <w:pPr>
        <w:rPr>
          <w:rFonts w:ascii="Aptos" w:hAnsi="Aptos"/>
          <w:color w:val="0F4761" w:themeColor="accent1" w:themeShade="BF"/>
          <w:sz w:val="22"/>
          <w:szCs w:val="22"/>
        </w:rPr>
      </w:pPr>
      <w:r w:rsidRPr="00014FD9">
        <w:rPr>
          <w:rFonts w:ascii="Aptos" w:hAnsi="Aptos"/>
          <w:color w:val="0F4761" w:themeColor="accent1" w:themeShade="BF"/>
          <w:sz w:val="22"/>
          <w:szCs w:val="22"/>
        </w:rPr>
        <w:t xml:space="preserve">Table </w:t>
      </w:r>
      <w:r w:rsidR="0017179F" w:rsidRPr="00014FD9">
        <w:rPr>
          <w:rFonts w:ascii="Aptos" w:hAnsi="Aptos"/>
          <w:color w:val="0F4761" w:themeColor="accent1" w:themeShade="BF"/>
          <w:sz w:val="22"/>
          <w:szCs w:val="22"/>
        </w:rPr>
        <w:t>3.</w:t>
      </w:r>
      <w:r w:rsidR="00BE6A5F" w:rsidRPr="00014FD9">
        <w:rPr>
          <w:rFonts w:ascii="Aptos" w:hAnsi="Aptos"/>
          <w:color w:val="0F4761" w:themeColor="accent1" w:themeShade="BF"/>
          <w:sz w:val="22"/>
          <w:szCs w:val="22"/>
        </w:rPr>
        <w:t>2</w:t>
      </w:r>
      <w:r w:rsidR="002C065E" w:rsidRPr="00014FD9">
        <w:rPr>
          <w:rFonts w:ascii="Aptos" w:hAnsi="Aptos"/>
          <w:color w:val="0F4761" w:themeColor="accent1" w:themeShade="BF"/>
          <w:sz w:val="22"/>
          <w:szCs w:val="22"/>
        </w:rPr>
        <w:t>. Contextualiz</w:t>
      </w:r>
      <w:r w:rsidR="00351680" w:rsidRPr="00014FD9">
        <w:rPr>
          <w:rFonts w:ascii="Aptos" w:hAnsi="Aptos"/>
          <w:color w:val="0F4761" w:themeColor="accent1" w:themeShade="BF"/>
          <w:sz w:val="22"/>
          <w:szCs w:val="22"/>
        </w:rPr>
        <w:t>ing</w:t>
      </w:r>
      <w:r w:rsidR="002C065E" w:rsidRPr="00014FD9">
        <w:rPr>
          <w:rFonts w:ascii="Aptos" w:hAnsi="Aptos"/>
          <w:color w:val="0F4761" w:themeColor="accent1" w:themeShade="BF"/>
          <w:sz w:val="22"/>
          <w:szCs w:val="22"/>
        </w:rPr>
        <w:t xml:space="preserve"> </w:t>
      </w:r>
      <w:r w:rsidR="005F54C2" w:rsidRPr="00014FD9">
        <w:rPr>
          <w:rFonts w:ascii="Aptos" w:hAnsi="Aptos"/>
          <w:color w:val="0F4761" w:themeColor="accent1" w:themeShade="BF"/>
          <w:sz w:val="22"/>
          <w:szCs w:val="22"/>
        </w:rPr>
        <w:t xml:space="preserve">the </w:t>
      </w:r>
      <w:r w:rsidR="002C065E" w:rsidRPr="00014FD9">
        <w:rPr>
          <w:rFonts w:ascii="Aptos" w:hAnsi="Aptos"/>
          <w:color w:val="0F4761" w:themeColor="accent1" w:themeShade="BF"/>
          <w:sz w:val="22"/>
          <w:szCs w:val="22"/>
        </w:rPr>
        <w:t xml:space="preserve">Innovation </w:t>
      </w:r>
      <w:r w:rsidR="00E76A74" w:rsidRPr="00014FD9">
        <w:rPr>
          <w:rFonts w:ascii="Aptos" w:hAnsi="Aptos"/>
          <w:color w:val="0F4761" w:themeColor="accent1" w:themeShade="BF"/>
          <w:sz w:val="22"/>
          <w:szCs w:val="22"/>
        </w:rPr>
        <w:t>Intensity</w:t>
      </w:r>
      <w:r w:rsidR="002C065E" w:rsidRPr="00014FD9">
        <w:rPr>
          <w:rFonts w:ascii="Aptos" w:hAnsi="Aptos"/>
          <w:color w:val="0F4761" w:themeColor="accent1" w:themeShade="BF"/>
          <w:sz w:val="22"/>
          <w:szCs w:val="22"/>
        </w:rPr>
        <w:t xml:space="preserve"> of </w:t>
      </w:r>
      <w:r w:rsidR="005F54C2" w:rsidRPr="00014FD9">
        <w:rPr>
          <w:rFonts w:ascii="Aptos" w:hAnsi="Aptos"/>
          <w:color w:val="0F4761" w:themeColor="accent1" w:themeShade="BF"/>
          <w:sz w:val="22"/>
          <w:szCs w:val="22"/>
        </w:rPr>
        <w:t>Bank Group</w:t>
      </w:r>
      <w:r w:rsidR="002C065E" w:rsidRPr="00014FD9">
        <w:rPr>
          <w:rFonts w:ascii="Aptos" w:hAnsi="Aptos"/>
          <w:color w:val="0F4761" w:themeColor="accent1" w:themeShade="BF"/>
          <w:sz w:val="22"/>
          <w:szCs w:val="22"/>
        </w:rPr>
        <w:t xml:space="preserve"> Projects Over Time</w:t>
      </w:r>
    </w:p>
    <w:tbl>
      <w:tblPr>
        <w:tblStyle w:val="GridTable1Light"/>
        <w:tblW w:w="9102" w:type="dxa"/>
        <w:jc w:val="center"/>
        <w:tblInd w:w="0" w:type="dxa"/>
        <w:tblCellMar>
          <w:left w:w="72" w:type="dxa"/>
          <w:right w:w="72" w:type="dxa"/>
        </w:tblCellMar>
        <w:tblLook w:val="04A0" w:firstRow="1" w:lastRow="0" w:firstColumn="1" w:lastColumn="0" w:noHBand="0" w:noVBand="1"/>
      </w:tblPr>
      <w:tblGrid>
        <w:gridCol w:w="801"/>
        <w:gridCol w:w="1128"/>
        <w:gridCol w:w="3736"/>
        <w:gridCol w:w="3437"/>
      </w:tblGrid>
      <w:tr w:rsidR="00D00DE1" w:rsidRPr="00014FD9" w14:paraId="6703B7BD" w14:textId="77777777" w:rsidTr="00A36ED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801" w:type="dxa"/>
            <w:hideMark/>
          </w:tcPr>
          <w:p w14:paraId="67100D05" w14:textId="77777777" w:rsidR="00351680" w:rsidRPr="00014FD9" w:rsidRDefault="00351680" w:rsidP="008B617D">
            <w:pPr>
              <w:jc w:val="center"/>
              <w:rPr>
                <w:rFonts w:ascii="Aptos" w:hAnsi="Aptos"/>
                <w:sz w:val="20"/>
                <w:szCs w:val="20"/>
              </w:rPr>
            </w:pPr>
            <w:r w:rsidRPr="00014FD9">
              <w:rPr>
                <w:rFonts w:ascii="Aptos" w:hAnsi="Aptos"/>
                <w:sz w:val="20"/>
                <w:szCs w:val="20"/>
              </w:rPr>
              <w:t>Cohort</w:t>
            </w:r>
          </w:p>
        </w:tc>
        <w:tc>
          <w:tcPr>
            <w:tcW w:w="1128" w:type="dxa"/>
            <w:hideMark/>
          </w:tcPr>
          <w:p w14:paraId="6DD06DC7" w14:textId="5D5A476E" w:rsidR="00351680" w:rsidRPr="00014FD9" w:rsidRDefault="00351680" w:rsidP="006B3C97">
            <w:pPr>
              <w:jc w:val="center"/>
              <w:cnfStyle w:val="100000000000" w:firstRow="1"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Share of </w:t>
            </w:r>
            <w:r w:rsidR="008F1C32" w:rsidRPr="00014FD9">
              <w:rPr>
                <w:rFonts w:ascii="Aptos" w:hAnsi="Aptos"/>
                <w:sz w:val="20"/>
                <w:szCs w:val="20"/>
              </w:rPr>
              <w:t xml:space="preserve">High + Moderate </w:t>
            </w:r>
            <w:r w:rsidR="00206FEA" w:rsidRPr="00014FD9">
              <w:rPr>
                <w:rFonts w:ascii="Aptos" w:hAnsi="Aptos"/>
                <w:sz w:val="20"/>
                <w:szCs w:val="20"/>
              </w:rPr>
              <w:t>I</w:t>
            </w:r>
            <w:r w:rsidRPr="00014FD9">
              <w:rPr>
                <w:rFonts w:ascii="Aptos" w:hAnsi="Aptos"/>
                <w:sz w:val="20"/>
                <w:szCs w:val="20"/>
              </w:rPr>
              <w:t xml:space="preserve">nnovative </w:t>
            </w:r>
            <w:r w:rsidR="00206FEA" w:rsidRPr="00014FD9">
              <w:rPr>
                <w:rFonts w:ascii="Aptos" w:hAnsi="Aptos"/>
                <w:sz w:val="20"/>
                <w:szCs w:val="20"/>
              </w:rPr>
              <w:t>P</w:t>
            </w:r>
            <w:r w:rsidRPr="00014FD9">
              <w:rPr>
                <w:rFonts w:ascii="Aptos" w:hAnsi="Aptos"/>
                <w:sz w:val="20"/>
                <w:szCs w:val="20"/>
              </w:rPr>
              <w:t>rojects</w:t>
            </w:r>
            <w:r w:rsidR="00206FEA" w:rsidRPr="00014FD9">
              <w:rPr>
                <w:rFonts w:ascii="Aptos" w:hAnsi="Aptos"/>
                <w:sz w:val="20"/>
                <w:szCs w:val="20"/>
              </w:rPr>
              <w:t xml:space="preserve"> (%)</w:t>
            </w:r>
          </w:p>
        </w:tc>
        <w:tc>
          <w:tcPr>
            <w:tcW w:w="3736" w:type="dxa"/>
            <w:hideMark/>
          </w:tcPr>
          <w:p w14:paraId="701059E2" w14:textId="574C3A38" w:rsidR="00351680" w:rsidRPr="00014FD9" w:rsidRDefault="00351680" w:rsidP="008B617D">
            <w:pPr>
              <w:jc w:val="center"/>
              <w:cnfStyle w:val="100000000000" w:firstRow="1"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Key </w:t>
            </w:r>
            <w:r w:rsidR="007349AC" w:rsidRPr="00014FD9">
              <w:rPr>
                <w:rFonts w:ascii="Aptos" w:hAnsi="Aptos"/>
                <w:sz w:val="20"/>
                <w:szCs w:val="20"/>
              </w:rPr>
              <w:t>Bank Group</w:t>
            </w:r>
            <w:r w:rsidRPr="00014FD9">
              <w:rPr>
                <w:rFonts w:ascii="Aptos" w:hAnsi="Aptos"/>
                <w:sz w:val="20"/>
                <w:szCs w:val="20"/>
              </w:rPr>
              <w:t xml:space="preserve"> </w:t>
            </w:r>
            <w:r w:rsidR="00EB4581" w:rsidRPr="00014FD9">
              <w:rPr>
                <w:rFonts w:ascii="Aptos" w:hAnsi="Aptos"/>
                <w:sz w:val="20"/>
                <w:szCs w:val="20"/>
              </w:rPr>
              <w:t>i</w:t>
            </w:r>
            <w:r w:rsidR="00206FEA" w:rsidRPr="00014FD9">
              <w:rPr>
                <w:rFonts w:ascii="Aptos" w:hAnsi="Aptos"/>
                <w:sz w:val="20"/>
                <w:szCs w:val="20"/>
              </w:rPr>
              <w:t xml:space="preserve">nstitutional </w:t>
            </w:r>
            <w:r w:rsidR="00EB4581" w:rsidRPr="00014FD9">
              <w:rPr>
                <w:rFonts w:ascii="Aptos" w:hAnsi="Aptos"/>
                <w:sz w:val="20"/>
                <w:szCs w:val="20"/>
              </w:rPr>
              <w:t>m</w:t>
            </w:r>
            <w:r w:rsidR="00206FEA" w:rsidRPr="00014FD9">
              <w:rPr>
                <w:rFonts w:ascii="Aptos" w:hAnsi="Aptos"/>
                <w:sz w:val="20"/>
                <w:szCs w:val="20"/>
              </w:rPr>
              <w:t xml:space="preserve">ilestones </w:t>
            </w:r>
            <w:r w:rsidR="008F1C32" w:rsidRPr="00014FD9">
              <w:rPr>
                <w:rFonts w:ascii="Aptos" w:hAnsi="Aptos"/>
                <w:sz w:val="20"/>
                <w:szCs w:val="20"/>
              </w:rPr>
              <w:t xml:space="preserve">that </w:t>
            </w:r>
            <w:r w:rsidRPr="00014FD9">
              <w:rPr>
                <w:rFonts w:ascii="Aptos" w:hAnsi="Aptos"/>
                <w:sz w:val="20"/>
                <w:szCs w:val="20"/>
              </w:rPr>
              <w:t xml:space="preserve">likely </w:t>
            </w:r>
            <w:r w:rsidR="008F1C32" w:rsidRPr="00014FD9">
              <w:rPr>
                <w:rFonts w:ascii="Aptos" w:hAnsi="Aptos"/>
                <w:sz w:val="20"/>
                <w:szCs w:val="20"/>
              </w:rPr>
              <w:t xml:space="preserve">shaped </w:t>
            </w:r>
            <w:r w:rsidRPr="00014FD9">
              <w:rPr>
                <w:rFonts w:ascii="Aptos" w:hAnsi="Aptos"/>
                <w:sz w:val="20"/>
                <w:szCs w:val="20"/>
              </w:rPr>
              <w:t>innovation density</w:t>
            </w:r>
          </w:p>
        </w:tc>
        <w:tc>
          <w:tcPr>
            <w:tcW w:w="3437" w:type="dxa"/>
            <w:hideMark/>
          </w:tcPr>
          <w:p w14:paraId="3E553733" w14:textId="7AF0BF4B" w:rsidR="00351680" w:rsidRPr="00014FD9" w:rsidRDefault="00351680" w:rsidP="008B617D">
            <w:pPr>
              <w:jc w:val="center"/>
              <w:cnfStyle w:val="100000000000" w:firstRow="1"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External </w:t>
            </w:r>
            <w:r w:rsidR="00EB4581" w:rsidRPr="00014FD9">
              <w:rPr>
                <w:rFonts w:ascii="Aptos" w:hAnsi="Aptos"/>
                <w:sz w:val="20"/>
                <w:szCs w:val="20"/>
              </w:rPr>
              <w:t>g</w:t>
            </w:r>
            <w:r w:rsidR="00206FEA" w:rsidRPr="00014FD9">
              <w:rPr>
                <w:rFonts w:ascii="Aptos" w:hAnsi="Aptos"/>
                <w:sz w:val="20"/>
                <w:szCs w:val="20"/>
              </w:rPr>
              <w:t xml:space="preserve">lobal </w:t>
            </w:r>
            <w:r w:rsidR="00EB4581" w:rsidRPr="00014FD9">
              <w:rPr>
                <w:rFonts w:ascii="Aptos" w:hAnsi="Aptos"/>
                <w:sz w:val="20"/>
                <w:szCs w:val="20"/>
              </w:rPr>
              <w:t>a</w:t>
            </w:r>
            <w:r w:rsidR="00206FEA" w:rsidRPr="00014FD9">
              <w:rPr>
                <w:rFonts w:ascii="Aptos" w:hAnsi="Aptos"/>
                <w:sz w:val="20"/>
                <w:szCs w:val="20"/>
              </w:rPr>
              <w:t xml:space="preserve">gendas </w:t>
            </w:r>
            <w:r w:rsidR="008F1C32" w:rsidRPr="00014FD9">
              <w:rPr>
                <w:rFonts w:ascii="Aptos" w:hAnsi="Aptos"/>
                <w:sz w:val="20"/>
                <w:szCs w:val="20"/>
              </w:rPr>
              <w:t xml:space="preserve">and </w:t>
            </w:r>
            <w:r w:rsidR="00EB4581" w:rsidRPr="00014FD9">
              <w:rPr>
                <w:rFonts w:ascii="Aptos" w:hAnsi="Aptos"/>
                <w:sz w:val="20"/>
                <w:szCs w:val="20"/>
              </w:rPr>
              <w:t>i</w:t>
            </w:r>
            <w:r w:rsidRPr="00014FD9">
              <w:rPr>
                <w:rFonts w:ascii="Aptos" w:hAnsi="Aptos"/>
                <w:sz w:val="20"/>
                <w:szCs w:val="20"/>
              </w:rPr>
              <w:t xml:space="preserve">nnovation </w:t>
            </w:r>
            <w:r w:rsidR="00EB4581" w:rsidRPr="00014FD9">
              <w:rPr>
                <w:rFonts w:ascii="Aptos" w:hAnsi="Aptos"/>
                <w:sz w:val="20"/>
                <w:szCs w:val="20"/>
              </w:rPr>
              <w:t>m</w:t>
            </w:r>
            <w:r w:rsidR="00206FEA" w:rsidRPr="00014FD9">
              <w:rPr>
                <w:rFonts w:ascii="Aptos" w:hAnsi="Aptos"/>
                <w:sz w:val="20"/>
                <w:szCs w:val="20"/>
              </w:rPr>
              <w:t xml:space="preserve">ovements </w:t>
            </w:r>
            <w:r w:rsidRPr="00014FD9">
              <w:rPr>
                <w:rFonts w:ascii="Aptos" w:hAnsi="Aptos"/>
                <w:sz w:val="20"/>
                <w:szCs w:val="20"/>
              </w:rPr>
              <w:t>that reinforced the trend</w:t>
            </w:r>
          </w:p>
        </w:tc>
      </w:tr>
      <w:tr w:rsidR="00D00DE1" w:rsidRPr="00014FD9" w14:paraId="52C86501" w14:textId="77777777" w:rsidTr="00A36EDB">
        <w:trPr>
          <w:trHeight w:val="300"/>
          <w:jc w:val="center"/>
        </w:trPr>
        <w:tc>
          <w:tcPr>
            <w:cnfStyle w:val="001000000000" w:firstRow="0" w:lastRow="0" w:firstColumn="1" w:lastColumn="0" w:oddVBand="0" w:evenVBand="0" w:oddHBand="0" w:evenHBand="0" w:firstRowFirstColumn="0" w:firstRowLastColumn="0" w:lastRowFirstColumn="0" w:lastRowLastColumn="0"/>
            <w:tcW w:w="801" w:type="dxa"/>
            <w:hideMark/>
          </w:tcPr>
          <w:p w14:paraId="611CCD4D" w14:textId="4A586A68" w:rsidR="00351680" w:rsidRPr="00014FD9" w:rsidRDefault="00351680" w:rsidP="244FAC12">
            <w:pPr>
              <w:rPr>
                <w:rFonts w:ascii="Aptos" w:hAnsi="Aptos"/>
                <w:b w:val="0"/>
                <w:bCs w:val="0"/>
                <w:sz w:val="20"/>
                <w:szCs w:val="20"/>
              </w:rPr>
            </w:pPr>
            <w:r w:rsidRPr="00014FD9">
              <w:rPr>
                <w:rFonts w:ascii="Aptos" w:hAnsi="Aptos"/>
                <w:sz w:val="20"/>
                <w:szCs w:val="20"/>
              </w:rPr>
              <w:t>1998</w:t>
            </w:r>
            <w:r w:rsidR="00EB61AF">
              <w:rPr>
                <w:rFonts w:ascii="Aptos" w:hAnsi="Aptos"/>
                <w:sz w:val="20"/>
                <w:szCs w:val="20"/>
              </w:rPr>
              <w:t>-</w:t>
            </w:r>
            <w:r w:rsidRPr="00014FD9">
              <w:rPr>
                <w:rFonts w:ascii="Aptos" w:hAnsi="Aptos"/>
                <w:sz w:val="20"/>
                <w:szCs w:val="20"/>
              </w:rPr>
              <w:t>2002</w:t>
            </w:r>
          </w:p>
        </w:tc>
        <w:tc>
          <w:tcPr>
            <w:tcW w:w="1128" w:type="dxa"/>
            <w:hideMark/>
          </w:tcPr>
          <w:p w14:paraId="28FCE08F" w14:textId="7BDFE228" w:rsidR="00351680" w:rsidRPr="00014FD9" w:rsidRDefault="009A5831" w:rsidP="00B94645">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6.7</w:t>
            </w:r>
            <w:r w:rsidR="00924070">
              <w:rPr>
                <w:rFonts w:ascii="Aptos" w:hAnsi="Aptos"/>
                <w:sz w:val="20"/>
                <w:szCs w:val="20"/>
              </w:rPr>
              <w:t>%</w:t>
            </w:r>
          </w:p>
        </w:tc>
        <w:tc>
          <w:tcPr>
            <w:tcW w:w="3736" w:type="dxa"/>
            <w:hideMark/>
          </w:tcPr>
          <w:p w14:paraId="083FA2C6" w14:textId="63319A5F" w:rsidR="00351680" w:rsidRPr="00014FD9" w:rsidRDefault="00351680"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Launch of </w:t>
            </w:r>
            <w:r w:rsidR="571D214F" w:rsidRPr="00014FD9">
              <w:rPr>
                <w:rFonts w:ascii="Aptos" w:hAnsi="Aptos"/>
                <w:sz w:val="20"/>
                <w:szCs w:val="20"/>
              </w:rPr>
              <w:t xml:space="preserve">LILs </w:t>
            </w:r>
            <w:r w:rsidRPr="00014FD9">
              <w:rPr>
                <w:rFonts w:ascii="Aptos" w:hAnsi="Aptos"/>
                <w:sz w:val="20"/>
                <w:szCs w:val="20"/>
              </w:rPr>
              <w:t>to pilot novel approaches; Comprehensive Development Framework pushes country-owned, holistic strategies and “results” language.</w:t>
            </w:r>
          </w:p>
        </w:tc>
        <w:tc>
          <w:tcPr>
            <w:tcW w:w="3437" w:type="dxa"/>
            <w:hideMark/>
          </w:tcPr>
          <w:p w14:paraId="0C542AB9" w14:textId="71E73F0F" w:rsidR="00351680" w:rsidRPr="00014FD9" w:rsidRDefault="00206FEA"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Millennium Development Goals </w:t>
            </w:r>
            <w:r w:rsidR="00351680" w:rsidRPr="00014FD9">
              <w:rPr>
                <w:rFonts w:ascii="Aptos" w:hAnsi="Aptos"/>
                <w:sz w:val="20"/>
                <w:szCs w:val="20"/>
              </w:rPr>
              <w:t xml:space="preserve">(2000) sharpen </w:t>
            </w:r>
            <w:r w:rsidR="00D127AA" w:rsidRPr="00014FD9">
              <w:rPr>
                <w:rFonts w:ascii="Aptos" w:hAnsi="Aptos"/>
                <w:sz w:val="20"/>
                <w:szCs w:val="20"/>
              </w:rPr>
              <w:t xml:space="preserve">the </w:t>
            </w:r>
            <w:r w:rsidR="00351680" w:rsidRPr="00014FD9">
              <w:rPr>
                <w:rFonts w:ascii="Aptos" w:hAnsi="Aptos"/>
                <w:sz w:val="20"/>
                <w:szCs w:val="20"/>
              </w:rPr>
              <w:t>focus</w:t>
            </w:r>
            <w:r w:rsidR="0E585332" w:rsidRPr="00014FD9">
              <w:rPr>
                <w:rFonts w:ascii="Aptos" w:hAnsi="Aptos"/>
                <w:sz w:val="20"/>
                <w:szCs w:val="20"/>
              </w:rPr>
              <w:t xml:space="preserve"> on measurable outcomes</w:t>
            </w:r>
            <w:r w:rsidR="00351680" w:rsidRPr="00014FD9">
              <w:rPr>
                <w:rFonts w:ascii="Aptos" w:hAnsi="Aptos"/>
                <w:sz w:val="20"/>
                <w:szCs w:val="20"/>
              </w:rPr>
              <w:t xml:space="preserve">; </w:t>
            </w:r>
            <w:r w:rsidR="006B037E" w:rsidRPr="00014FD9">
              <w:rPr>
                <w:rFonts w:ascii="Aptos" w:hAnsi="Aptos"/>
                <w:sz w:val="20"/>
                <w:szCs w:val="20"/>
              </w:rPr>
              <w:t>progress</w:t>
            </w:r>
            <w:r w:rsidR="5296BAA8" w:rsidRPr="00014FD9">
              <w:rPr>
                <w:rFonts w:ascii="Aptos" w:hAnsi="Aptos"/>
                <w:sz w:val="20"/>
                <w:szCs w:val="20"/>
              </w:rPr>
              <w:t xml:space="preserve"> </w:t>
            </w:r>
            <w:r w:rsidR="00B44B63" w:rsidRPr="00014FD9">
              <w:rPr>
                <w:rFonts w:ascii="Aptos" w:hAnsi="Aptos"/>
                <w:sz w:val="20"/>
                <w:szCs w:val="20"/>
              </w:rPr>
              <w:t>towards open data and digital government initiatives</w:t>
            </w:r>
            <w:r w:rsidR="00351680" w:rsidRPr="00014FD9">
              <w:rPr>
                <w:rFonts w:ascii="Aptos" w:hAnsi="Aptos"/>
                <w:sz w:val="20"/>
                <w:szCs w:val="20"/>
              </w:rPr>
              <w:t xml:space="preserve">; </w:t>
            </w:r>
            <w:r w:rsidR="5296BAA8" w:rsidRPr="00014FD9">
              <w:rPr>
                <w:rFonts w:ascii="Aptos" w:hAnsi="Aptos"/>
                <w:sz w:val="20"/>
                <w:szCs w:val="20"/>
              </w:rPr>
              <w:t>surge of mobile phone use</w:t>
            </w:r>
            <w:r w:rsidR="00351680" w:rsidRPr="00014FD9">
              <w:rPr>
                <w:rFonts w:ascii="Aptos" w:hAnsi="Aptos"/>
                <w:sz w:val="20"/>
                <w:szCs w:val="20"/>
              </w:rPr>
              <w:t>.</w:t>
            </w:r>
          </w:p>
        </w:tc>
      </w:tr>
      <w:tr w:rsidR="00D00DE1" w:rsidRPr="00014FD9" w14:paraId="4EFBA8EA" w14:textId="77777777" w:rsidTr="00A36EDB">
        <w:trPr>
          <w:trHeight w:val="300"/>
          <w:jc w:val="center"/>
        </w:trPr>
        <w:tc>
          <w:tcPr>
            <w:cnfStyle w:val="001000000000" w:firstRow="0" w:lastRow="0" w:firstColumn="1" w:lastColumn="0" w:oddVBand="0" w:evenVBand="0" w:oddHBand="0" w:evenHBand="0" w:firstRowFirstColumn="0" w:firstRowLastColumn="0" w:lastRowFirstColumn="0" w:lastRowLastColumn="0"/>
            <w:tcW w:w="801" w:type="dxa"/>
            <w:hideMark/>
          </w:tcPr>
          <w:p w14:paraId="210654F6" w14:textId="3CF6E196" w:rsidR="00351680" w:rsidRPr="00014FD9" w:rsidRDefault="00351680" w:rsidP="244FAC12">
            <w:pPr>
              <w:rPr>
                <w:rFonts w:ascii="Aptos" w:hAnsi="Aptos"/>
                <w:b w:val="0"/>
                <w:bCs w:val="0"/>
                <w:sz w:val="20"/>
                <w:szCs w:val="20"/>
              </w:rPr>
            </w:pPr>
            <w:r w:rsidRPr="00014FD9">
              <w:rPr>
                <w:rFonts w:ascii="Aptos" w:hAnsi="Aptos"/>
                <w:sz w:val="20"/>
                <w:szCs w:val="20"/>
              </w:rPr>
              <w:t>2003</w:t>
            </w:r>
            <w:r w:rsidR="00EB61AF">
              <w:rPr>
                <w:rFonts w:ascii="Aptos" w:hAnsi="Aptos"/>
                <w:sz w:val="20"/>
                <w:szCs w:val="20"/>
              </w:rPr>
              <w:t>-</w:t>
            </w:r>
            <w:r w:rsidRPr="00014FD9">
              <w:rPr>
                <w:rFonts w:ascii="Aptos" w:hAnsi="Aptos"/>
                <w:sz w:val="20"/>
                <w:szCs w:val="20"/>
              </w:rPr>
              <w:t>2007</w:t>
            </w:r>
          </w:p>
        </w:tc>
        <w:tc>
          <w:tcPr>
            <w:tcW w:w="1128" w:type="dxa"/>
            <w:hideMark/>
          </w:tcPr>
          <w:p w14:paraId="0AF632E5" w14:textId="5CC7A4FD" w:rsidR="00351680" w:rsidRPr="00014FD9" w:rsidRDefault="009A5831" w:rsidP="00B94645">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8.4</w:t>
            </w:r>
            <w:r w:rsidR="00924070">
              <w:rPr>
                <w:rFonts w:ascii="Aptos" w:hAnsi="Aptos"/>
                <w:sz w:val="20"/>
                <w:szCs w:val="20"/>
              </w:rPr>
              <w:t>%</w:t>
            </w:r>
          </w:p>
        </w:tc>
        <w:tc>
          <w:tcPr>
            <w:tcW w:w="3736" w:type="dxa"/>
            <w:hideMark/>
          </w:tcPr>
          <w:p w14:paraId="220B2048" w14:textId="4C7B6E5E" w:rsidR="00351680" w:rsidRPr="00014FD9" w:rsidRDefault="571D214F"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Global Partnership on Output-Based Aid (later renamed Global Partnership for Results-Based Approaches)</w:t>
            </w:r>
            <w:r w:rsidR="00351680" w:rsidRPr="00014FD9">
              <w:rPr>
                <w:rFonts w:ascii="Aptos" w:hAnsi="Aptos"/>
                <w:sz w:val="20"/>
                <w:szCs w:val="20"/>
              </w:rPr>
              <w:t xml:space="preserve"> mainstreams </w:t>
            </w:r>
            <w:r w:rsidRPr="00014FD9">
              <w:rPr>
                <w:rFonts w:ascii="Aptos" w:hAnsi="Aptos"/>
                <w:sz w:val="20"/>
                <w:szCs w:val="20"/>
              </w:rPr>
              <w:t>“</w:t>
            </w:r>
            <w:r w:rsidR="00351680" w:rsidRPr="00014FD9">
              <w:rPr>
                <w:rFonts w:ascii="Aptos" w:hAnsi="Aptos"/>
                <w:sz w:val="20"/>
                <w:szCs w:val="20"/>
              </w:rPr>
              <w:t>results-based</w:t>
            </w:r>
            <w:r w:rsidRPr="00014FD9">
              <w:rPr>
                <w:rFonts w:ascii="Aptos" w:hAnsi="Aptos"/>
                <w:sz w:val="20"/>
                <w:szCs w:val="20"/>
              </w:rPr>
              <w:t xml:space="preserve">” and </w:t>
            </w:r>
            <w:r w:rsidR="00351680" w:rsidRPr="00014FD9">
              <w:rPr>
                <w:rFonts w:ascii="Aptos" w:hAnsi="Aptos"/>
                <w:sz w:val="20"/>
                <w:szCs w:val="20"/>
              </w:rPr>
              <w:t>“pay-for-results” pilot</w:t>
            </w:r>
            <w:r w:rsidRPr="00014FD9">
              <w:rPr>
                <w:rFonts w:ascii="Aptos" w:hAnsi="Aptos"/>
                <w:sz w:val="20"/>
                <w:szCs w:val="20"/>
              </w:rPr>
              <w:t xml:space="preserve"> financing models</w:t>
            </w:r>
            <w:r w:rsidR="00351680" w:rsidRPr="00014FD9">
              <w:rPr>
                <w:rFonts w:ascii="Aptos" w:hAnsi="Aptos"/>
                <w:sz w:val="20"/>
                <w:szCs w:val="20"/>
              </w:rPr>
              <w:t xml:space="preserve"> (2003); Development Policy Lending (2004</w:t>
            </w:r>
            <w:r w:rsidRPr="00014FD9">
              <w:rPr>
                <w:rFonts w:ascii="Aptos" w:hAnsi="Aptos"/>
                <w:sz w:val="20"/>
                <w:szCs w:val="20"/>
              </w:rPr>
              <w:t>; Operational Policy 8.60</w:t>
            </w:r>
            <w:r w:rsidR="00351680" w:rsidRPr="00014FD9">
              <w:rPr>
                <w:rFonts w:ascii="Aptos" w:hAnsi="Aptos"/>
                <w:sz w:val="20"/>
                <w:szCs w:val="20"/>
              </w:rPr>
              <w:t xml:space="preserve">) consolidates </w:t>
            </w:r>
            <w:r w:rsidR="00351680" w:rsidRPr="00014FD9">
              <w:rPr>
                <w:rFonts w:ascii="Aptos" w:hAnsi="Aptos"/>
                <w:sz w:val="20"/>
                <w:szCs w:val="20"/>
              </w:rPr>
              <w:lastRenderedPageBreak/>
              <w:t>policy</w:t>
            </w:r>
            <w:r w:rsidRPr="00014FD9">
              <w:rPr>
                <w:rFonts w:ascii="Aptos" w:hAnsi="Aptos"/>
                <w:sz w:val="20"/>
                <w:szCs w:val="20"/>
              </w:rPr>
              <w:t xml:space="preserve"> </w:t>
            </w:r>
            <w:r w:rsidR="00351680" w:rsidRPr="00014FD9">
              <w:rPr>
                <w:rFonts w:ascii="Aptos" w:hAnsi="Aptos"/>
                <w:sz w:val="20"/>
                <w:szCs w:val="20"/>
              </w:rPr>
              <w:t>reform budget support; pilot use of country systems in procurement begins.</w:t>
            </w:r>
          </w:p>
        </w:tc>
        <w:tc>
          <w:tcPr>
            <w:tcW w:w="3437" w:type="dxa"/>
            <w:hideMark/>
          </w:tcPr>
          <w:p w14:paraId="1FE240A0" w14:textId="33215BAD" w:rsidR="00351680" w:rsidRPr="00014FD9" w:rsidRDefault="00351680"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lastRenderedPageBreak/>
              <w:t xml:space="preserve">Paris Declaration (2005) </w:t>
            </w:r>
            <w:r w:rsidR="00206FEA" w:rsidRPr="00014FD9">
              <w:rPr>
                <w:rFonts w:ascii="Aptos" w:hAnsi="Aptos"/>
                <w:sz w:val="20"/>
                <w:szCs w:val="20"/>
              </w:rPr>
              <w:t xml:space="preserve">and </w:t>
            </w:r>
            <w:r w:rsidRPr="00014FD9">
              <w:rPr>
                <w:rFonts w:ascii="Aptos" w:hAnsi="Aptos"/>
                <w:sz w:val="20"/>
                <w:szCs w:val="20"/>
              </w:rPr>
              <w:t>Accra</w:t>
            </w:r>
            <w:r w:rsidR="0E585332" w:rsidRPr="00014FD9">
              <w:rPr>
                <w:rFonts w:ascii="Aptos" w:hAnsi="Aptos"/>
                <w:sz w:val="20"/>
                <w:szCs w:val="20"/>
              </w:rPr>
              <w:t xml:space="preserve"> Agenda for </w:t>
            </w:r>
            <w:proofErr w:type="gramStart"/>
            <w:r w:rsidR="0E585332" w:rsidRPr="00014FD9">
              <w:rPr>
                <w:rFonts w:ascii="Aptos" w:hAnsi="Aptos"/>
                <w:sz w:val="20"/>
                <w:szCs w:val="20"/>
              </w:rPr>
              <w:t xml:space="preserve">Action </w:t>
            </w:r>
            <w:r w:rsidRPr="00014FD9">
              <w:rPr>
                <w:rFonts w:ascii="Aptos" w:hAnsi="Aptos"/>
                <w:sz w:val="20"/>
                <w:szCs w:val="20"/>
              </w:rPr>
              <w:t xml:space="preserve"> (</w:t>
            </w:r>
            <w:proofErr w:type="gramEnd"/>
            <w:r w:rsidRPr="00014FD9">
              <w:rPr>
                <w:rFonts w:ascii="Aptos" w:hAnsi="Aptos"/>
                <w:sz w:val="20"/>
                <w:szCs w:val="20"/>
              </w:rPr>
              <w:t xml:space="preserve">2008) </w:t>
            </w:r>
            <w:r w:rsidR="0E585332" w:rsidRPr="00014FD9">
              <w:rPr>
                <w:rFonts w:ascii="Aptos" w:hAnsi="Aptos"/>
                <w:sz w:val="20"/>
                <w:szCs w:val="20"/>
              </w:rPr>
              <w:t>formalize principles of alignment, managing for results, and mutual accountability.</w:t>
            </w:r>
          </w:p>
        </w:tc>
      </w:tr>
      <w:tr w:rsidR="00D00DE1" w:rsidRPr="00014FD9" w14:paraId="4B71064F" w14:textId="77777777" w:rsidTr="00A36EDB">
        <w:trPr>
          <w:trHeight w:val="300"/>
          <w:jc w:val="center"/>
        </w:trPr>
        <w:tc>
          <w:tcPr>
            <w:cnfStyle w:val="001000000000" w:firstRow="0" w:lastRow="0" w:firstColumn="1" w:lastColumn="0" w:oddVBand="0" w:evenVBand="0" w:oddHBand="0" w:evenHBand="0" w:firstRowFirstColumn="0" w:firstRowLastColumn="0" w:lastRowFirstColumn="0" w:lastRowLastColumn="0"/>
            <w:tcW w:w="801" w:type="dxa"/>
            <w:hideMark/>
          </w:tcPr>
          <w:p w14:paraId="3E8F9602" w14:textId="66390E1B" w:rsidR="00351680" w:rsidRPr="00014FD9" w:rsidRDefault="00351680" w:rsidP="244FAC12">
            <w:pPr>
              <w:rPr>
                <w:rFonts w:ascii="Aptos" w:hAnsi="Aptos"/>
                <w:b w:val="0"/>
                <w:bCs w:val="0"/>
                <w:sz w:val="20"/>
                <w:szCs w:val="20"/>
              </w:rPr>
            </w:pPr>
            <w:r w:rsidRPr="00014FD9">
              <w:rPr>
                <w:rFonts w:ascii="Aptos" w:hAnsi="Aptos"/>
                <w:sz w:val="20"/>
                <w:szCs w:val="20"/>
              </w:rPr>
              <w:t>2008</w:t>
            </w:r>
            <w:r w:rsidR="00EB61AF">
              <w:rPr>
                <w:rFonts w:ascii="Aptos" w:hAnsi="Aptos"/>
                <w:sz w:val="20"/>
                <w:szCs w:val="20"/>
              </w:rPr>
              <w:t>-</w:t>
            </w:r>
            <w:r w:rsidRPr="00014FD9">
              <w:rPr>
                <w:rFonts w:ascii="Aptos" w:hAnsi="Aptos"/>
                <w:sz w:val="20"/>
                <w:szCs w:val="20"/>
              </w:rPr>
              <w:t>2012</w:t>
            </w:r>
          </w:p>
        </w:tc>
        <w:tc>
          <w:tcPr>
            <w:tcW w:w="1128" w:type="dxa"/>
            <w:hideMark/>
          </w:tcPr>
          <w:p w14:paraId="257AAE75" w14:textId="2AD0987A" w:rsidR="00351680" w:rsidRPr="00014FD9" w:rsidRDefault="00CA0234" w:rsidP="00B94645">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11.8</w:t>
            </w:r>
            <w:r w:rsidR="00924070">
              <w:rPr>
                <w:rFonts w:ascii="Aptos" w:hAnsi="Aptos"/>
                <w:sz w:val="20"/>
                <w:szCs w:val="20"/>
              </w:rPr>
              <w:t>%</w:t>
            </w:r>
          </w:p>
        </w:tc>
        <w:tc>
          <w:tcPr>
            <w:tcW w:w="3736" w:type="dxa"/>
            <w:hideMark/>
          </w:tcPr>
          <w:p w14:paraId="6E838F46" w14:textId="0BF66793" w:rsidR="00351680" w:rsidRPr="00014FD9" w:rsidRDefault="00351680"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Climate Investment Funds (2008) channel concessional climate windows through </w:t>
            </w:r>
            <w:r w:rsidR="007349AC" w:rsidRPr="00014FD9">
              <w:rPr>
                <w:rFonts w:ascii="Aptos" w:hAnsi="Aptos"/>
                <w:sz w:val="20"/>
                <w:szCs w:val="20"/>
              </w:rPr>
              <w:t>the Bank Group</w:t>
            </w:r>
            <w:r w:rsidRPr="00014FD9">
              <w:rPr>
                <w:rFonts w:ascii="Aptos" w:hAnsi="Aptos"/>
                <w:sz w:val="20"/>
                <w:szCs w:val="20"/>
              </w:rPr>
              <w:t>; Open Data (2010); Pfor</w:t>
            </w:r>
            <w:r w:rsidR="00576E06" w:rsidRPr="00014FD9">
              <w:rPr>
                <w:rFonts w:ascii="Aptos" w:hAnsi="Aptos"/>
                <w:sz w:val="20"/>
                <w:szCs w:val="20"/>
              </w:rPr>
              <w:t>R</w:t>
            </w:r>
            <w:r w:rsidRPr="00014FD9">
              <w:rPr>
                <w:rFonts w:ascii="Aptos" w:hAnsi="Aptos"/>
                <w:sz w:val="20"/>
                <w:szCs w:val="20"/>
              </w:rPr>
              <w:t xml:space="preserve"> (2012) ties disbursements to verified results.</w:t>
            </w:r>
          </w:p>
        </w:tc>
        <w:tc>
          <w:tcPr>
            <w:tcW w:w="3437" w:type="dxa"/>
            <w:hideMark/>
          </w:tcPr>
          <w:p w14:paraId="481C694A" w14:textId="53C9C58A" w:rsidR="00351680" w:rsidRPr="00014FD9" w:rsidRDefault="00351680"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Global financial crisis demands counter-cyclical </w:t>
            </w:r>
            <w:r w:rsidR="0E585332" w:rsidRPr="00014FD9">
              <w:rPr>
                <w:rFonts w:ascii="Aptos" w:hAnsi="Aptos"/>
                <w:sz w:val="20"/>
                <w:szCs w:val="20"/>
              </w:rPr>
              <w:t>and innovative financing approaches</w:t>
            </w:r>
            <w:r w:rsidRPr="00014FD9">
              <w:rPr>
                <w:rFonts w:ascii="Aptos" w:hAnsi="Aptos"/>
                <w:sz w:val="20"/>
                <w:szCs w:val="20"/>
              </w:rPr>
              <w:t>; Busan Partnership</w:t>
            </w:r>
            <w:r w:rsidR="0E585332" w:rsidRPr="00014FD9">
              <w:rPr>
                <w:rFonts w:ascii="Aptos" w:hAnsi="Aptos"/>
                <w:sz w:val="20"/>
                <w:szCs w:val="20"/>
              </w:rPr>
              <w:t xml:space="preserve"> for Effective Development Cooperation</w:t>
            </w:r>
            <w:r w:rsidRPr="00014FD9">
              <w:rPr>
                <w:rFonts w:ascii="Aptos" w:hAnsi="Aptos"/>
                <w:sz w:val="20"/>
                <w:szCs w:val="20"/>
              </w:rPr>
              <w:t xml:space="preserve"> (2011) broadens effectiveness agenda; </w:t>
            </w:r>
            <w:r w:rsidR="0E585332" w:rsidRPr="00014FD9">
              <w:rPr>
                <w:rFonts w:ascii="Aptos" w:hAnsi="Aptos"/>
                <w:sz w:val="20"/>
                <w:szCs w:val="20"/>
              </w:rPr>
              <w:t>Green Climate Fund</w:t>
            </w:r>
            <w:r w:rsidRPr="00014FD9">
              <w:rPr>
                <w:rFonts w:ascii="Aptos" w:hAnsi="Aptos"/>
                <w:sz w:val="20"/>
                <w:szCs w:val="20"/>
              </w:rPr>
              <w:t xml:space="preserve"> established (2010).</w:t>
            </w:r>
          </w:p>
        </w:tc>
      </w:tr>
      <w:tr w:rsidR="00D00DE1" w:rsidRPr="00014FD9" w14:paraId="00A05601" w14:textId="77777777" w:rsidTr="00A36EDB">
        <w:trPr>
          <w:trHeight w:val="300"/>
          <w:jc w:val="center"/>
        </w:trPr>
        <w:tc>
          <w:tcPr>
            <w:cnfStyle w:val="001000000000" w:firstRow="0" w:lastRow="0" w:firstColumn="1" w:lastColumn="0" w:oddVBand="0" w:evenVBand="0" w:oddHBand="0" w:evenHBand="0" w:firstRowFirstColumn="0" w:firstRowLastColumn="0" w:lastRowFirstColumn="0" w:lastRowLastColumn="0"/>
            <w:tcW w:w="801" w:type="dxa"/>
            <w:hideMark/>
          </w:tcPr>
          <w:p w14:paraId="6F3CECA7" w14:textId="35DF211D" w:rsidR="00351680" w:rsidRPr="00014FD9" w:rsidRDefault="00351680" w:rsidP="244FAC12">
            <w:pPr>
              <w:rPr>
                <w:rFonts w:ascii="Aptos" w:hAnsi="Aptos"/>
                <w:b w:val="0"/>
                <w:bCs w:val="0"/>
                <w:sz w:val="20"/>
                <w:szCs w:val="20"/>
              </w:rPr>
            </w:pPr>
            <w:r w:rsidRPr="00014FD9">
              <w:rPr>
                <w:rFonts w:ascii="Aptos" w:hAnsi="Aptos"/>
                <w:sz w:val="20"/>
                <w:szCs w:val="20"/>
              </w:rPr>
              <w:t>2013</w:t>
            </w:r>
            <w:r w:rsidR="00EB61AF">
              <w:rPr>
                <w:rFonts w:ascii="Aptos" w:hAnsi="Aptos"/>
                <w:sz w:val="20"/>
                <w:szCs w:val="20"/>
              </w:rPr>
              <w:t>-</w:t>
            </w:r>
            <w:r w:rsidRPr="00014FD9">
              <w:rPr>
                <w:rFonts w:ascii="Aptos" w:hAnsi="Aptos"/>
                <w:sz w:val="20"/>
                <w:szCs w:val="20"/>
              </w:rPr>
              <w:t>2017</w:t>
            </w:r>
          </w:p>
        </w:tc>
        <w:tc>
          <w:tcPr>
            <w:tcW w:w="1128" w:type="dxa"/>
            <w:hideMark/>
          </w:tcPr>
          <w:p w14:paraId="0F4FB4C9" w14:textId="653B61EB" w:rsidR="00351680" w:rsidRPr="00014FD9" w:rsidRDefault="00CA0234" w:rsidP="00B94645">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13.6</w:t>
            </w:r>
            <w:r w:rsidR="00924070">
              <w:rPr>
                <w:rFonts w:ascii="Aptos" w:hAnsi="Aptos"/>
                <w:sz w:val="20"/>
                <w:szCs w:val="20"/>
              </w:rPr>
              <w:t>%</w:t>
            </w:r>
          </w:p>
        </w:tc>
        <w:tc>
          <w:tcPr>
            <w:tcW w:w="3736" w:type="dxa"/>
            <w:hideMark/>
          </w:tcPr>
          <w:p w14:paraId="7FD74F11" w14:textId="422A13C6" w:rsidR="00351680" w:rsidRPr="00014FD9" w:rsidRDefault="00351680"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Twin Goals/</w:t>
            </w:r>
            <w:r w:rsidR="007349AC" w:rsidRPr="00014FD9">
              <w:rPr>
                <w:rFonts w:ascii="Aptos" w:hAnsi="Aptos"/>
                <w:sz w:val="20"/>
                <w:szCs w:val="20"/>
              </w:rPr>
              <w:t>Bank Group</w:t>
            </w:r>
            <w:r w:rsidRPr="00014FD9">
              <w:rPr>
                <w:rFonts w:ascii="Aptos" w:hAnsi="Aptos"/>
                <w:sz w:val="20"/>
                <w:szCs w:val="20"/>
              </w:rPr>
              <w:t xml:space="preserve"> Strategy (2013); </w:t>
            </w:r>
            <w:r w:rsidR="0E585332" w:rsidRPr="00014FD9">
              <w:rPr>
                <w:rFonts w:ascii="Aptos" w:hAnsi="Aptos"/>
                <w:sz w:val="20"/>
                <w:szCs w:val="20"/>
              </w:rPr>
              <w:t>risk</w:t>
            </w:r>
            <w:r w:rsidRPr="00014FD9">
              <w:rPr>
                <w:rFonts w:ascii="Aptos" w:hAnsi="Aptos"/>
                <w:sz w:val="20"/>
                <w:szCs w:val="20"/>
              </w:rPr>
              <w:t xml:space="preserve">-based </w:t>
            </w:r>
            <w:r w:rsidR="0E585332" w:rsidRPr="00014FD9">
              <w:rPr>
                <w:rFonts w:ascii="Aptos" w:hAnsi="Aptos"/>
                <w:sz w:val="20"/>
                <w:szCs w:val="20"/>
              </w:rPr>
              <w:t>Investment Project Financing</w:t>
            </w:r>
            <w:r w:rsidRPr="00014FD9">
              <w:rPr>
                <w:rFonts w:ascii="Aptos" w:hAnsi="Aptos"/>
                <w:sz w:val="20"/>
                <w:szCs w:val="20"/>
              </w:rPr>
              <w:t xml:space="preserve"> policy </w:t>
            </w:r>
            <w:r w:rsidR="0E585332" w:rsidRPr="00014FD9">
              <w:rPr>
                <w:rFonts w:ascii="Aptos" w:hAnsi="Aptos"/>
                <w:sz w:val="20"/>
                <w:szCs w:val="20"/>
              </w:rPr>
              <w:t xml:space="preserve">and Systematic Country Diagnostics and Country Partnership Frameworks </w:t>
            </w:r>
            <w:r w:rsidRPr="00014FD9">
              <w:rPr>
                <w:rFonts w:ascii="Aptos" w:hAnsi="Aptos"/>
                <w:sz w:val="20"/>
                <w:szCs w:val="20"/>
              </w:rPr>
              <w:t xml:space="preserve">(2014) sharpen selectivity; </w:t>
            </w:r>
            <w:r w:rsidR="008F1C32" w:rsidRPr="00014FD9">
              <w:rPr>
                <w:rFonts w:ascii="Aptos" w:hAnsi="Aptos"/>
                <w:sz w:val="20"/>
                <w:szCs w:val="20"/>
              </w:rPr>
              <w:t>reorganization of GPs</w:t>
            </w:r>
            <w:r w:rsidRPr="00014FD9">
              <w:rPr>
                <w:rFonts w:ascii="Aptos" w:hAnsi="Aptos"/>
                <w:sz w:val="20"/>
                <w:szCs w:val="20"/>
              </w:rPr>
              <w:t xml:space="preserve"> (2014) improves knowledge flows; </w:t>
            </w:r>
            <w:r w:rsidR="008F1C32" w:rsidRPr="00014FD9">
              <w:rPr>
                <w:rFonts w:ascii="Aptos" w:hAnsi="Aptos"/>
                <w:sz w:val="20"/>
                <w:szCs w:val="20"/>
              </w:rPr>
              <w:t xml:space="preserve">new </w:t>
            </w:r>
            <w:r w:rsidRPr="00014FD9">
              <w:rPr>
                <w:rFonts w:ascii="Aptos" w:hAnsi="Aptos"/>
                <w:sz w:val="20"/>
                <w:szCs w:val="20"/>
              </w:rPr>
              <w:t xml:space="preserve">Procurement Framework (2016) adds “fit-for-purpose” flexibility; MPA (2017) enables phased learning; </w:t>
            </w:r>
            <w:r w:rsidR="21466E24" w:rsidRPr="00014FD9">
              <w:rPr>
                <w:rFonts w:ascii="Aptos" w:hAnsi="Aptos"/>
                <w:sz w:val="20"/>
                <w:szCs w:val="20"/>
              </w:rPr>
              <w:t>Maximizing Finance for Development</w:t>
            </w:r>
            <w:r w:rsidR="00285ED2" w:rsidRPr="00014FD9">
              <w:rPr>
                <w:rFonts w:ascii="Aptos" w:hAnsi="Aptos"/>
                <w:sz w:val="20"/>
                <w:szCs w:val="20"/>
              </w:rPr>
              <w:t xml:space="preserve"> (MFD)</w:t>
            </w:r>
            <w:r w:rsidRPr="00014FD9">
              <w:rPr>
                <w:rFonts w:ascii="Aptos" w:hAnsi="Aptos"/>
                <w:sz w:val="20"/>
                <w:szCs w:val="20"/>
              </w:rPr>
              <w:t>/Cascade</w:t>
            </w:r>
            <w:r w:rsidR="21466E24" w:rsidRPr="00014FD9">
              <w:rPr>
                <w:rFonts w:ascii="Aptos" w:hAnsi="Aptos"/>
                <w:sz w:val="20"/>
                <w:szCs w:val="20"/>
              </w:rPr>
              <w:t xml:space="preserve"> approach</w:t>
            </w:r>
            <w:r w:rsidRPr="00014FD9">
              <w:rPr>
                <w:rFonts w:ascii="Aptos" w:hAnsi="Aptos"/>
                <w:sz w:val="20"/>
                <w:szCs w:val="20"/>
              </w:rPr>
              <w:t xml:space="preserve"> (2017) and IDA18 </w:t>
            </w:r>
            <w:r w:rsidR="21466E24" w:rsidRPr="00014FD9">
              <w:rPr>
                <w:rFonts w:ascii="Aptos" w:hAnsi="Aptos"/>
                <w:sz w:val="20"/>
                <w:szCs w:val="20"/>
              </w:rPr>
              <w:t>Private Sector Window</w:t>
            </w:r>
            <w:r w:rsidRPr="00014FD9">
              <w:rPr>
                <w:rFonts w:ascii="Aptos" w:hAnsi="Aptos"/>
                <w:sz w:val="20"/>
                <w:szCs w:val="20"/>
              </w:rPr>
              <w:t xml:space="preserve"> (</w:t>
            </w:r>
            <w:r w:rsidR="21466E24" w:rsidRPr="00014FD9">
              <w:rPr>
                <w:rFonts w:ascii="Aptos" w:hAnsi="Aptos"/>
                <w:sz w:val="20"/>
                <w:szCs w:val="20"/>
              </w:rPr>
              <w:t xml:space="preserve">PSW, </w:t>
            </w:r>
            <w:r w:rsidRPr="00014FD9">
              <w:rPr>
                <w:rFonts w:ascii="Aptos" w:hAnsi="Aptos"/>
                <w:sz w:val="20"/>
                <w:szCs w:val="20"/>
              </w:rPr>
              <w:t>2017) crowd-in private solutions.</w:t>
            </w:r>
          </w:p>
        </w:tc>
        <w:tc>
          <w:tcPr>
            <w:tcW w:w="3437" w:type="dxa"/>
            <w:hideMark/>
          </w:tcPr>
          <w:p w14:paraId="02014D65" w14:textId="16347937" w:rsidR="00351680" w:rsidRPr="00014FD9" w:rsidRDefault="00351680"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Paris Agreement (2015)</w:t>
            </w:r>
            <w:r w:rsidR="0E585332" w:rsidRPr="00014FD9">
              <w:rPr>
                <w:rFonts w:ascii="Aptos" w:hAnsi="Aptos"/>
                <w:sz w:val="20"/>
                <w:szCs w:val="20"/>
              </w:rPr>
              <w:t xml:space="preserve"> reinforces global climate commitments</w:t>
            </w:r>
          </w:p>
        </w:tc>
      </w:tr>
      <w:tr w:rsidR="00D00DE1" w:rsidRPr="00014FD9" w14:paraId="0699DFDF" w14:textId="77777777" w:rsidTr="00A36EDB">
        <w:trPr>
          <w:trHeight w:val="300"/>
          <w:jc w:val="center"/>
        </w:trPr>
        <w:tc>
          <w:tcPr>
            <w:cnfStyle w:val="001000000000" w:firstRow="0" w:lastRow="0" w:firstColumn="1" w:lastColumn="0" w:oddVBand="0" w:evenVBand="0" w:oddHBand="0" w:evenHBand="0" w:firstRowFirstColumn="0" w:firstRowLastColumn="0" w:lastRowFirstColumn="0" w:lastRowLastColumn="0"/>
            <w:tcW w:w="801" w:type="dxa"/>
            <w:hideMark/>
          </w:tcPr>
          <w:p w14:paraId="10684698" w14:textId="4C062050" w:rsidR="00351680" w:rsidRPr="00014FD9" w:rsidRDefault="00351680" w:rsidP="244FAC12">
            <w:pPr>
              <w:rPr>
                <w:rFonts w:ascii="Aptos" w:hAnsi="Aptos"/>
                <w:b w:val="0"/>
                <w:bCs w:val="0"/>
                <w:sz w:val="20"/>
                <w:szCs w:val="20"/>
              </w:rPr>
            </w:pPr>
            <w:r w:rsidRPr="00014FD9">
              <w:rPr>
                <w:rFonts w:ascii="Aptos" w:hAnsi="Aptos"/>
                <w:sz w:val="20"/>
                <w:szCs w:val="20"/>
              </w:rPr>
              <w:t>2018</w:t>
            </w:r>
            <w:r w:rsidR="00EB61AF">
              <w:rPr>
                <w:rFonts w:ascii="Aptos" w:hAnsi="Aptos"/>
                <w:sz w:val="20"/>
                <w:szCs w:val="20"/>
              </w:rPr>
              <w:t>-</w:t>
            </w:r>
            <w:r w:rsidRPr="00014FD9">
              <w:rPr>
                <w:rFonts w:ascii="Aptos" w:hAnsi="Aptos"/>
                <w:sz w:val="20"/>
                <w:szCs w:val="20"/>
              </w:rPr>
              <w:t>2022</w:t>
            </w:r>
          </w:p>
        </w:tc>
        <w:tc>
          <w:tcPr>
            <w:tcW w:w="1128" w:type="dxa"/>
            <w:hideMark/>
          </w:tcPr>
          <w:p w14:paraId="0B68ED69" w14:textId="70C8A2D1" w:rsidR="00351680" w:rsidRPr="00014FD9" w:rsidRDefault="00CA0234" w:rsidP="00B94645">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17.7</w:t>
            </w:r>
            <w:r w:rsidR="00924070">
              <w:rPr>
                <w:rFonts w:ascii="Aptos" w:hAnsi="Aptos"/>
                <w:sz w:val="20"/>
                <w:szCs w:val="20"/>
              </w:rPr>
              <w:t>%</w:t>
            </w:r>
          </w:p>
        </w:tc>
        <w:tc>
          <w:tcPr>
            <w:tcW w:w="3736" w:type="dxa"/>
            <w:hideMark/>
          </w:tcPr>
          <w:p w14:paraId="53688237" w14:textId="025B18EB" w:rsidR="00351680" w:rsidRPr="00014FD9" w:rsidRDefault="00576E06"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ESF</w:t>
            </w:r>
            <w:r w:rsidR="00351680" w:rsidRPr="00014FD9">
              <w:rPr>
                <w:rFonts w:ascii="Aptos" w:hAnsi="Aptos"/>
                <w:sz w:val="20"/>
                <w:szCs w:val="20"/>
              </w:rPr>
              <w:t xml:space="preserve"> goes live (2018); procurement reform fully operational; GovTech Partnership (2019) </w:t>
            </w:r>
            <w:r w:rsidR="21466E24" w:rsidRPr="00014FD9">
              <w:rPr>
                <w:rFonts w:ascii="Aptos" w:hAnsi="Aptos"/>
                <w:sz w:val="20"/>
                <w:szCs w:val="20"/>
              </w:rPr>
              <w:t>and Digital Economy for Africa (DE4A)</w:t>
            </w:r>
            <w:r w:rsidR="00351680" w:rsidRPr="00014FD9">
              <w:rPr>
                <w:rFonts w:ascii="Aptos" w:hAnsi="Aptos"/>
                <w:sz w:val="20"/>
                <w:szCs w:val="20"/>
              </w:rPr>
              <w:t xml:space="preserve"> (2018) elevate digital</w:t>
            </w:r>
            <w:r w:rsidR="21466E24" w:rsidRPr="00014FD9">
              <w:rPr>
                <w:rFonts w:ascii="Aptos" w:hAnsi="Aptos"/>
                <w:sz w:val="20"/>
                <w:szCs w:val="20"/>
              </w:rPr>
              <w:t xml:space="preserve"> transformation and </w:t>
            </w:r>
            <w:r w:rsidR="00351680" w:rsidRPr="00014FD9">
              <w:rPr>
                <w:rFonts w:ascii="Aptos" w:hAnsi="Aptos"/>
                <w:sz w:val="20"/>
                <w:szCs w:val="20"/>
              </w:rPr>
              <w:t>state</w:t>
            </w:r>
            <w:r w:rsidR="21466E24" w:rsidRPr="00014FD9">
              <w:rPr>
                <w:rFonts w:ascii="Aptos" w:hAnsi="Aptos"/>
                <w:sz w:val="20"/>
                <w:szCs w:val="20"/>
              </w:rPr>
              <w:t xml:space="preserve"> </w:t>
            </w:r>
            <w:r w:rsidR="00351680" w:rsidRPr="00014FD9">
              <w:rPr>
                <w:rFonts w:ascii="Aptos" w:hAnsi="Aptos"/>
                <w:sz w:val="20"/>
                <w:szCs w:val="20"/>
              </w:rPr>
              <w:t xml:space="preserve">capability agendas; COVID-19 fast-track </w:t>
            </w:r>
            <w:r w:rsidR="21466E24" w:rsidRPr="00014FD9">
              <w:rPr>
                <w:rFonts w:ascii="Aptos" w:hAnsi="Aptos"/>
                <w:sz w:val="20"/>
                <w:szCs w:val="20"/>
              </w:rPr>
              <w:t xml:space="preserve">and </w:t>
            </w:r>
            <w:r w:rsidR="00351680" w:rsidRPr="00014FD9">
              <w:rPr>
                <w:rFonts w:ascii="Aptos" w:hAnsi="Aptos"/>
                <w:sz w:val="20"/>
                <w:szCs w:val="20"/>
              </w:rPr>
              <w:t>MPA scale-up</w:t>
            </w:r>
            <w:r w:rsidR="21466E24" w:rsidRPr="00014FD9">
              <w:rPr>
                <w:rFonts w:ascii="Aptos" w:hAnsi="Aptos"/>
                <w:sz w:val="20"/>
                <w:szCs w:val="20"/>
              </w:rPr>
              <w:t xml:space="preserve"> programs</w:t>
            </w:r>
            <w:r w:rsidR="00351680" w:rsidRPr="00014FD9">
              <w:rPr>
                <w:rFonts w:ascii="Aptos" w:hAnsi="Aptos"/>
                <w:sz w:val="20"/>
                <w:szCs w:val="20"/>
              </w:rPr>
              <w:t xml:space="preserve"> (2020) normalize agile, programmatic operations</w:t>
            </w:r>
            <w:r w:rsidR="00822F30" w:rsidRPr="00014FD9">
              <w:rPr>
                <w:rFonts w:ascii="Aptos" w:hAnsi="Aptos"/>
                <w:sz w:val="20"/>
                <w:szCs w:val="20"/>
              </w:rPr>
              <w:t>; Window for Host Communities and Refugees (WHR)</w:t>
            </w:r>
            <w:r w:rsidR="004E777A" w:rsidRPr="00014FD9">
              <w:rPr>
                <w:rFonts w:ascii="Aptos" w:hAnsi="Aptos"/>
                <w:sz w:val="20"/>
                <w:szCs w:val="20"/>
              </w:rPr>
              <w:t xml:space="preserve"> established as a dedicated IDA financing window</w:t>
            </w:r>
          </w:p>
        </w:tc>
        <w:tc>
          <w:tcPr>
            <w:tcW w:w="3437" w:type="dxa"/>
            <w:hideMark/>
          </w:tcPr>
          <w:p w14:paraId="6B58487D" w14:textId="459B0386" w:rsidR="00351680" w:rsidRPr="00014FD9" w:rsidRDefault="50275D0A"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SDGs</w:t>
            </w:r>
            <w:r w:rsidR="00351680" w:rsidRPr="00014FD9">
              <w:rPr>
                <w:rFonts w:ascii="Aptos" w:hAnsi="Aptos"/>
                <w:sz w:val="20"/>
                <w:szCs w:val="20"/>
              </w:rPr>
              <w:t xml:space="preserve"> (2015</w:t>
            </w:r>
            <w:r w:rsidR="0E585332" w:rsidRPr="00014FD9">
              <w:rPr>
                <w:rFonts w:ascii="Aptos" w:hAnsi="Aptos"/>
                <w:sz w:val="20"/>
                <w:szCs w:val="20"/>
              </w:rPr>
              <w:t xml:space="preserve"> onward) </w:t>
            </w:r>
            <w:r w:rsidR="00351680" w:rsidRPr="00014FD9">
              <w:rPr>
                <w:rFonts w:ascii="Aptos" w:hAnsi="Aptos"/>
                <w:sz w:val="20"/>
                <w:szCs w:val="20"/>
              </w:rPr>
              <w:t xml:space="preserve">drive scale; </w:t>
            </w:r>
            <w:r w:rsidR="0E585332" w:rsidRPr="00014FD9">
              <w:rPr>
                <w:rFonts w:ascii="Aptos" w:hAnsi="Aptos"/>
                <w:sz w:val="20"/>
                <w:szCs w:val="20"/>
              </w:rPr>
              <w:t xml:space="preserve">COVID-19 </w:t>
            </w:r>
            <w:r w:rsidR="00351680" w:rsidRPr="00014FD9">
              <w:rPr>
                <w:rFonts w:ascii="Aptos" w:hAnsi="Aptos"/>
                <w:sz w:val="20"/>
                <w:szCs w:val="20"/>
              </w:rPr>
              <w:t xml:space="preserve">pandemic shock (2020) accelerates digital delivery </w:t>
            </w:r>
            <w:r w:rsidR="0E585332" w:rsidRPr="00014FD9">
              <w:rPr>
                <w:rFonts w:ascii="Aptos" w:hAnsi="Aptos"/>
                <w:sz w:val="20"/>
                <w:szCs w:val="20"/>
              </w:rPr>
              <w:t xml:space="preserve">and </w:t>
            </w:r>
            <w:r w:rsidR="00351680" w:rsidRPr="00014FD9">
              <w:rPr>
                <w:rFonts w:ascii="Aptos" w:hAnsi="Aptos"/>
                <w:sz w:val="20"/>
                <w:szCs w:val="20"/>
              </w:rPr>
              <w:t xml:space="preserve">adaptive management; </w:t>
            </w:r>
            <w:r w:rsidR="0E585332" w:rsidRPr="00014FD9">
              <w:rPr>
                <w:rFonts w:ascii="Aptos" w:hAnsi="Aptos"/>
                <w:sz w:val="20"/>
                <w:szCs w:val="20"/>
              </w:rPr>
              <w:t>climate finance gains renewed momentum</w:t>
            </w:r>
            <w:r w:rsidR="00351680" w:rsidRPr="00014FD9">
              <w:rPr>
                <w:rFonts w:ascii="Aptos" w:hAnsi="Aptos"/>
                <w:sz w:val="20"/>
                <w:szCs w:val="20"/>
              </w:rPr>
              <w:t xml:space="preserve"> </w:t>
            </w:r>
            <w:r w:rsidR="0E585332" w:rsidRPr="00014FD9">
              <w:rPr>
                <w:rFonts w:ascii="Aptos" w:hAnsi="Aptos"/>
                <w:sz w:val="20"/>
                <w:szCs w:val="20"/>
              </w:rPr>
              <w:t xml:space="preserve">through Climate Investment Funds and Green Climate Fund </w:t>
            </w:r>
            <w:r w:rsidR="00351680" w:rsidRPr="00014FD9">
              <w:rPr>
                <w:rFonts w:ascii="Aptos" w:hAnsi="Aptos"/>
                <w:sz w:val="20"/>
                <w:szCs w:val="20"/>
              </w:rPr>
              <w:t>replenishments.</w:t>
            </w:r>
          </w:p>
        </w:tc>
      </w:tr>
      <w:tr w:rsidR="00D00DE1" w:rsidRPr="00014FD9" w14:paraId="0E5CEC58" w14:textId="77777777" w:rsidTr="00A36EDB">
        <w:trPr>
          <w:trHeight w:val="300"/>
          <w:jc w:val="center"/>
        </w:trPr>
        <w:tc>
          <w:tcPr>
            <w:cnfStyle w:val="001000000000" w:firstRow="0" w:lastRow="0" w:firstColumn="1" w:lastColumn="0" w:oddVBand="0" w:evenVBand="0" w:oddHBand="0" w:evenHBand="0" w:firstRowFirstColumn="0" w:firstRowLastColumn="0" w:lastRowFirstColumn="0" w:lastRowLastColumn="0"/>
            <w:tcW w:w="801" w:type="dxa"/>
            <w:hideMark/>
          </w:tcPr>
          <w:p w14:paraId="5705C54E" w14:textId="2212818B" w:rsidR="00351680" w:rsidRPr="00014FD9" w:rsidRDefault="00351680" w:rsidP="244FAC12">
            <w:pPr>
              <w:rPr>
                <w:rFonts w:ascii="Aptos" w:hAnsi="Aptos"/>
                <w:sz w:val="20"/>
                <w:szCs w:val="20"/>
              </w:rPr>
            </w:pPr>
            <w:r w:rsidRPr="00014FD9">
              <w:rPr>
                <w:rFonts w:ascii="Aptos" w:hAnsi="Aptos"/>
                <w:sz w:val="20"/>
                <w:szCs w:val="20"/>
              </w:rPr>
              <w:t>2023</w:t>
            </w:r>
            <w:r w:rsidR="00EB61AF">
              <w:rPr>
                <w:rFonts w:ascii="Aptos" w:hAnsi="Aptos"/>
                <w:sz w:val="20"/>
                <w:szCs w:val="20"/>
              </w:rPr>
              <w:t>-</w:t>
            </w:r>
            <w:r w:rsidRPr="00014FD9">
              <w:rPr>
                <w:rFonts w:ascii="Aptos" w:hAnsi="Aptos"/>
                <w:sz w:val="20"/>
                <w:szCs w:val="20"/>
              </w:rPr>
              <w:t>2025</w:t>
            </w:r>
          </w:p>
        </w:tc>
        <w:tc>
          <w:tcPr>
            <w:tcW w:w="1128" w:type="dxa"/>
            <w:hideMark/>
          </w:tcPr>
          <w:p w14:paraId="136F1868" w14:textId="430461BE" w:rsidR="00351680" w:rsidRPr="00014FD9" w:rsidRDefault="00CA0234" w:rsidP="00B94645">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20.5</w:t>
            </w:r>
            <w:r w:rsidR="00924070">
              <w:rPr>
                <w:rFonts w:ascii="Aptos" w:hAnsi="Aptos"/>
                <w:sz w:val="20"/>
                <w:szCs w:val="20"/>
              </w:rPr>
              <w:t>%</w:t>
            </w:r>
          </w:p>
        </w:tc>
        <w:tc>
          <w:tcPr>
            <w:tcW w:w="3736" w:type="dxa"/>
            <w:hideMark/>
          </w:tcPr>
          <w:p w14:paraId="280803CE" w14:textId="64AF0923" w:rsidR="00351680" w:rsidRPr="00014FD9" w:rsidRDefault="00351680"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Evolution Roadmap (2023) resets </w:t>
            </w:r>
            <w:r w:rsidR="21466E24" w:rsidRPr="00014FD9">
              <w:rPr>
                <w:rFonts w:ascii="Aptos" w:hAnsi="Aptos"/>
                <w:sz w:val="20"/>
                <w:szCs w:val="20"/>
              </w:rPr>
              <w:t xml:space="preserve">Bank Group </w:t>
            </w:r>
            <w:r w:rsidRPr="00014FD9">
              <w:rPr>
                <w:rFonts w:ascii="Aptos" w:hAnsi="Aptos"/>
                <w:sz w:val="20"/>
                <w:szCs w:val="20"/>
              </w:rPr>
              <w:t xml:space="preserve">mission toward </w:t>
            </w:r>
            <w:r w:rsidR="21466E24" w:rsidRPr="00014FD9">
              <w:rPr>
                <w:rFonts w:ascii="Aptos" w:hAnsi="Aptos"/>
                <w:sz w:val="20"/>
                <w:szCs w:val="20"/>
              </w:rPr>
              <w:t xml:space="preserve">addressing </w:t>
            </w:r>
            <w:r w:rsidRPr="00014FD9">
              <w:rPr>
                <w:rFonts w:ascii="Aptos" w:hAnsi="Aptos"/>
                <w:sz w:val="20"/>
                <w:szCs w:val="20"/>
              </w:rPr>
              <w:t>global challenges</w:t>
            </w:r>
            <w:r w:rsidR="21466E24" w:rsidRPr="00014FD9">
              <w:rPr>
                <w:rFonts w:ascii="Aptos" w:hAnsi="Aptos"/>
                <w:sz w:val="20"/>
                <w:szCs w:val="20"/>
              </w:rPr>
              <w:t xml:space="preserve"> and</w:t>
            </w:r>
            <w:r w:rsidRPr="00014FD9">
              <w:rPr>
                <w:rFonts w:ascii="Aptos" w:hAnsi="Aptos"/>
                <w:sz w:val="20"/>
                <w:szCs w:val="20"/>
              </w:rPr>
              <w:t xml:space="preserve"> proposes </w:t>
            </w:r>
            <w:r w:rsidR="21466E24" w:rsidRPr="00014FD9">
              <w:rPr>
                <w:rFonts w:ascii="Aptos" w:hAnsi="Aptos"/>
                <w:sz w:val="20"/>
                <w:szCs w:val="20"/>
              </w:rPr>
              <w:t xml:space="preserve">changes to </w:t>
            </w:r>
            <w:r w:rsidRPr="00014FD9">
              <w:rPr>
                <w:rFonts w:ascii="Aptos" w:hAnsi="Aptos"/>
                <w:sz w:val="20"/>
                <w:szCs w:val="20"/>
              </w:rPr>
              <w:t>operating</w:t>
            </w:r>
            <w:r w:rsidR="008F1C32" w:rsidRPr="00014FD9">
              <w:rPr>
                <w:rFonts w:ascii="Aptos" w:hAnsi="Aptos"/>
                <w:sz w:val="20"/>
                <w:szCs w:val="20"/>
              </w:rPr>
              <w:t xml:space="preserve"> </w:t>
            </w:r>
            <w:r w:rsidRPr="00014FD9">
              <w:rPr>
                <w:rFonts w:ascii="Aptos" w:hAnsi="Aptos"/>
                <w:sz w:val="20"/>
                <w:szCs w:val="20"/>
              </w:rPr>
              <w:t>model</w:t>
            </w:r>
            <w:r w:rsidR="008F1C32" w:rsidRPr="00014FD9">
              <w:rPr>
                <w:rFonts w:ascii="Aptos" w:hAnsi="Aptos"/>
                <w:sz w:val="20"/>
                <w:szCs w:val="20"/>
              </w:rPr>
              <w:t xml:space="preserve"> and </w:t>
            </w:r>
            <w:r w:rsidRPr="00014FD9">
              <w:rPr>
                <w:rFonts w:ascii="Aptos" w:hAnsi="Aptos"/>
                <w:sz w:val="20"/>
                <w:szCs w:val="20"/>
              </w:rPr>
              <w:t>finance; renewed decentralization push (2025). Trust</w:t>
            </w:r>
            <w:r w:rsidR="21466E24" w:rsidRPr="00014FD9">
              <w:rPr>
                <w:rFonts w:ascii="Aptos" w:hAnsi="Aptos"/>
                <w:sz w:val="20"/>
                <w:szCs w:val="20"/>
              </w:rPr>
              <w:t xml:space="preserve"> Fund </w:t>
            </w:r>
            <w:r w:rsidRPr="00014FD9">
              <w:rPr>
                <w:rFonts w:ascii="Aptos" w:hAnsi="Aptos"/>
                <w:sz w:val="20"/>
                <w:szCs w:val="20"/>
              </w:rPr>
              <w:t>Umbrella 2.0 consolidation matures.</w:t>
            </w:r>
          </w:p>
        </w:tc>
        <w:tc>
          <w:tcPr>
            <w:tcW w:w="3437" w:type="dxa"/>
            <w:hideMark/>
          </w:tcPr>
          <w:p w14:paraId="5686CE40" w14:textId="6A592CF7" w:rsidR="00351680" w:rsidRPr="00014FD9" w:rsidRDefault="0E585332" w:rsidP="244FAC12">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Mid-course pressure to accelerate SDG progress</w:t>
            </w:r>
            <w:r w:rsidR="00351680" w:rsidRPr="00014FD9">
              <w:rPr>
                <w:rFonts w:ascii="Aptos" w:hAnsi="Aptos"/>
                <w:sz w:val="20"/>
                <w:szCs w:val="20"/>
              </w:rPr>
              <w:t xml:space="preserve">; climate finance scale-up </w:t>
            </w:r>
            <w:r w:rsidRPr="00014FD9">
              <w:rPr>
                <w:rFonts w:ascii="Aptos" w:hAnsi="Aptos"/>
                <w:sz w:val="20"/>
                <w:szCs w:val="20"/>
              </w:rPr>
              <w:t>and reform debates among multilateral development banks</w:t>
            </w:r>
            <w:r w:rsidR="00351680" w:rsidRPr="00014FD9">
              <w:rPr>
                <w:rFonts w:ascii="Aptos" w:hAnsi="Aptos"/>
                <w:sz w:val="20"/>
                <w:szCs w:val="20"/>
              </w:rPr>
              <w:t>.</w:t>
            </w:r>
          </w:p>
        </w:tc>
      </w:tr>
    </w:tbl>
    <w:p w14:paraId="5B90734C" w14:textId="556488DA" w:rsidR="000A3020" w:rsidRPr="00014FD9" w:rsidRDefault="00D25AF8" w:rsidP="000A3020">
      <w:pPr>
        <w:ind w:left="360"/>
        <w:jc w:val="both"/>
        <w:rPr>
          <w:rFonts w:ascii="Aptos" w:hAnsi="Aptos"/>
          <w:sz w:val="18"/>
          <w:szCs w:val="18"/>
        </w:rPr>
      </w:pPr>
      <w:r w:rsidRPr="00014FD9">
        <w:rPr>
          <w:rFonts w:ascii="Aptos" w:hAnsi="Aptos"/>
          <w:i/>
          <w:iCs/>
          <w:sz w:val="18"/>
          <w:szCs w:val="18"/>
        </w:rPr>
        <w:t>Note:</w:t>
      </w:r>
      <w:r w:rsidR="000A3020" w:rsidRPr="00014FD9">
        <w:rPr>
          <w:rFonts w:ascii="Aptos" w:hAnsi="Aptos"/>
          <w:sz w:val="18"/>
          <w:szCs w:val="18"/>
        </w:rPr>
        <w:t xml:space="preserve"> The </w:t>
      </w:r>
      <w:proofErr w:type="gramStart"/>
      <w:r w:rsidR="000A3020" w:rsidRPr="00014FD9">
        <w:rPr>
          <w:rFonts w:ascii="Aptos" w:hAnsi="Aptos"/>
          <w:sz w:val="18"/>
          <w:szCs w:val="18"/>
        </w:rPr>
        <w:t>time period</w:t>
      </w:r>
      <w:proofErr w:type="gramEnd"/>
      <w:r w:rsidR="000A3020" w:rsidRPr="00014FD9">
        <w:rPr>
          <w:rFonts w:ascii="Aptos" w:hAnsi="Aptos"/>
          <w:sz w:val="18"/>
          <w:szCs w:val="18"/>
        </w:rPr>
        <w:t xml:space="preserve"> 2023–2025 is a partial cohort.</w:t>
      </w:r>
    </w:p>
    <w:p w14:paraId="65F2E9B6" w14:textId="77777777" w:rsidR="000A3020" w:rsidRPr="00014FD9" w:rsidRDefault="000A3020" w:rsidP="244FAC12">
      <w:pPr>
        <w:pStyle w:val="NormalWeb"/>
        <w:spacing w:before="0" w:beforeAutospacing="0" w:after="0" w:afterAutospacing="0"/>
        <w:jc w:val="both"/>
        <w:rPr>
          <w:rFonts w:ascii="Aptos" w:hAnsi="Aptos"/>
          <w:b/>
          <w:bCs/>
          <w:sz w:val="22"/>
          <w:szCs w:val="22"/>
        </w:rPr>
      </w:pPr>
    </w:p>
    <w:p w14:paraId="746A761A" w14:textId="07AD94C2" w:rsidR="002048D8" w:rsidRPr="00014FD9" w:rsidRDefault="00C67F97" w:rsidP="244FAC12">
      <w:pPr>
        <w:pStyle w:val="NormalWeb"/>
        <w:spacing w:before="0" w:beforeAutospacing="0" w:after="0" w:afterAutospacing="0"/>
        <w:jc w:val="both"/>
        <w:rPr>
          <w:rFonts w:ascii="Aptos" w:hAnsi="Aptos"/>
          <w:sz w:val="22"/>
          <w:szCs w:val="22"/>
        </w:rPr>
      </w:pPr>
      <w:r w:rsidRPr="00014FD9">
        <w:rPr>
          <w:rFonts w:ascii="Aptos" w:hAnsi="Aptos"/>
          <w:b/>
          <w:bCs/>
          <w:sz w:val="22"/>
          <w:szCs w:val="22"/>
        </w:rPr>
        <w:t>Next, we</w:t>
      </w:r>
      <w:r w:rsidR="002048D8" w:rsidRPr="00014FD9">
        <w:rPr>
          <w:rFonts w:ascii="Aptos" w:hAnsi="Aptos"/>
          <w:b/>
          <w:bCs/>
          <w:sz w:val="22"/>
          <w:szCs w:val="22"/>
        </w:rPr>
        <w:t xml:space="preserve"> examine</w:t>
      </w:r>
      <w:r w:rsidRPr="00014FD9">
        <w:rPr>
          <w:rFonts w:ascii="Aptos" w:hAnsi="Aptos"/>
          <w:b/>
          <w:bCs/>
          <w:sz w:val="22"/>
          <w:szCs w:val="22"/>
        </w:rPr>
        <w:t>d</w:t>
      </w:r>
      <w:r w:rsidR="002048D8" w:rsidRPr="00014FD9">
        <w:rPr>
          <w:rFonts w:ascii="Aptos" w:hAnsi="Aptos"/>
          <w:b/>
          <w:bCs/>
          <w:sz w:val="22"/>
          <w:szCs w:val="22"/>
        </w:rPr>
        <w:t xml:space="preserve"> </w:t>
      </w:r>
      <w:r w:rsidR="00BC34BC" w:rsidRPr="00014FD9">
        <w:rPr>
          <w:rFonts w:ascii="Aptos" w:hAnsi="Aptos"/>
          <w:b/>
          <w:bCs/>
          <w:sz w:val="22"/>
          <w:szCs w:val="22"/>
        </w:rPr>
        <w:t>if and</w:t>
      </w:r>
      <w:r w:rsidR="002048D8" w:rsidRPr="00014FD9">
        <w:rPr>
          <w:rFonts w:ascii="Aptos" w:hAnsi="Aptos"/>
          <w:b/>
          <w:bCs/>
          <w:sz w:val="22"/>
          <w:szCs w:val="22"/>
        </w:rPr>
        <w:t xml:space="preserve"> how innovation </w:t>
      </w:r>
      <w:r w:rsidR="00EE33EC" w:rsidRPr="00014FD9">
        <w:rPr>
          <w:rFonts w:ascii="Aptos" w:hAnsi="Aptos"/>
          <w:b/>
          <w:bCs/>
          <w:sz w:val="22"/>
          <w:szCs w:val="22"/>
        </w:rPr>
        <w:t>was</w:t>
      </w:r>
      <w:r w:rsidR="002048D8" w:rsidRPr="00014FD9">
        <w:rPr>
          <w:rFonts w:ascii="Aptos" w:hAnsi="Aptos"/>
          <w:b/>
          <w:bCs/>
          <w:sz w:val="22"/>
          <w:szCs w:val="22"/>
        </w:rPr>
        <w:t xml:space="preserve"> operationalized through pilots </w:t>
      </w:r>
      <w:r w:rsidR="008F57BA" w:rsidRPr="00014FD9">
        <w:rPr>
          <w:rFonts w:ascii="Aptos" w:hAnsi="Aptos"/>
          <w:b/>
          <w:bCs/>
          <w:sz w:val="22"/>
          <w:szCs w:val="22"/>
        </w:rPr>
        <w:t>and subsequently</w:t>
      </w:r>
      <w:r w:rsidR="002048D8" w:rsidRPr="00014FD9">
        <w:rPr>
          <w:rFonts w:ascii="Aptos" w:hAnsi="Aptos"/>
          <w:b/>
          <w:bCs/>
          <w:sz w:val="22"/>
          <w:szCs w:val="22"/>
        </w:rPr>
        <w:t xml:space="preserve"> scale</w:t>
      </w:r>
      <w:r w:rsidR="00EE33EC" w:rsidRPr="00014FD9">
        <w:rPr>
          <w:rFonts w:ascii="Aptos" w:hAnsi="Aptos"/>
          <w:b/>
          <w:bCs/>
          <w:sz w:val="22"/>
          <w:szCs w:val="22"/>
        </w:rPr>
        <w:t xml:space="preserve">d </w:t>
      </w:r>
      <w:r w:rsidR="002048D8" w:rsidRPr="00014FD9">
        <w:rPr>
          <w:rFonts w:ascii="Aptos" w:hAnsi="Aptos"/>
          <w:b/>
          <w:bCs/>
          <w:sz w:val="22"/>
          <w:szCs w:val="22"/>
        </w:rPr>
        <w:t>up</w:t>
      </w:r>
      <w:r w:rsidR="001D4D4E" w:rsidRPr="00014FD9">
        <w:rPr>
          <w:rFonts w:ascii="Aptos" w:hAnsi="Aptos"/>
          <w:b/>
          <w:bCs/>
          <w:sz w:val="22"/>
          <w:szCs w:val="22"/>
        </w:rPr>
        <w:t xml:space="preserve"> </w:t>
      </w:r>
      <w:r w:rsidR="00EE33EC" w:rsidRPr="00014FD9">
        <w:rPr>
          <w:rFonts w:ascii="Aptos" w:hAnsi="Aptos"/>
          <w:b/>
          <w:bCs/>
          <w:sz w:val="22"/>
          <w:szCs w:val="22"/>
        </w:rPr>
        <w:t>to</w:t>
      </w:r>
      <w:r w:rsidR="001D4D4E" w:rsidRPr="00014FD9">
        <w:rPr>
          <w:rFonts w:ascii="Aptos" w:hAnsi="Aptos"/>
          <w:b/>
          <w:bCs/>
          <w:sz w:val="22"/>
          <w:szCs w:val="22"/>
        </w:rPr>
        <w:t xml:space="preserve"> assess</w:t>
      </w:r>
      <w:r w:rsidR="001D4D4E" w:rsidRPr="00014FD9">
        <w:rPr>
          <w:rFonts w:ascii="Aptos" w:hAnsi="Aptos"/>
          <w:sz w:val="22"/>
          <w:szCs w:val="22"/>
        </w:rPr>
        <w:t xml:space="preserve"> </w:t>
      </w:r>
      <w:r w:rsidR="001D4D4E" w:rsidRPr="00014FD9">
        <w:rPr>
          <w:rFonts w:ascii="Aptos" w:hAnsi="Aptos"/>
          <w:b/>
          <w:bCs/>
          <w:sz w:val="22"/>
          <w:szCs w:val="22"/>
        </w:rPr>
        <w:t>whether the World Bank leverag</w:t>
      </w:r>
      <w:r w:rsidR="00BC34BC" w:rsidRPr="00014FD9">
        <w:rPr>
          <w:rFonts w:ascii="Aptos" w:hAnsi="Aptos"/>
          <w:b/>
          <w:bCs/>
          <w:sz w:val="22"/>
          <w:szCs w:val="22"/>
        </w:rPr>
        <w:t xml:space="preserve">es </w:t>
      </w:r>
      <w:r w:rsidR="00A831E2" w:rsidRPr="00014FD9">
        <w:rPr>
          <w:rFonts w:ascii="Aptos" w:hAnsi="Aptos"/>
          <w:b/>
          <w:bCs/>
          <w:sz w:val="22"/>
          <w:szCs w:val="22"/>
        </w:rPr>
        <w:t>successful innovation for</w:t>
      </w:r>
      <w:r w:rsidR="001D4D4E" w:rsidRPr="00014FD9">
        <w:rPr>
          <w:rFonts w:ascii="Aptos" w:hAnsi="Aptos"/>
          <w:b/>
          <w:bCs/>
          <w:sz w:val="22"/>
          <w:szCs w:val="22"/>
        </w:rPr>
        <w:t xml:space="preserve"> broader, sustained impact or if promising </w:t>
      </w:r>
      <w:r w:rsidR="008F57BA">
        <w:rPr>
          <w:rFonts w:ascii="Aptos" w:hAnsi="Aptos"/>
          <w:b/>
          <w:bCs/>
          <w:sz w:val="22"/>
          <w:szCs w:val="22"/>
        </w:rPr>
        <w:t>innovations remain as isolated pilots</w:t>
      </w:r>
      <w:r w:rsidR="002048D8" w:rsidRPr="00014FD9">
        <w:rPr>
          <w:rFonts w:ascii="Aptos" w:hAnsi="Aptos"/>
          <w:b/>
          <w:bCs/>
          <w:sz w:val="22"/>
          <w:szCs w:val="22"/>
        </w:rPr>
        <w:t>.</w:t>
      </w:r>
      <w:r w:rsidR="002048D8" w:rsidRPr="00014FD9">
        <w:rPr>
          <w:rFonts w:ascii="Aptos" w:hAnsi="Aptos"/>
          <w:sz w:val="22"/>
          <w:szCs w:val="22"/>
        </w:rPr>
        <w:t xml:space="preserve"> Piloting has long been a core mechanism for testing new approaches, yet the way projects document and connect pilots to scaling has evolved more unevenly than overall innovation intensity. </w:t>
      </w:r>
      <w:r w:rsidR="001D4D4E" w:rsidRPr="00014FD9">
        <w:rPr>
          <w:rFonts w:ascii="Aptos" w:hAnsi="Aptos"/>
          <w:sz w:val="22"/>
          <w:szCs w:val="22"/>
        </w:rPr>
        <w:t>Examining</w:t>
      </w:r>
      <w:r w:rsidR="002048D8" w:rsidRPr="00014FD9">
        <w:rPr>
          <w:rFonts w:ascii="Aptos" w:hAnsi="Aptos"/>
          <w:sz w:val="22"/>
          <w:szCs w:val="22"/>
        </w:rPr>
        <w:t xml:space="preserve"> pilot and scale-up language offers a complementary lens to understand the </w:t>
      </w:r>
      <w:r w:rsidR="001D4D4E" w:rsidRPr="00014FD9">
        <w:rPr>
          <w:rFonts w:ascii="Aptos" w:hAnsi="Aptos"/>
          <w:sz w:val="22"/>
          <w:szCs w:val="22"/>
        </w:rPr>
        <w:t xml:space="preserve">World </w:t>
      </w:r>
      <w:r w:rsidR="002048D8" w:rsidRPr="00014FD9">
        <w:rPr>
          <w:rFonts w:ascii="Aptos" w:hAnsi="Aptos"/>
          <w:sz w:val="22"/>
          <w:szCs w:val="22"/>
        </w:rPr>
        <w:t>Bank</w:t>
      </w:r>
      <w:r w:rsidR="001C716F" w:rsidRPr="00014FD9">
        <w:rPr>
          <w:rFonts w:ascii="Aptos" w:hAnsi="Aptos"/>
          <w:sz w:val="22"/>
          <w:szCs w:val="22"/>
        </w:rPr>
        <w:t>’s gradual</w:t>
      </w:r>
      <w:r w:rsidR="002048D8" w:rsidRPr="00014FD9">
        <w:rPr>
          <w:rFonts w:ascii="Aptos" w:hAnsi="Aptos"/>
          <w:sz w:val="22"/>
          <w:szCs w:val="22"/>
        </w:rPr>
        <w:t xml:space="preserve"> </w:t>
      </w:r>
      <w:r w:rsidR="001D4D4E" w:rsidRPr="00014FD9">
        <w:rPr>
          <w:rFonts w:ascii="Aptos" w:hAnsi="Aptos"/>
          <w:sz w:val="22"/>
          <w:szCs w:val="22"/>
        </w:rPr>
        <w:t>shift</w:t>
      </w:r>
      <w:r w:rsidR="002048D8" w:rsidRPr="00014FD9">
        <w:rPr>
          <w:rFonts w:ascii="Aptos" w:hAnsi="Aptos"/>
          <w:sz w:val="22"/>
          <w:szCs w:val="22"/>
        </w:rPr>
        <w:t xml:space="preserve"> from isolated experimentation to</w:t>
      </w:r>
      <w:r w:rsidR="001C716F" w:rsidRPr="00014FD9">
        <w:rPr>
          <w:rFonts w:ascii="Aptos" w:hAnsi="Aptos"/>
          <w:sz w:val="22"/>
          <w:szCs w:val="22"/>
        </w:rPr>
        <w:t>wards</w:t>
      </w:r>
      <w:r w:rsidR="002048D8" w:rsidRPr="00014FD9">
        <w:rPr>
          <w:rFonts w:ascii="Aptos" w:hAnsi="Aptos"/>
          <w:sz w:val="22"/>
          <w:szCs w:val="22"/>
        </w:rPr>
        <w:t xml:space="preserve"> embedding scalable solutions in its operations.</w:t>
      </w:r>
      <w:r w:rsidR="006034A6" w:rsidRPr="00014FD9">
        <w:rPr>
          <w:rFonts w:ascii="Aptos" w:hAnsi="Aptos"/>
          <w:sz w:val="22"/>
          <w:szCs w:val="22"/>
        </w:rPr>
        <w:t xml:space="preserve"> </w:t>
      </w:r>
    </w:p>
    <w:p w14:paraId="1059F2CD" w14:textId="77777777" w:rsidR="000A3020" w:rsidRPr="00014FD9" w:rsidRDefault="000A3020" w:rsidP="244FAC12">
      <w:pPr>
        <w:pStyle w:val="NormalWeb"/>
        <w:spacing w:before="0" w:beforeAutospacing="0" w:after="0" w:afterAutospacing="0"/>
        <w:jc w:val="both"/>
        <w:rPr>
          <w:rFonts w:ascii="Aptos" w:hAnsi="Aptos"/>
          <w:sz w:val="22"/>
          <w:szCs w:val="22"/>
        </w:rPr>
      </w:pPr>
    </w:p>
    <w:p w14:paraId="67D1216F" w14:textId="12749DFC" w:rsidR="002C065E" w:rsidRPr="00014FD9" w:rsidRDefault="00351680" w:rsidP="56B599FA">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Over the past two decades, references to pilots in World Bank projects </w:t>
      </w:r>
      <w:r w:rsidR="001D4D4E" w:rsidRPr="00014FD9">
        <w:rPr>
          <w:rFonts w:ascii="Aptos" w:hAnsi="Aptos"/>
          <w:b/>
          <w:bCs/>
          <w:sz w:val="22"/>
          <w:szCs w:val="22"/>
        </w:rPr>
        <w:t xml:space="preserve">have </w:t>
      </w:r>
      <w:r w:rsidR="00E7761E" w:rsidRPr="00014FD9">
        <w:rPr>
          <w:rFonts w:ascii="Aptos" w:hAnsi="Aptos"/>
          <w:b/>
          <w:bCs/>
          <w:sz w:val="22"/>
          <w:szCs w:val="22"/>
        </w:rPr>
        <w:t xml:space="preserve">remained </w:t>
      </w:r>
      <w:proofErr w:type="gramStart"/>
      <w:r w:rsidR="00E7761E" w:rsidRPr="00014FD9">
        <w:rPr>
          <w:rFonts w:ascii="Aptos" w:hAnsi="Aptos"/>
          <w:b/>
          <w:bCs/>
          <w:sz w:val="22"/>
          <w:szCs w:val="22"/>
        </w:rPr>
        <w:t>fairly steady</w:t>
      </w:r>
      <w:proofErr w:type="gramEnd"/>
      <w:r w:rsidR="006A5EE1">
        <w:rPr>
          <w:rFonts w:ascii="Aptos" w:hAnsi="Aptos"/>
          <w:b/>
          <w:bCs/>
          <w:sz w:val="22"/>
          <w:szCs w:val="22"/>
        </w:rPr>
        <w:t xml:space="preserve"> while the </w:t>
      </w:r>
      <w:r w:rsidR="005A4B73">
        <w:rPr>
          <w:rFonts w:ascii="Aptos" w:hAnsi="Aptos"/>
          <w:b/>
          <w:bCs/>
          <w:sz w:val="22"/>
          <w:szCs w:val="22"/>
        </w:rPr>
        <w:t xml:space="preserve">share of pilots that do not mention scaling has steadily </w:t>
      </w:r>
      <w:proofErr w:type="gramStart"/>
      <w:r w:rsidR="005A4B73">
        <w:rPr>
          <w:rFonts w:ascii="Aptos" w:hAnsi="Aptos"/>
          <w:b/>
          <w:bCs/>
          <w:sz w:val="22"/>
          <w:szCs w:val="22"/>
        </w:rPr>
        <w:t>decreased.</w:t>
      </w:r>
      <w:r w:rsidRPr="00014FD9">
        <w:rPr>
          <w:rFonts w:ascii="Aptos" w:hAnsi="Aptos"/>
          <w:b/>
          <w:bCs/>
          <w:sz w:val="22"/>
          <w:szCs w:val="22"/>
        </w:rPr>
        <w:t>.</w:t>
      </w:r>
      <w:proofErr w:type="gramEnd"/>
      <w:r w:rsidRPr="00014FD9">
        <w:rPr>
          <w:rFonts w:ascii="Aptos" w:hAnsi="Aptos"/>
          <w:sz w:val="22"/>
          <w:szCs w:val="22"/>
        </w:rPr>
        <w:t xml:space="preserve"> </w:t>
      </w:r>
      <w:r w:rsidR="001D4D4E" w:rsidRPr="00014FD9">
        <w:rPr>
          <w:rFonts w:ascii="Aptos" w:hAnsi="Aptos"/>
          <w:sz w:val="22"/>
          <w:szCs w:val="22"/>
        </w:rPr>
        <w:t>I</w:t>
      </w:r>
      <w:r w:rsidRPr="00014FD9">
        <w:rPr>
          <w:rFonts w:ascii="Aptos" w:hAnsi="Aptos"/>
          <w:sz w:val="22"/>
          <w:szCs w:val="22"/>
        </w:rPr>
        <w:t>n the late 1990s and early 2000s</w:t>
      </w:r>
      <w:r w:rsidR="001D4D4E" w:rsidRPr="00014FD9">
        <w:rPr>
          <w:rFonts w:ascii="Aptos" w:hAnsi="Aptos"/>
          <w:sz w:val="22"/>
          <w:szCs w:val="22"/>
        </w:rPr>
        <w:t xml:space="preserve">, innovation efforts </w:t>
      </w:r>
      <w:r w:rsidRPr="00014FD9">
        <w:rPr>
          <w:rFonts w:ascii="Aptos" w:hAnsi="Aptos"/>
          <w:sz w:val="22"/>
          <w:szCs w:val="22"/>
        </w:rPr>
        <w:t xml:space="preserve">rarely referenced pilots, and </w:t>
      </w:r>
      <w:r w:rsidR="001D4D4E" w:rsidRPr="00014FD9">
        <w:rPr>
          <w:rFonts w:ascii="Aptos" w:hAnsi="Aptos"/>
          <w:sz w:val="22"/>
          <w:szCs w:val="22"/>
        </w:rPr>
        <w:t xml:space="preserve">even fewer linked them </w:t>
      </w:r>
      <w:r w:rsidRPr="00014FD9">
        <w:rPr>
          <w:rFonts w:ascii="Aptos" w:hAnsi="Aptos"/>
          <w:sz w:val="22"/>
          <w:szCs w:val="22"/>
        </w:rPr>
        <w:t>to scaling (</w:t>
      </w:r>
      <w:r w:rsidR="00EF50A2" w:rsidRPr="00014FD9">
        <w:rPr>
          <w:rFonts w:ascii="Aptos" w:hAnsi="Aptos"/>
          <w:sz w:val="22"/>
          <w:szCs w:val="22"/>
        </w:rPr>
        <w:t xml:space="preserve">Table </w:t>
      </w:r>
      <w:r w:rsidR="0017179F" w:rsidRPr="00014FD9">
        <w:rPr>
          <w:rFonts w:ascii="Aptos" w:hAnsi="Aptos"/>
          <w:sz w:val="22"/>
          <w:szCs w:val="22"/>
        </w:rPr>
        <w:t>3.</w:t>
      </w:r>
      <w:r w:rsidR="00BE6A5F" w:rsidRPr="00014FD9">
        <w:rPr>
          <w:rFonts w:ascii="Aptos" w:hAnsi="Aptos"/>
          <w:sz w:val="22"/>
          <w:szCs w:val="22"/>
        </w:rPr>
        <w:t>3</w:t>
      </w:r>
      <w:r w:rsidRPr="00014FD9">
        <w:rPr>
          <w:rFonts w:ascii="Aptos" w:hAnsi="Aptos"/>
          <w:sz w:val="22"/>
          <w:szCs w:val="22"/>
        </w:rPr>
        <w:t xml:space="preserve">). Since then, pilot </w:t>
      </w:r>
      <w:r w:rsidR="001D4D4E" w:rsidRPr="00014FD9">
        <w:rPr>
          <w:rFonts w:ascii="Aptos" w:hAnsi="Aptos"/>
          <w:sz w:val="22"/>
          <w:szCs w:val="22"/>
        </w:rPr>
        <w:t>mentions have increased modestly</w:t>
      </w:r>
      <w:r w:rsidRPr="00014FD9">
        <w:rPr>
          <w:rFonts w:ascii="Aptos" w:hAnsi="Aptos"/>
          <w:sz w:val="22"/>
          <w:szCs w:val="22"/>
        </w:rPr>
        <w:t xml:space="preserve">: from </w:t>
      </w:r>
      <w:r w:rsidR="009203E1" w:rsidRPr="00014FD9">
        <w:rPr>
          <w:rFonts w:ascii="Aptos" w:hAnsi="Aptos"/>
          <w:sz w:val="22"/>
          <w:szCs w:val="22"/>
        </w:rPr>
        <w:t>7.9</w:t>
      </w:r>
      <w:r w:rsidRPr="00014FD9">
        <w:rPr>
          <w:rFonts w:ascii="Aptos" w:hAnsi="Aptos"/>
          <w:sz w:val="22"/>
          <w:szCs w:val="22"/>
        </w:rPr>
        <w:t xml:space="preserve"> percent </w:t>
      </w:r>
      <w:r w:rsidR="001D4D4E" w:rsidRPr="00014FD9">
        <w:rPr>
          <w:rFonts w:ascii="Aptos" w:hAnsi="Aptos"/>
          <w:sz w:val="22"/>
          <w:szCs w:val="22"/>
        </w:rPr>
        <w:t xml:space="preserve">of projects </w:t>
      </w:r>
      <w:r w:rsidRPr="00014FD9">
        <w:rPr>
          <w:rFonts w:ascii="Aptos" w:hAnsi="Aptos"/>
          <w:sz w:val="22"/>
          <w:szCs w:val="22"/>
        </w:rPr>
        <w:t xml:space="preserve">in 1998–2002 to </w:t>
      </w:r>
      <w:r w:rsidR="00552406" w:rsidRPr="00014FD9">
        <w:rPr>
          <w:rFonts w:ascii="Aptos" w:hAnsi="Aptos"/>
          <w:sz w:val="22"/>
          <w:szCs w:val="22"/>
        </w:rPr>
        <w:t>12.5</w:t>
      </w:r>
      <w:r w:rsidRPr="00014FD9">
        <w:rPr>
          <w:rFonts w:ascii="Aptos" w:hAnsi="Aptos"/>
          <w:sz w:val="22"/>
          <w:szCs w:val="22"/>
        </w:rPr>
        <w:t xml:space="preserve"> percent in 2018–2022, with </w:t>
      </w:r>
      <w:r w:rsidR="00552406" w:rsidRPr="00014FD9">
        <w:rPr>
          <w:rFonts w:ascii="Aptos" w:hAnsi="Aptos"/>
          <w:sz w:val="22"/>
          <w:szCs w:val="22"/>
        </w:rPr>
        <w:t>10.4</w:t>
      </w:r>
      <w:r w:rsidRPr="00014FD9">
        <w:rPr>
          <w:rFonts w:ascii="Aptos" w:hAnsi="Aptos"/>
          <w:sz w:val="22"/>
          <w:szCs w:val="22"/>
        </w:rPr>
        <w:t xml:space="preserve"> percent in the partial 2023–2025 </w:t>
      </w:r>
      <w:r w:rsidRPr="00014FD9">
        <w:rPr>
          <w:rFonts w:ascii="Aptos" w:hAnsi="Aptos"/>
          <w:sz w:val="22"/>
          <w:szCs w:val="22"/>
        </w:rPr>
        <w:lastRenderedPageBreak/>
        <w:t xml:space="preserve">cohort. </w:t>
      </w:r>
      <w:r w:rsidR="00FB738F">
        <w:rPr>
          <w:rFonts w:ascii="Aptos" w:hAnsi="Aptos"/>
          <w:sz w:val="22"/>
          <w:szCs w:val="22"/>
        </w:rPr>
        <w:t xml:space="preserve">Over time, the share of isolated pilots – those that are not connected to any mention of scaling </w:t>
      </w:r>
      <w:r w:rsidR="000C33AC">
        <w:rPr>
          <w:rFonts w:ascii="Aptos" w:hAnsi="Aptos"/>
          <w:sz w:val="22"/>
          <w:szCs w:val="22"/>
        </w:rPr>
        <w:t>–</w:t>
      </w:r>
      <w:r w:rsidR="00FB738F">
        <w:rPr>
          <w:rFonts w:ascii="Aptos" w:hAnsi="Aptos"/>
          <w:sz w:val="22"/>
          <w:szCs w:val="22"/>
        </w:rPr>
        <w:t xml:space="preserve"> has</w:t>
      </w:r>
      <w:r w:rsidR="000C33AC">
        <w:rPr>
          <w:rFonts w:ascii="Aptos" w:hAnsi="Aptos"/>
          <w:sz w:val="22"/>
          <w:szCs w:val="22"/>
        </w:rPr>
        <w:t xml:space="preserve"> dropped from 7</w:t>
      </w:r>
      <w:r w:rsidR="007A1150">
        <w:rPr>
          <w:rFonts w:ascii="Aptos" w:hAnsi="Aptos"/>
          <w:sz w:val="22"/>
          <w:szCs w:val="22"/>
        </w:rPr>
        <w:t>2.7</w:t>
      </w:r>
      <w:r w:rsidR="000C33AC">
        <w:rPr>
          <w:rFonts w:ascii="Aptos" w:hAnsi="Aptos"/>
          <w:sz w:val="22"/>
          <w:szCs w:val="22"/>
        </w:rPr>
        <w:t>% in 199</w:t>
      </w:r>
      <w:r w:rsidR="009529E1">
        <w:rPr>
          <w:rFonts w:ascii="Aptos" w:hAnsi="Aptos"/>
          <w:sz w:val="22"/>
          <w:szCs w:val="22"/>
        </w:rPr>
        <w:t>8-2002 to 54</w:t>
      </w:r>
      <w:r w:rsidR="007A1150">
        <w:rPr>
          <w:rFonts w:ascii="Aptos" w:hAnsi="Aptos"/>
          <w:sz w:val="22"/>
          <w:szCs w:val="22"/>
        </w:rPr>
        <w:t>.4</w:t>
      </w:r>
      <w:r w:rsidR="009529E1">
        <w:rPr>
          <w:rFonts w:ascii="Aptos" w:hAnsi="Aptos"/>
          <w:sz w:val="22"/>
          <w:szCs w:val="22"/>
        </w:rPr>
        <w:t xml:space="preserve">% today. </w:t>
      </w:r>
      <w:r w:rsidR="001D4D4E" w:rsidRPr="00014FD9">
        <w:rPr>
          <w:rFonts w:ascii="Aptos" w:hAnsi="Aptos"/>
          <w:sz w:val="22"/>
          <w:szCs w:val="22"/>
        </w:rPr>
        <w:t>Figures for t</w:t>
      </w:r>
      <w:r w:rsidRPr="00014FD9">
        <w:rPr>
          <w:rFonts w:ascii="Aptos" w:hAnsi="Aptos"/>
          <w:sz w:val="22"/>
          <w:szCs w:val="22"/>
        </w:rPr>
        <w:t xml:space="preserve">he 2023–2025 period should be interpreted cautiously, as many projects are still under implementation and lack </w:t>
      </w:r>
      <w:r w:rsidR="001D4D4E" w:rsidRPr="00014FD9">
        <w:rPr>
          <w:rFonts w:ascii="Aptos" w:hAnsi="Aptos"/>
          <w:sz w:val="22"/>
          <w:szCs w:val="22"/>
        </w:rPr>
        <w:t>final evaluation data</w:t>
      </w:r>
      <w:r w:rsidRPr="00014FD9">
        <w:rPr>
          <w:rFonts w:ascii="Aptos" w:hAnsi="Aptos"/>
          <w:sz w:val="22"/>
          <w:szCs w:val="22"/>
        </w:rPr>
        <w:t>. Unless otherwise</w:t>
      </w:r>
      <w:r w:rsidR="00EE33EC" w:rsidRPr="00014FD9">
        <w:rPr>
          <w:rFonts w:ascii="Aptos" w:hAnsi="Aptos"/>
          <w:sz w:val="22"/>
          <w:szCs w:val="22"/>
        </w:rPr>
        <w:t xml:space="preserve"> noted</w:t>
      </w:r>
      <w:r w:rsidRPr="00014FD9">
        <w:rPr>
          <w:rFonts w:ascii="Aptos" w:hAnsi="Aptos"/>
          <w:sz w:val="22"/>
          <w:szCs w:val="22"/>
        </w:rPr>
        <w:t>, all time</w:t>
      </w:r>
      <w:r w:rsidR="009031E5" w:rsidRPr="00014FD9">
        <w:rPr>
          <w:rFonts w:ascii="Aptos" w:hAnsi="Aptos"/>
          <w:sz w:val="22"/>
          <w:szCs w:val="22"/>
        </w:rPr>
        <w:t>-</w:t>
      </w:r>
      <w:r w:rsidRPr="00014FD9">
        <w:rPr>
          <w:rFonts w:ascii="Aptos" w:hAnsi="Aptos"/>
          <w:sz w:val="22"/>
          <w:szCs w:val="22"/>
        </w:rPr>
        <w:t xml:space="preserve">series are grouped by </w:t>
      </w:r>
      <w:r w:rsidR="001D4D4E" w:rsidRPr="00014FD9">
        <w:rPr>
          <w:rFonts w:ascii="Aptos" w:hAnsi="Aptos"/>
          <w:sz w:val="22"/>
          <w:szCs w:val="22"/>
        </w:rPr>
        <w:t>the fiscal year of the e</w:t>
      </w:r>
      <w:r w:rsidRPr="00014FD9">
        <w:rPr>
          <w:rFonts w:ascii="Aptos" w:hAnsi="Aptos"/>
          <w:sz w:val="22"/>
          <w:szCs w:val="22"/>
        </w:rPr>
        <w:t>valuation.</w:t>
      </w:r>
      <w:r w:rsidR="001D4D4E" w:rsidRPr="00014FD9">
        <w:rPr>
          <w:rFonts w:ascii="Aptos" w:hAnsi="Aptos"/>
          <w:sz w:val="22"/>
          <w:szCs w:val="22"/>
        </w:rPr>
        <w:t xml:space="preserve"> </w:t>
      </w:r>
    </w:p>
    <w:p w14:paraId="32032D9E" w14:textId="77777777" w:rsidR="00E95BAF" w:rsidRPr="00014FD9" w:rsidRDefault="00E95BAF" w:rsidP="56B599FA">
      <w:pPr>
        <w:pStyle w:val="NormalWeb"/>
        <w:spacing w:before="0" w:beforeAutospacing="0" w:after="0" w:afterAutospacing="0"/>
        <w:jc w:val="both"/>
        <w:rPr>
          <w:rFonts w:ascii="Aptos" w:hAnsi="Aptos"/>
          <w:sz w:val="22"/>
          <w:szCs w:val="22"/>
        </w:rPr>
      </w:pPr>
    </w:p>
    <w:p w14:paraId="17261C77" w14:textId="1EDD880B" w:rsidR="00E95BAF" w:rsidRPr="00014FD9" w:rsidRDefault="00E95BAF" w:rsidP="56B599FA">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Appendix E </w:t>
      </w:r>
      <w:r w:rsidR="008863E4" w:rsidRPr="00014FD9">
        <w:rPr>
          <w:rFonts w:ascii="Aptos" w:hAnsi="Aptos"/>
          <w:b/>
          <w:bCs/>
          <w:sz w:val="22"/>
          <w:szCs w:val="22"/>
        </w:rPr>
        <w:t>summarizes</w:t>
      </w:r>
      <w:r w:rsidR="00D040E0" w:rsidRPr="00014FD9">
        <w:rPr>
          <w:rFonts w:ascii="Aptos" w:hAnsi="Aptos"/>
          <w:b/>
          <w:bCs/>
          <w:sz w:val="22"/>
          <w:szCs w:val="22"/>
        </w:rPr>
        <w:t xml:space="preserve"> the diffusion of </w:t>
      </w:r>
      <w:r w:rsidR="00BD57F4" w:rsidRPr="00014FD9">
        <w:rPr>
          <w:rFonts w:ascii="Aptos" w:hAnsi="Aptos"/>
          <w:b/>
          <w:bCs/>
          <w:sz w:val="22"/>
          <w:szCs w:val="22"/>
        </w:rPr>
        <w:t>innovation ‘models</w:t>
      </w:r>
      <w:r w:rsidR="008863E4" w:rsidRPr="00014FD9">
        <w:rPr>
          <w:rFonts w:ascii="Aptos" w:hAnsi="Aptos"/>
          <w:b/>
          <w:bCs/>
          <w:sz w:val="22"/>
          <w:szCs w:val="22"/>
        </w:rPr>
        <w:t>’</w:t>
      </w:r>
      <w:r w:rsidR="00250D86" w:rsidRPr="00014FD9">
        <w:rPr>
          <w:rFonts w:ascii="Aptos" w:hAnsi="Aptos"/>
          <w:b/>
          <w:bCs/>
          <w:sz w:val="22"/>
          <w:szCs w:val="22"/>
        </w:rPr>
        <w:t xml:space="preserve"> at the WBG</w:t>
      </w:r>
      <w:r w:rsidR="00E67F62" w:rsidRPr="00014FD9">
        <w:rPr>
          <w:rFonts w:ascii="Aptos" w:hAnsi="Aptos"/>
          <w:b/>
          <w:bCs/>
          <w:sz w:val="22"/>
          <w:szCs w:val="22"/>
        </w:rPr>
        <w:t xml:space="preserve">. </w:t>
      </w:r>
      <w:r w:rsidR="00E67F62" w:rsidRPr="00014FD9">
        <w:rPr>
          <w:rFonts w:ascii="Aptos" w:hAnsi="Aptos"/>
          <w:sz w:val="22"/>
          <w:szCs w:val="22"/>
        </w:rPr>
        <w:t>We</w:t>
      </w:r>
      <w:r w:rsidR="001B0F14" w:rsidRPr="00014FD9">
        <w:rPr>
          <w:rFonts w:ascii="Aptos" w:hAnsi="Aptos"/>
          <w:sz w:val="22"/>
          <w:szCs w:val="22"/>
        </w:rPr>
        <w:t xml:space="preserve"> defin</w:t>
      </w:r>
      <w:r w:rsidR="0064372F" w:rsidRPr="00014FD9">
        <w:rPr>
          <w:rFonts w:ascii="Aptos" w:hAnsi="Aptos"/>
          <w:sz w:val="22"/>
          <w:szCs w:val="22"/>
        </w:rPr>
        <w:t xml:space="preserve">e innovation models </w:t>
      </w:r>
      <w:r w:rsidR="001B0F14" w:rsidRPr="00014FD9">
        <w:rPr>
          <w:rFonts w:ascii="Aptos" w:hAnsi="Aptos"/>
          <w:sz w:val="22"/>
          <w:szCs w:val="22"/>
        </w:rPr>
        <w:t>as a proven, archetypal approach that embodies a distinctive method for addressing a development challenge through novel products, services, processes, or organizational practices.</w:t>
      </w:r>
      <w:r w:rsidR="0064372F" w:rsidRPr="00014FD9">
        <w:rPr>
          <w:rFonts w:ascii="Aptos" w:hAnsi="Aptos"/>
          <w:sz w:val="22"/>
          <w:szCs w:val="22"/>
        </w:rPr>
        <w:t xml:space="preserve"> Our analysis identified innovation </w:t>
      </w:r>
      <w:r w:rsidR="00B87C3D" w:rsidRPr="00014FD9">
        <w:rPr>
          <w:rFonts w:ascii="Aptos" w:hAnsi="Aptos"/>
          <w:sz w:val="22"/>
          <w:szCs w:val="22"/>
        </w:rPr>
        <w:t>models</w:t>
      </w:r>
      <w:r w:rsidR="0064372F" w:rsidRPr="00014FD9">
        <w:rPr>
          <w:rFonts w:ascii="Aptos" w:hAnsi="Aptos"/>
          <w:sz w:val="22"/>
          <w:szCs w:val="22"/>
        </w:rPr>
        <w:t xml:space="preserve"> that</w:t>
      </w:r>
      <w:r w:rsidR="00B87C3D" w:rsidRPr="00014FD9">
        <w:rPr>
          <w:rFonts w:ascii="Aptos" w:hAnsi="Aptos"/>
          <w:sz w:val="22"/>
          <w:szCs w:val="22"/>
        </w:rPr>
        <w:t xml:space="preserve"> origin</w:t>
      </w:r>
      <w:r w:rsidR="00705B51" w:rsidRPr="00014FD9">
        <w:rPr>
          <w:rFonts w:ascii="Aptos" w:hAnsi="Aptos"/>
          <w:sz w:val="22"/>
          <w:szCs w:val="22"/>
        </w:rPr>
        <w:t>ated as pilots, evolved into working prototypes, and were adopted and scaled across diverse contexts and geographies. Examples include</w:t>
      </w:r>
      <w:r w:rsidR="00624BA8" w:rsidRPr="00014FD9">
        <w:rPr>
          <w:rFonts w:ascii="Aptos" w:hAnsi="Aptos"/>
          <w:sz w:val="22"/>
          <w:szCs w:val="22"/>
        </w:rPr>
        <w:t xml:space="preserve"> the </w:t>
      </w:r>
      <w:r w:rsidR="0064372F" w:rsidRPr="00014FD9">
        <w:rPr>
          <w:rFonts w:ascii="Aptos" w:hAnsi="Aptos"/>
          <w:sz w:val="22"/>
          <w:szCs w:val="22"/>
        </w:rPr>
        <w:t>private-public partnership</w:t>
      </w:r>
      <w:r w:rsidR="001E1C97" w:rsidRPr="00014FD9">
        <w:rPr>
          <w:rFonts w:ascii="Aptos" w:hAnsi="Aptos"/>
          <w:sz w:val="22"/>
          <w:szCs w:val="22"/>
        </w:rPr>
        <w:t xml:space="preserve"> model</w:t>
      </w:r>
      <w:r w:rsidR="0064372F" w:rsidRPr="00014FD9">
        <w:rPr>
          <w:rFonts w:ascii="Aptos" w:hAnsi="Aptos"/>
          <w:sz w:val="22"/>
          <w:szCs w:val="22"/>
        </w:rPr>
        <w:t>,</w:t>
      </w:r>
      <w:r w:rsidR="00624BA8" w:rsidRPr="00014FD9">
        <w:rPr>
          <w:rFonts w:ascii="Aptos" w:hAnsi="Aptos"/>
          <w:sz w:val="22"/>
          <w:szCs w:val="22"/>
        </w:rPr>
        <w:t xml:space="preserve"> community-driven development (CDD), </w:t>
      </w:r>
      <w:r w:rsidR="00511832" w:rsidRPr="00014FD9">
        <w:rPr>
          <w:rFonts w:ascii="Aptos" w:hAnsi="Aptos"/>
          <w:sz w:val="22"/>
          <w:szCs w:val="22"/>
        </w:rPr>
        <w:t>conditional cash transfers (CCT), and</w:t>
      </w:r>
      <w:r w:rsidR="00705B51" w:rsidRPr="00014FD9">
        <w:rPr>
          <w:rFonts w:ascii="Aptos" w:hAnsi="Aptos"/>
          <w:sz w:val="22"/>
          <w:szCs w:val="22"/>
        </w:rPr>
        <w:t xml:space="preserve"> </w:t>
      </w:r>
      <w:r w:rsidR="001E1C97" w:rsidRPr="00014FD9">
        <w:rPr>
          <w:rFonts w:ascii="Aptos" w:hAnsi="Aptos"/>
          <w:sz w:val="22"/>
          <w:szCs w:val="22"/>
        </w:rPr>
        <w:t>e-procurement</w:t>
      </w:r>
      <w:r w:rsidR="00511832" w:rsidRPr="00014FD9">
        <w:rPr>
          <w:rFonts w:ascii="Aptos" w:hAnsi="Aptos"/>
          <w:sz w:val="22"/>
          <w:szCs w:val="22"/>
        </w:rPr>
        <w:t>.</w:t>
      </w:r>
    </w:p>
    <w:p w14:paraId="7D14B1A4" w14:textId="77777777" w:rsidR="000A3020" w:rsidRPr="00014FD9" w:rsidRDefault="000A3020" w:rsidP="244FAC12">
      <w:pPr>
        <w:pStyle w:val="NormalWeb"/>
        <w:spacing w:before="0" w:beforeAutospacing="0" w:after="0" w:afterAutospacing="0"/>
        <w:jc w:val="both"/>
        <w:rPr>
          <w:rFonts w:ascii="Aptos" w:hAnsi="Aptos"/>
          <w:sz w:val="22"/>
          <w:szCs w:val="22"/>
        </w:rPr>
      </w:pPr>
    </w:p>
    <w:p w14:paraId="0338F6D0" w14:textId="4A840795" w:rsidR="57C00E66" w:rsidRPr="00014FD9" w:rsidRDefault="00EF50A2" w:rsidP="00014FD9">
      <w:pPr>
        <w:pStyle w:val="Title"/>
        <w:spacing w:after="0"/>
        <w:rPr>
          <w:rFonts w:ascii="Aptos" w:hAnsi="Aptos"/>
        </w:rPr>
      </w:pPr>
      <w:r w:rsidRPr="00014FD9">
        <w:rPr>
          <w:rFonts w:ascii="Aptos" w:hAnsi="Aptos"/>
        </w:rPr>
        <w:t xml:space="preserve">Table </w:t>
      </w:r>
      <w:r w:rsidR="0017179F" w:rsidRPr="00014FD9">
        <w:rPr>
          <w:rFonts w:ascii="Aptos" w:hAnsi="Aptos"/>
        </w:rPr>
        <w:t>3.</w:t>
      </w:r>
      <w:r w:rsidR="00BE6A5F" w:rsidRPr="00014FD9">
        <w:rPr>
          <w:rFonts w:ascii="Aptos" w:hAnsi="Aptos"/>
        </w:rPr>
        <w:t>3</w:t>
      </w:r>
      <w:r w:rsidR="00054CB6" w:rsidRPr="00014FD9">
        <w:rPr>
          <w:rFonts w:ascii="Aptos" w:hAnsi="Aptos"/>
        </w:rPr>
        <w:t xml:space="preserve">. </w:t>
      </w:r>
      <w:r w:rsidR="001D4D4E" w:rsidRPr="00014FD9">
        <w:rPr>
          <w:rFonts w:ascii="Aptos" w:hAnsi="Aptos"/>
        </w:rPr>
        <w:t xml:space="preserve">Innovation </w:t>
      </w:r>
      <w:r w:rsidR="00054CB6" w:rsidRPr="00014FD9">
        <w:rPr>
          <w:rFonts w:ascii="Aptos" w:hAnsi="Aptos"/>
        </w:rPr>
        <w:t xml:space="preserve">Scaling </w:t>
      </w:r>
      <w:r w:rsidR="00351680" w:rsidRPr="00014FD9">
        <w:rPr>
          <w:rFonts w:ascii="Aptos" w:hAnsi="Aptos"/>
        </w:rPr>
        <w:t>P</w:t>
      </w:r>
      <w:r w:rsidR="00054CB6" w:rsidRPr="00014FD9">
        <w:rPr>
          <w:rFonts w:ascii="Aptos" w:hAnsi="Aptos"/>
        </w:rPr>
        <w:t xml:space="preserve">atterns in </w:t>
      </w:r>
      <w:r w:rsidR="001D4D4E" w:rsidRPr="00014FD9">
        <w:rPr>
          <w:rFonts w:ascii="Aptos" w:hAnsi="Aptos"/>
        </w:rPr>
        <w:t xml:space="preserve">World Bank </w:t>
      </w:r>
      <w:r w:rsidR="002048D8" w:rsidRPr="00014FD9">
        <w:rPr>
          <w:rFonts w:ascii="Aptos" w:hAnsi="Aptos"/>
        </w:rPr>
        <w:t>L</w:t>
      </w:r>
      <w:r w:rsidR="00054CB6" w:rsidRPr="00014FD9">
        <w:rPr>
          <w:rFonts w:ascii="Aptos" w:hAnsi="Aptos"/>
        </w:rPr>
        <w:t>ending</w:t>
      </w:r>
      <w:r w:rsidR="001D4D4E" w:rsidRPr="00014FD9">
        <w:rPr>
          <w:rFonts w:ascii="Aptos" w:hAnsi="Apto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725"/>
        <w:gridCol w:w="861"/>
        <w:gridCol w:w="639"/>
        <w:gridCol w:w="2246"/>
        <w:gridCol w:w="1635"/>
        <w:gridCol w:w="2910"/>
      </w:tblGrid>
      <w:tr w:rsidR="57C00E66" w:rsidRPr="00014FD9" w14:paraId="67DC233B" w14:textId="77777777" w:rsidTr="00014FD9">
        <w:trPr>
          <w:trHeight w:val="285"/>
        </w:trPr>
        <w:tc>
          <w:tcPr>
            <w:tcW w:w="659" w:type="dxa"/>
            <w:tcMar>
              <w:top w:w="15" w:type="dxa"/>
              <w:left w:w="15" w:type="dxa"/>
              <w:right w:w="15" w:type="dxa"/>
            </w:tcMar>
          </w:tcPr>
          <w:p w14:paraId="6D19B3F8" w14:textId="37B41C5B"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Cohort</w:t>
            </w:r>
          </w:p>
        </w:tc>
        <w:tc>
          <w:tcPr>
            <w:tcW w:w="855" w:type="dxa"/>
            <w:tcMar>
              <w:top w:w="15" w:type="dxa"/>
              <w:left w:w="15" w:type="dxa"/>
              <w:right w:w="15" w:type="dxa"/>
            </w:tcMar>
          </w:tcPr>
          <w:p w14:paraId="40F0189B" w14:textId="257AE5EC"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Total projects</w:t>
            </w:r>
          </w:p>
        </w:tc>
        <w:tc>
          <w:tcPr>
            <w:tcW w:w="641" w:type="dxa"/>
            <w:tcMar>
              <w:top w:w="15" w:type="dxa"/>
              <w:left w:w="15" w:type="dxa"/>
              <w:right w:w="15" w:type="dxa"/>
            </w:tcMar>
          </w:tcPr>
          <w:p w14:paraId="2D846CA4" w14:textId="196B6BA7"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With pilot</w:t>
            </w:r>
          </w:p>
        </w:tc>
        <w:tc>
          <w:tcPr>
            <w:tcW w:w="2269" w:type="dxa"/>
            <w:tcMar>
              <w:top w:w="15" w:type="dxa"/>
              <w:left w:w="15" w:type="dxa"/>
              <w:right w:w="15" w:type="dxa"/>
            </w:tcMar>
          </w:tcPr>
          <w:p w14:paraId="64AE733E" w14:textId="6CD8E417"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With pilot and scale in same lessons</w:t>
            </w:r>
          </w:p>
        </w:tc>
        <w:tc>
          <w:tcPr>
            <w:tcW w:w="1647" w:type="dxa"/>
            <w:tcMar>
              <w:top w:w="15" w:type="dxa"/>
              <w:left w:w="15" w:type="dxa"/>
              <w:right w:w="15" w:type="dxa"/>
            </w:tcMar>
          </w:tcPr>
          <w:p w14:paraId="1B06F7A6" w14:textId="76BBDB36"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 of all projects with pilot</w:t>
            </w:r>
          </w:p>
        </w:tc>
        <w:tc>
          <w:tcPr>
            <w:tcW w:w="2942" w:type="dxa"/>
            <w:tcMar>
              <w:top w:w="15" w:type="dxa"/>
              <w:left w:w="15" w:type="dxa"/>
              <w:right w:w="15" w:type="dxa"/>
            </w:tcMar>
          </w:tcPr>
          <w:p w14:paraId="5CAEABDC" w14:textId="33B8CA04"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 of pilots</w:t>
            </w:r>
            <w:r w:rsidR="009529E1">
              <w:rPr>
                <w:rFonts w:ascii="Aptos" w:eastAsia="Calibri" w:hAnsi="Aptos"/>
                <w:b/>
                <w:bCs/>
                <w:sz w:val="22"/>
                <w:szCs w:val="22"/>
              </w:rPr>
              <w:t xml:space="preserve"> that do not mention scaling</w:t>
            </w:r>
            <w:r w:rsidRPr="00014FD9">
              <w:rPr>
                <w:rFonts w:ascii="Aptos" w:eastAsia="Calibri" w:hAnsi="Aptos"/>
                <w:b/>
                <w:bCs/>
                <w:sz w:val="22"/>
                <w:szCs w:val="22"/>
              </w:rPr>
              <w:t xml:space="preserve"> </w:t>
            </w:r>
          </w:p>
        </w:tc>
      </w:tr>
      <w:tr w:rsidR="57C00E66" w:rsidRPr="00014FD9" w14:paraId="6F8D5112" w14:textId="77777777" w:rsidTr="001C6BA7">
        <w:trPr>
          <w:trHeight w:val="285"/>
        </w:trPr>
        <w:tc>
          <w:tcPr>
            <w:tcW w:w="659" w:type="dxa"/>
            <w:tcMar>
              <w:top w:w="15" w:type="dxa"/>
              <w:left w:w="15" w:type="dxa"/>
              <w:right w:w="15" w:type="dxa"/>
            </w:tcMar>
            <w:vAlign w:val="bottom"/>
          </w:tcPr>
          <w:p w14:paraId="14CD4EAE" w14:textId="3FB2BF5E"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1998-2002</w:t>
            </w:r>
          </w:p>
        </w:tc>
        <w:tc>
          <w:tcPr>
            <w:tcW w:w="855" w:type="dxa"/>
            <w:tcMar>
              <w:top w:w="15" w:type="dxa"/>
              <w:left w:w="15" w:type="dxa"/>
              <w:right w:w="15" w:type="dxa"/>
            </w:tcMar>
            <w:vAlign w:val="center"/>
          </w:tcPr>
          <w:p w14:paraId="0ADB04FA" w14:textId="23A84E72"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1114</w:t>
            </w:r>
          </w:p>
        </w:tc>
        <w:tc>
          <w:tcPr>
            <w:tcW w:w="641" w:type="dxa"/>
            <w:tcMar>
              <w:top w:w="15" w:type="dxa"/>
              <w:left w:w="15" w:type="dxa"/>
              <w:right w:w="15" w:type="dxa"/>
            </w:tcMar>
            <w:vAlign w:val="center"/>
          </w:tcPr>
          <w:p w14:paraId="77446D0E" w14:textId="69E3E36B"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88</w:t>
            </w:r>
          </w:p>
        </w:tc>
        <w:tc>
          <w:tcPr>
            <w:tcW w:w="2269" w:type="dxa"/>
            <w:tcMar>
              <w:top w:w="15" w:type="dxa"/>
              <w:left w:w="15" w:type="dxa"/>
              <w:right w:w="15" w:type="dxa"/>
            </w:tcMar>
            <w:vAlign w:val="center"/>
          </w:tcPr>
          <w:p w14:paraId="051CDE6B" w14:textId="5CC5C9EC"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24</w:t>
            </w:r>
          </w:p>
        </w:tc>
        <w:tc>
          <w:tcPr>
            <w:tcW w:w="1647" w:type="dxa"/>
            <w:tcMar>
              <w:top w:w="15" w:type="dxa"/>
              <w:left w:w="15" w:type="dxa"/>
              <w:right w:w="15" w:type="dxa"/>
            </w:tcMar>
            <w:vAlign w:val="center"/>
          </w:tcPr>
          <w:p w14:paraId="5FA27DBF" w14:textId="5EC6391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7.9%</w:t>
            </w:r>
          </w:p>
        </w:tc>
        <w:tc>
          <w:tcPr>
            <w:tcW w:w="2942" w:type="dxa"/>
            <w:tcMar>
              <w:top w:w="15" w:type="dxa"/>
              <w:left w:w="15" w:type="dxa"/>
              <w:right w:w="15" w:type="dxa"/>
            </w:tcMar>
            <w:vAlign w:val="center"/>
          </w:tcPr>
          <w:p w14:paraId="2DD1FF77" w14:textId="6741D98C" w:rsidR="57C00E66" w:rsidRPr="00014FD9" w:rsidRDefault="00420D27" w:rsidP="00712226">
            <w:pPr>
              <w:jc w:val="center"/>
              <w:rPr>
                <w:rFonts w:ascii="Aptos" w:eastAsia="Calibri" w:hAnsi="Aptos"/>
                <w:color w:val="000000" w:themeColor="text1"/>
                <w:sz w:val="22"/>
                <w:szCs w:val="22"/>
              </w:rPr>
            </w:pPr>
            <w:r>
              <w:rPr>
                <w:rFonts w:ascii="Aptos" w:eastAsia="Calibri" w:hAnsi="Aptos"/>
                <w:color w:val="000000" w:themeColor="text1"/>
                <w:sz w:val="22"/>
                <w:szCs w:val="22"/>
              </w:rPr>
              <w:t>7</w:t>
            </w:r>
            <w:r w:rsidR="00836ECC">
              <w:rPr>
                <w:rFonts w:ascii="Aptos" w:eastAsia="Calibri" w:hAnsi="Aptos"/>
                <w:color w:val="000000" w:themeColor="text1"/>
                <w:sz w:val="22"/>
                <w:szCs w:val="22"/>
              </w:rPr>
              <w:t>2</w:t>
            </w:r>
            <w:r w:rsidR="00342732">
              <w:rPr>
                <w:rFonts w:ascii="Aptos" w:eastAsia="Calibri" w:hAnsi="Aptos"/>
                <w:color w:val="000000" w:themeColor="text1"/>
                <w:sz w:val="22"/>
                <w:szCs w:val="22"/>
              </w:rPr>
              <w:t>.7</w:t>
            </w:r>
            <w:r>
              <w:rPr>
                <w:rFonts w:ascii="Aptos" w:eastAsia="Calibri" w:hAnsi="Aptos"/>
                <w:color w:val="000000" w:themeColor="text1"/>
                <w:sz w:val="22"/>
                <w:szCs w:val="22"/>
              </w:rPr>
              <w:t>%</w:t>
            </w:r>
          </w:p>
        </w:tc>
      </w:tr>
      <w:tr w:rsidR="57C00E66" w:rsidRPr="00014FD9" w14:paraId="597A469C" w14:textId="77777777" w:rsidTr="001C6BA7">
        <w:trPr>
          <w:trHeight w:val="285"/>
        </w:trPr>
        <w:tc>
          <w:tcPr>
            <w:tcW w:w="659" w:type="dxa"/>
            <w:tcMar>
              <w:top w:w="15" w:type="dxa"/>
              <w:left w:w="15" w:type="dxa"/>
              <w:right w:w="15" w:type="dxa"/>
            </w:tcMar>
            <w:vAlign w:val="bottom"/>
          </w:tcPr>
          <w:p w14:paraId="1DDE5C24" w14:textId="65BAB550"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2003-2007</w:t>
            </w:r>
          </w:p>
        </w:tc>
        <w:tc>
          <w:tcPr>
            <w:tcW w:w="855" w:type="dxa"/>
            <w:tcMar>
              <w:top w:w="15" w:type="dxa"/>
              <w:left w:w="15" w:type="dxa"/>
              <w:right w:w="15" w:type="dxa"/>
            </w:tcMar>
            <w:vAlign w:val="center"/>
          </w:tcPr>
          <w:p w14:paraId="377D1F30" w14:textId="6B29124C"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1447</w:t>
            </w:r>
          </w:p>
        </w:tc>
        <w:tc>
          <w:tcPr>
            <w:tcW w:w="641" w:type="dxa"/>
            <w:tcMar>
              <w:top w:w="15" w:type="dxa"/>
              <w:left w:w="15" w:type="dxa"/>
              <w:right w:w="15" w:type="dxa"/>
            </w:tcMar>
            <w:vAlign w:val="center"/>
          </w:tcPr>
          <w:p w14:paraId="619293AA" w14:textId="4141C2D3"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137</w:t>
            </w:r>
          </w:p>
        </w:tc>
        <w:tc>
          <w:tcPr>
            <w:tcW w:w="2269" w:type="dxa"/>
            <w:tcMar>
              <w:top w:w="15" w:type="dxa"/>
              <w:left w:w="15" w:type="dxa"/>
              <w:right w:w="15" w:type="dxa"/>
            </w:tcMar>
            <w:vAlign w:val="center"/>
          </w:tcPr>
          <w:p w14:paraId="637BB322" w14:textId="6D75F702"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49</w:t>
            </w:r>
          </w:p>
        </w:tc>
        <w:tc>
          <w:tcPr>
            <w:tcW w:w="1647" w:type="dxa"/>
            <w:tcMar>
              <w:top w:w="15" w:type="dxa"/>
              <w:left w:w="15" w:type="dxa"/>
              <w:right w:w="15" w:type="dxa"/>
            </w:tcMar>
            <w:vAlign w:val="center"/>
          </w:tcPr>
          <w:p w14:paraId="5CCCB05E" w14:textId="21C793E0"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9.5%</w:t>
            </w:r>
          </w:p>
        </w:tc>
        <w:tc>
          <w:tcPr>
            <w:tcW w:w="2942" w:type="dxa"/>
            <w:tcMar>
              <w:top w:w="15" w:type="dxa"/>
              <w:left w:w="15" w:type="dxa"/>
              <w:right w:w="15" w:type="dxa"/>
            </w:tcMar>
            <w:vAlign w:val="center"/>
          </w:tcPr>
          <w:p w14:paraId="1127BD06" w14:textId="26476491" w:rsidR="57C00E66" w:rsidRPr="00014FD9" w:rsidRDefault="00420D27" w:rsidP="00712226">
            <w:pPr>
              <w:jc w:val="center"/>
              <w:rPr>
                <w:rFonts w:ascii="Aptos" w:eastAsia="Calibri" w:hAnsi="Aptos"/>
                <w:color w:val="000000" w:themeColor="text1"/>
                <w:sz w:val="22"/>
                <w:szCs w:val="22"/>
              </w:rPr>
            </w:pPr>
            <w:r>
              <w:rPr>
                <w:rFonts w:ascii="Aptos" w:eastAsia="Calibri" w:hAnsi="Aptos"/>
                <w:color w:val="000000" w:themeColor="text1"/>
                <w:sz w:val="22"/>
                <w:szCs w:val="22"/>
              </w:rPr>
              <w:t>64</w:t>
            </w:r>
            <w:r w:rsidR="00342732">
              <w:rPr>
                <w:rFonts w:ascii="Aptos" w:eastAsia="Calibri" w:hAnsi="Aptos"/>
                <w:color w:val="000000" w:themeColor="text1"/>
                <w:sz w:val="22"/>
                <w:szCs w:val="22"/>
              </w:rPr>
              <w:t>.2</w:t>
            </w:r>
            <w:r>
              <w:rPr>
                <w:rFonts w:ascii="Aptos" w:eastAsia="Calibri" w:hAnsi="Aptos"/>
                <w:color w:val="000000" w:themeColor="text1"/>
                <w:sz w:val="22"/>
                <w:szCs w:val="22"/>
              </w:rPr>
              <w:t>%</w:t>
            </w:r>
          </w:p>
        </w:tc>
      </w:tr>
      <w:tr w:rsidR="57C00E66" w:rsidRPr="00014FD9" w14:paraId="6841E9FB" w14:textId="77777777" w:rsidTr="001C6BA7">
        <w:trPr>
          <w:trHeight w:val="285"/>
        </w:trPr>
        <w:tc>
          <w:tcPr>
            <w:tcW w:w="659" w:type="dxa"/>
            <w:tcMar>
              <w:top w:w="15" w:type="dxa"/>
              <w:left w:w="15" w:type="dxa"/>
              <w:right w:w="15" w:type="dxa"/>
            </w:tcMar>
            <w:vAlign w:val="bottom"/>
          </w:tcPr>
          <w:p w14:paraId="5E8B2888" w14:textId="3983FB95"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2008-2012</w:t>
            </w:r>
          </w:p>
        </w:tc>
        <w:tc>
          <w:tcPr>
            <w:tcW w:w="855" w:type="dxa"/>
            <w:tcMar>
              <w:top w:w="15" w:type="dxa"/>
              <w:left w:w="15" w:type="dxa"/>
              <w:right w:w="15" w:type="dxa"/>
            </w:tcMar>
            <w:vAlign w:val="center"/>
          </w:tcPr>
          <w:p w14:paraId="5A7EA902" w14:textId="7793075C"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1137</w:t>
            </w:r>
          </w:p>
        </w:tc>
        <w:tc>
          <w:tcPr>
            <w:tcW w:w="641" w:type="dxa"/>
            <w:tcMar>
              <w:top w:w="15" w:type="dxa"/>
              <w:left w:w="15" w:type="dxa"/>
              <w:right w:w="15" w:type="dxa"/>
            </w:tcMar>
            <w:vAlign w:val="center"/>
          </w:tcPr>
          <w:p w14:paraId="76AC4386" w14:textId="77A44FD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107</w:t>
            </w:r>
          </w:p>
        </w:tc>
        <w:tc>
          <w:tcPr>
            <w:tcW w:w="2269" w:type="dxa"/>
            <w:tcMar>
              <w:top w:w="15" w:type="dxa"/>
              <w:left w:w="15" w:type="dxa"/>
              <w:right w:w="15" w:type="dxa"/>
            </w:tcMar>
            <w:vAlign w:val="center"/>
          </w:tcPr>
          <w:p w14:paraId="1093A7BB" w14:textId="72F5D5AF"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38</w:t>
            </w:r>
          </w:p>
        </w:tc>
        <w:tc>
          <w:tcPr>
            <w:tcW w:w="1647" w:type="dxa"/>
            <w:tcMar>
              <w:top w:w="15" w:type="dxa"/>
              <w:left w:w="15" w:type="dxa"/>
              <w:right w:w="15" w:type="dxa"/>
            </w:tcMar>
            <w:vAlign w:val="center"/>
          </w:tcPr>
          <w:p w14:paraId="555EF87A" w14:textId="286D3CF4"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9.4%</w:t>
            </w:r>
          </w:p>
        </w:tc>
        <w:tc>
          <w:tcPr>
            <w:tcW w:w="2942" w:type="dxa"/>
            <w:tcMar>
              <w:top w:w="15" w:type="dxa"/>
              <w:left w:w="15" w:type="dxa"/>
              <w:right w:w="15" w:type="dxa"/>
            </w:tcMar>
            <w:vAlign w:val="center"/>
          </w:tcPr>
          <w:p w14:paraId="27C3D039" w14:textId="46C6232A" w:rsidR="57C00E66" w:rsidRPr="00014FD9" w:rsidRDefault="00420D27" w:rsidP="00712226">
            <w:pPr>
              <w:jc w:val="center"/>
              <w:rPr>
                <w:rFonts w:ascii="Aptos" w:eastAsia="Calibri" w:hAnsi="Aptos"/>
                <w:color w:val="000000" w:themeColor="text1"/>
                <w:sz w:val="22"/>
                <w:szCs w:val="22"/>
              </w:rPr>
            </w:pPr>
            <w:r>
              <w:rPr>
                <w:rFonts w:ascii="Aptos" w:eastAsia="Calibri" w:hAnsi="Aptos"/>
                <w:color w:val="000000" w:themeColor="text1"/>
                <w:sz w:val="22"/>
                <w:szCs w:val="22"/>
              </w:rPr>
              <w:t>64</w:t>
            </w:r>
            <w:r w:rsidR="00342732">
              <w:rPr>
                <w:rFonts w:ascii="Aptos" w:eastAsia="Calibri" w:hAnsi="Aptos"/>
                <w:color w:val="000000" w:themeColor="text1"/>
                <w:sz w:val="22"/>
                <w:szCs w:val="22"/>
              </w:rPr>
              <w:t>.5</w:t>
            </w:r>
            <w:r>
              <w:rPr>
                <w:rFonts w:ascii="Aptos" w:eastAsia="Calibri" w:hAnsi="Aptos"/>
                <w:color w:val="000000" w:themeColor="text1"/>
                <w:sz w:val="22"/>
                <w:szCs w:val="22"/>
              </w:rPr>
              <w:t>%</w:t>
            </w:r>
          </w:p>
        </w:tc>
      </w:tr>
      <w:tr w:rsidR="57C00E66" w:rsidRPr="00014FD9" w14:paraId="67477CAF" w14:textId="77777777" w:rsidTr="001C6BA7">
        <w:trPr>
          <w:trHeight w:val="285"/>
        </w:trPr>
        <w:tc>
          <w:tcPr>
            <w:tcW w:w="659" w:type="dxa"/>
            <w:tcMar>
              <w:top w:w="15" w:type="dxa"/>
              <w:left w:w="15" w:type="dxa"/>
              <w:right w:w="15" w:type="dxa"/>
            </w:tcMar>
            <w:vAlign w:val="bottom"/>
          </w:tcPr>
          <w:p w14:paraId="772F5A18" w14:textId="5985618C"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2013-2017</w:t>
            </w:r>
          </w:p>
        </w:tc>
        <w:tc>
          <w:tcPr>
            <w:tcW w:w="855" w:type="dxa"/>
            <w:tcMar>
              <w:top w:w="15" w:type="dxa"/>
              <w:left w:w="15" w:type="dxa"/>
              <w:right w:w="15" w:type="dxa"/>
            </w:tcMar>
            <w:vAlign w:val="center"/>
          </w:tcPr>
          <w:p w14:paraId="3406DFE8" w14:textId="797EB494"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1649</w:t>
            </w:r>
          </w:p>
        </w:tc>
        <w:tc>
          <w:tcPr>
            <w:tcW w:w="641" w:type="dxa"/>
            <w:tcMar>
              <w:top w:w="15" w:type="dxa"/>
              <w:left w:w="15" w:type="dxa"/>
              <w:right w:w="15" w:type="dxa"/>
            </w:tcMar>
            <w:vAlign w:val="center"/>
          </w:tcPr>
          <w:p w14:paraId="582444AD" w14:textId="58A07DD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171</w:t>
            </w:r>
          </w:p>
        </w:tc>
        <w:tc>
          <w:tcPr>
            <w:tcW w:w="2269" w:type="dxa"/>
            <w:tcMar>
              <w:top w:w="15" w:type="dxa"/>
              <w:left w:w="15" w:type="dxa"/>
              <w:right w:w="15" w:type="dxa"/>
            </w:tcMar>
            <w:vAlign w:val="center"/>
          </w:tcPr>
          <w:p w14:paraId="01C5C915" w14:textId="5ED217CB"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75</w:t>
            </w:r>
          </w:p>
        </w:tc>
        <w:tc>
          <w:tcPr>
            <w:tcW w:w="1647" w:type="dxa"/>
            <w:tcMar>
              <w:top w:w="15" w:type="dxa"/>
              <w:left w:w="15" w:type="dxa"/>
              <w:right w:w="15" w:type="dxa"/>
            </w:tcMar>
            <w:vAlign w:val="center"/>
          </w:tcPr>
          <w:p w14:paraId="52730B24" w14:textId="1E4BE16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10.4%</w:t>
            </w:r>
          </w:p>
        </w:tc>
        <w:tc>
          <w:tcPr>
            <w:tcW w:w="2942" w:type="dxa"/>
            <w:tcMar>
              <w:top w:w="15" w:type="dxa"/>
              <w:left w:w="15" w:type="dxa"/>
              <w:right w:w="15" w:type="dxa"/>
            </w:tcMar>
            <w:vAlign w:val="center"/>
          </w:tcPr>
          <w:p w14:paraId="65EFD9A6" w14:textId="0599B8A5" w:rsidR="57C00E66" w:rsidRPr="00014FD9" w:rsidRDefault="00420D27" w:rsidP="00712226">
            <w:pPr>
              <w:jc w:val="center"/>
              <w:rPr>
                <w:rFonts w:ascii="Aptos" w:eastAsia="Calibri" w:hAnsi="Aptos"/>
                <w:color w:val="000000" w:themeColor="text1"/>
                <w:sz w:val="22"/>
                <w:szCs w:val="22"/>
              </w:rPr>
            </w:pPr>
            <w:r>
              <w:rPr>
                <w:rFonts w:ascii="Aptos" w:eastAsia="Calibri" w:hAnsi="Aptos"/>
                <w:color w:val="000000" w:themeColor="text1"/>
                <w:sz w:val="22"/>
                <w:szCs w:val="22"/>
              </w:rPr>
              <w:t>56</w:t>
            </w:r>
            <w:r w:rsidR="00342732">
              <w:rPr>
                <w:rFonts w:ascii="Aptos" w:eastAsia="Calibri" w:hAnsi="Aptos"/>
                <w:color w:val="000000" w:themeColor="text1"/>
                <w:sz w:val="22"/>
                <w:szCs w:val="22"/>
              </w:rPr>
              <w:t>.1</w:t>
            </w:r>
            <w:r>
              <w:rPr>
                <w:rFonts w:ascii="Aptos" w:eastAsia="Calibri" w:hAnsi="Aptos"/>
                <w:color w:val="000000" w:themeColor="text1"/>
                <w:sz w:val="22"/>
                <w:szCs w:val="22"/>
              </w:rPr>
              <w:t>%</w:t>
            </w:r>
          </w:p>
        </w:tc>
      </w:tr>
      <w:tr w:rsidR="57C00E66" w:rsidRPr="00014FD9" w14:paraId="4E4E8D9D" w14:textId="77777777" w:rsidTr="001C6BA7">
        <w:trPr>
          <w:trHeight w:val="285"/>
        </w:trPr>
        <w:tc>
          <w:tcPr>
            <w:tcW w:w="659" w:type="dxa"/>
            <w:tcMar>
              <w:top w:w="15" w:type="dxa"/>
              <w:left w:w="15" w:type="dxa"/>
              <w:right w:w="15" w:type="dxa"/>
            </w:tcMar>
            <w:vAlign w:val="bottom"/>
          </w:tcPr>
          <w:p w14:paraId="7D467A0F" w14:textId="13B2735C"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2018-2022</w:t>
            </w:r>
          </w:p>
        </w:tc>
        <w:tc>
          <w:tcPr>
            <w:tcW w:w="855" w:type="dxa"/>
            <w:tcMar>
              <w:top w:w="15" w:type="dxa"/>
              <w:left w:w="15" w:type="dxa"/>
              <w:right w:w="15" w:type="dxa"/>
            </w:tcMar>
            <w:vAlign w:val="center"/>
          </w:tcPr>
          <w:p w14:paraId="451B340F" w14:textId="79835AA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1364</w:t>
            </w:r>
          </w:p>
        </w:tc>
        <w:tc>
          <w:tcPr>
            <w:tcW w:w="641" w:type="dxa"/>
            <w:tcMar>
              <w:top w:w="15" w:type="dxa"/>
              <w:left w:w="15" w:type="dxa"/>
              <w:right w:w="15" w:type="dxa"/>
            </w:tcMar>
            <w:vAlign w:val="center"/>
          </w:tcPr>
          <w:p w14:paraId="35CFC5F0" w14:textId="5317180E"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170</w:t>
            </w:r>
          </w:p>
        </w:tc>
        <w:tc>
          <w:tcPr>
            <w:tcW w:w="2269" w:type="dxa"/>
            <w:tcMar>
              <w:top w:w="15" w:type="dxa"/>
              <w:left w:w="15" w:type="dxa"/>
              <w:right w:w="15" w:type="dxa"/>
            </w:tcMar>
            <w:vAlign w:val="center"/>
          </w:tcPr>
          <w:p w14:paraId="538316A3" w14:textId="10A6B1C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68</w:t>
            </w:r>
          </w:p>
        </w:tc>
        <w:tc>
          <w:tcPr>
            <w:tcW w:w="1647" w:type="dxa"/>
            <w:tcMar>
              <w:top w:w="15" w:type="dxa"/>
              <w:left w:w="15" w:type="dxa"/>
              <w:right w:w="15" w:type="dxa"/>
            </w:tcMar>
            <w:vAlign w:val="center"/>
          </w:tcPr>
          <w:p w14:paraId="7FAE278D" w14:textId="0F81CDD3"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12.5%</w:t>
            </w:r>
          </w:p>
        </w:tc>
        <w:tc>
          <w:tcPr>
            <w:tcW w:w="2942" w:type="dxa"/>
            <w:tcMar>
              <w:top w:w="15" w:type="dxa"/>
              <w:left w:w="15" w:type="dxa"/>
              <w:right w:w="15" w:type="dxa"/>
            </w:tcMar>
            <w:vAlign w:val="center"/>
          </w:tcPr>
          <w:p w14:paraId="3BA74A3A" w14:textId="2C16F594" w:rsidR="57C00E66" w:rsidRPr="00014FD9" w:rsidRDefault="00420D27" w:rsidP="00712226">
            <w:pPr>
              <w:jc w:val="center"/>
              <w:rPr>
                <w:rFonts w:ascii="Aptos" w:eastAsia="Calibri" w:hAnsi="Aptos"/>
                <w:color w:val="000000" w:themeColor="text1"/>
                <w:sz w:val="22"/>
                <w:szCs w:val="22"/>
              </w:rPr>
            </w:pPr>
            <w:r>
              <w:rPr>
                <w:rFonts w:ascii="Aptos" w:eastAsia="Calibri" w:hAnsi="Aptos"/>
                <w:color w:val="000000" w:themeColor="text1"/>
                <w:sz w:val="22"/>
                <w:szCs w:val="22"/>
              </w:rPr>
              <w:t>60%</w:t>
            </w:r>
          </w:p>
        </w:tc>
      </w:tr>
      <w:tr w:rsidR="57C00E66" w:rsidRPr="00014FD9" w14:paraId="127F36E2" w14:textId="77777777" w:rsidTr="001C6BA7">
        <w:trPr>
          <w:trHeight w:val="285"/>
        </w:trPr>
        <w:tc>
          <w:tcPr>
            <w:tcW w:w="659" w:type="dxa"/>
            <w:tcMar>
              <w:top w:w="15" w:type="dxa"/>
              <w:left w:w="15" w:type="dxa"/>
              <w:right w:w="15" w:type="dxa"/>
            </w:tcMar>
            <w:vAlign w:val="bottom"/>
          </w:tcPr>
          <w:p w14:paraId="790689B5" w14:textId="2B28B1CA"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2023-2025</w:t>
            </w:r>
          </w:p>
        </w:tc>
        <w:tc>
          <w:tcPr>
            <w:tcW w:w="855" w:type="dxa"/>
            <w:tcMar>
              <w:top w:w="15" w:type="dxa"/>
              <w:left w:w="15" w:type="dxa"/>
              <w:right w:w="15" w:type="dxa"/>
            </w:tcMar>
            <w:vAlign w:val="center"/>
          </w:tcPr>
          <w:p w14:paraId="331541D9" w14:textId="40FE027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863</w:t>
            </w:r>
          </w:p>
        </w:tc>
        <w:tc>
          <w:tcPr>
            <w:tcW w:w="641" w:type="dxa"/>
            <w:tcMar>
              <w:top w:w="15" w:type="dxa"/>
              <w:left w:w="15" w:type="dxa"/>
              <w:right w:w="15" w:type="dxa"/>
            </w:tcMar>
            <w:vAlign w:val="center"/>
          </w:tcPr>
          <w:p w14:paraId="4DAB917A" w14:textId="579D573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90</w:t>
            </w:r>
          </w:p>
        </w:tc>
        <w:tc>
          <w:tcPr>
            <w:tcW w:w="2269" w:type="dxa"/>
            <w:tcMar>
              <w:top w:w="15" w:type="dxa"/>
              <w:left w:w="15" w:type="dxa"/>
              <w:right w:w="15" w:type="dxa"/>
            </w:tcMar>
            <w:vAlign w:val="center"/>
          </w:tcPr>
          <w:p w14:paraId="0D2F2BCD" w14:textId="4C56212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41</w:t>
            </w:r>
          </w:p>
        </w:tc>
        <w:tc>
          <w:tcPr>
            <w:tcW w:w="1647" w:type="dxa"/>
            <w:tcMar>
              <w:top w:w="15" w:type="dxa"/>
              <w:left w:w="15" w:type="dxa"/>
              <w:right w:w="15" w:type="dxa"/>
            </w:tcMar>
            <w:vAlign w:val="center"/>
          </w:tcPr>
          <w:p w14:paraId="55FD4A66" w14:textId="06588AE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10.4%</w:t>
            </w:r>
          </w:p>
        </w:tc>
        <w:tc>
          <w:tcPr>
            <w:tcW w:w="2942" w:type="dxa"/>
            <w:tcMar>
              <w:top w:w="15" w:type="dxa"/>
              <w:left w:w="15" w:type="dxa"/>
              <w:right w:w="15" w:type="dxa"/>
            </w:tcMar>
            <w:vAlign w:val="center"/>
          </w:tcPr>
          <w:p w14:paraId="5BD8E991" w14:textId="76D60194" w:rsidR="57C00E66" w:rsidRPr="00014FD9" w:rsidRDefault="00420D27" w:rsidP="00712226">
            <w:pPr>
              <w:jc w:val="center"/>
              <w:rPr>
                <w:rFonts w:ascii="Aptos" w:eastAsia="Calibri" w:hAnsi="Aptos"/>
                <w:color w:val="000000" w:themeColor="text1"/>
                <w:sz w:val="22"/>
                <w:szCs w:val="22"/>
              </w:rPr>
            </w:pPr>
            <w:r>
              <w:rPr>
                <w:rFonts w:ascii="Aptos" w:eastAsia="Calibri" w:hAnsi="Aptos"/>
                <w:color w:val="000000" w:themeColor="text1"/>
                <w:sz w:val="22"/>
                <w:szCs w:val="22"/>
              </w:rPr>
              <w:t>54</w:t>
            </w:r>
            <w:r w:rsidR="007A1150">
              <w:rPr>
                <w:rFonts w:ascii="Aptos" w:eastAsia="Calibri" w:hAnsi="Aptos"/>
                <w:color w:val="000000" w:themeColor="text1"/>
                <w:sz w:val="22"/>
                <w:szCs w:val="22"/>
              </w:rPr>
              <w:t>.4</w:t>
            </w:r>
            <w:r>
              <w:rPr>
                <w:rFonts w:ascii="Aptos" w:eastAsia="Calibri" w:hAnsi="Aptos"/>
                <w:color w:val="000000" w:themeColor="text1"/>
                <w:sz w:val="22"/>
                <w:szCs w:val="22"/>
              </w:rPr>
              <w:t>%</w:t>
            </w:r>
          </w:p>
        </w:tc>
      </w:tr>
    </w:tbl>
    <w:p w14:paraId="4F14D16B" w14:textId="4D9D53C0" w:rsidR="000A3020" w:rsidRPr="00014FD9" w:rsidRDefault="000A3020" w:rsidP="00534760">
      <w:pPr>
        <w:jc w:val="both"/>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The </w:t>
      </w:r>
      <w:proofErr w:type="gramStart"/>
      <w:r w:rsidRPr="00014FD9">
        <w:rPr>
          <w:rFonts w:ascii="Aptos" w:hAnsi="Aptos"/>
          <w:sz w:val="18"/>
          <w:szCs w:val="18"/>
        </w:rPr>
        <w:t>time period</w:t>
      </w:r>
      <w:proofErr w:type="gramEnd"/>
      <w:r w:rsidRPr="00014FD9">
        <w:rPr>
          <w:rFonts w:ascii="Aptos" w:hAnsi="Aptos"/>
          <w:sz w:val="18"/>
          <w:szCs w:val="18"/>
        </w:rPr>
        <w:t xml:space="preserve"> 2023–2025 is a partial cohort, with many projects still under implementation.</w:t>
      </w:r>
      <w:r w:rsidR="00EB4581" w:rsidRPr="00014FD9">
        <w:rPr>
          <w:rFonts w:ascii="Aptos" w:hAnsi="Aptos"/>
          <w:sz w:val="18"/>
          <w:szCs w:val="18"/>
        </w:rPr>
        <w:t xml:space="preserve"> The</w:t>
      </w:r>
      <w:r w:rsidR="00356DE6">
        <w:rPr>
          <w:rFonts w:ascii="Aptos" w:hAnsi="Aptos"/>
          <w:sz w:val="18"/>
          <w:szCs w:val="18"/>
        </w:rPr>
        <w:t xml:space="preserve"> </w:t>
      </w:r>
      <w:r w:rsidR="00F473D7">
        <w:rPr>
          <w:rFonts w:ascii="Aptos" w:hAnsi="Aptos"/>
          <w:sz w:val="18"/>
          <w:szCs w:val="18"/>
        </w:rPr>
        <w:t>figures</w:t>
      </w:r>
      <w:r w:rsidR="00EB4581" w:rsidRPr="00014FD9">
        <w:rPr>
          <w:rFonts w:ascii="Aptos" w:hAnsi="Aptos"/>
          <w:sz w:val="18"/>
          <w:szCs w:val="18"/>
        </w:rPr>
        <w:t xml:space="preserve"> indicate how projects are framed in evaluative narratives, but do not provide verified evidence of pilots transitioning to scale.</w:t>
      </w:r>
    </w:p>
    <w:p w14:paraId="1F27FAC5" w14:textId="77777777" w:rsidR="00C51852" w:rsidRPr="00014FD9" w:rsidRDefault="00C51852" w:rsidP="000A3020">
      <w:pPr>
        <w:ind w:left="360"/>
        <w:jc w:val="both"/>
        <w:rPr>
          <w:rFonts w:ascii="Aptos" w:hAnsi="Aptos"/>
          <w:sz w:val="18"/>
          <w:szCs w:val="18"/>
        </w:rPr>
      </w:pPr>
    </w:p>
    <w:p w14:paraId="32CB012E" w14:textId="594BC666" w:rsidR="009C6A6B" w:rsidRPr="00014FD9" w:rsidRDefault="009C6A6B" w:rsidP="009C6A6B">
      <w:pPr>
        <w:pStyle w:val="Heading2"/>
        <w:numPr>
          <w:ilvl w:val="0"/>
          <w:numId w:val="103"/>
        </w:numPr>
        <w:spacing w:after="0" w:afterAutospacing="0"/>
        <w:rPr>
          <w:rFonts w:ascii="Aptos" w:hAnsi="Aptos"/>
        </w:rPr>
      </w:pPr>
      <w:bookmarkStart w:id="60" w:name="_Toc217304314"/>
      <w:bookmarkStart w:id="61" w:name="_Toc217305650"/>
      <w:bookmarkStart w:id="62" w:name="_Toc215657585"/>
      <w:bookmarkStart w:id="63" w:name="_Toc217304315"/>
      <w:bookmarkStart w:id="64" w:name="_Toc217305651"/>
      <w:bookmarkStart w:id="65" w:name="_Toc222450687"/>
      <w:bookmarkEnd w:id="60"/>
      <w:bookmarkEnd w:id="61"/>
      <w:bookmarkEnd w:id="62"/>
      <w:bookmarkEnd w:id="63"/>
      <w:bookmarkEnd w:id="64"/>
      <w:r w:rsidRPr="00014FD9">
        <w:rPr>
          <w:rFonts w:ascii="Aptos" w:hAnsi="Aptos"/>
        </w:rPr>
        <w:t>Types of Innovations</w:t>
      </w:r>
      <w:bookmarkEnd w:id="65"/>
    </w:p>
    <w:p w14:paraId="6C4DAE7E" w14:textId="77777777" w:rsidR="000A3020" w:rsidRPr="00014FD9" w:rsidRDefault="000A3020" w:rsidP="000A3020">
      <w:pPr>
        <w:keepNext/>
        <w:jc w:val="both"/>
        <w:rPr>
          <w:rFonts w:ascii="Aptos" w:hAnsi="Aptos"/>
          <w:sz w:val="22"/>
          <w:szCs w:val="22"/>
        </w:rPr>
      </w:pPr>
      <w:bookmarkStart w:id="66" w:name="_Toc215657586"/>
      <w:bookmarkEnd w:id="66"/>
    </w:p>
    <w:p w14:paraId="474A3640" w14:textId="66D1E2E8" w:rsidR="00C14FB0" w:rsidRPr="00014FD9" w:rsidRDefault="007671EC" w:rsidP="000A3020">
      <w:pPr>
        <w:keepNext/>
        <w:jc w:val="both"/>
        <w:rPr>
          <w:rFonts w:ascii="Aptos" w:hAnsi="Aptos"/>
          <w:sz w:val="22"/>
          <w:szCs w:val="22"/>
        </w:rPr>
      </w:pPr>
      <w:r w:rsidRPr="00014FD9">
        <w:rPr>
          <w:rFonts w:ascii="Aptos" w:hAnsi="Aptos"/>
          <w:b/>
          <w:bCs/>
          <w:sz w:val="22"/>
          <w:szCs w:val="22"/>
        </w:rPr>
        <w:t xml:space="preserve">A </w:t>
      </w:r>
      <w:r w:rsidR="00C14FB0" w:rsidRPr="00014FD9">
        <w:rPr>
          <w:rFonts w:ascii="Aptos" w:hAnsi="Aptos"/>
          <w:b/>
          <w:bCs/>
          <w:sz w:val="22"/>
          <w:szCs w:val="22"/>
        </w:rPr>
        <w:t xml:space="preserve">taxonomy of innovation </w:t>
      </w:r>
      <w:r w:rsidRPr="00014FD9">
        <w:rPr>
          <w:rFonts w:ascii="Aptos" w:hAnsi="Aptos"/>
          <w:b/>
          <w:bCs/>
          <w:sz w:val="22"/>
          <w:szCs w:val="22"/>
        </w:rPr>
        <w:t>reveals</w:t>
      </w:r>
      <w:r w:rsidR="00C14FB0" w:rsidRPr="00014FD9">
        <w:rPr>
          <w:rFonts w:ascii="Aptos" w:hAnsi="Aptos"/>
          <w:b/>
          <w:bCs/>
          <w:sz w:val="22"/>
          <w:szCs w:val="22"/>
        </w:rPr>
        <w:t xml:space="preserve"> broader patterns in </w:t>
      </w:r>
      <w:r w:rsidR="00EB4581" w:rsidRPr="00014FD9">
        <w:rPr>
          <w:rFonts w:ascii="Aptos" w:hAnsi="Aptos"/>
          <w:b/>
          <w:bCs/>
          <w:sz w:val="22"/>
          <w:szCs w:val="22"/>
        </w:rPr>
        <w:t>projects</w:t>
      </w:r>
      <w:r w:rsidRPr="00014FD9">
        <w:rPr>
          <w:rFonts w:ascii="Aptos" w:hAnsi="Aptos"/>
          <w:b/>
          <w:bCs/>
          <w:sz w:val="22"/>
          <w:szCs w:val="22"/>
        </w:rPr>
        <w:t xml:space="preserve"> that</w:t>
      </w:r>
      <w:r w:rsidR="00C14FB0" w:rsidRPr="00014FD9">
        <w:rPr>
          <w:rFonts w:ascii="Aptos" w:hAnsi="Aptos"/>
          <w:b/>
          <w:bCs/>
          <w:sz w:val="22"/>
          <w:szCs w:val="22"/>
        </w:rPr>
        <w:t xml:space="preserve"> might otherwise appear as isolated experiments.</w:t>
      </w:r>
      <w:r w:rsidR="00C14FB0" w:rsidRPr="00014FD9">
        <w:rPr>
          <w:rFonts w:ascii="Aptos" w:hAnsi="Aptos"/>
          <w:sz w:val="22"/>
          <w:szCs w:val="22"/>
        </w:rPr>
        <w:t xml:space="preserve"> Over the past three decades, World Bank projects have introduced new delivery systems, technologies, financing tools, and collaborative models </w:t>
      </w:r>
      <w:r w:rsidRPr="00014FD9">
        <w:rPr>
          <w:rFonts w:ascii="Aptos" w:hAnsi="Aptos"/>
          <w:sz w:val="22"/>
          <w:szCs w:val="22"/>
        </w:rPr>
        <w:t xml:space="preserve">across </w:t>
      </w:r>
      <w:r w:rsidR="00C14FB0" w:rsidRPr="00014FD9">
        <w:rPr>
          <w:rFonts w:ascii="Aptos" w:hAnsi="Aptos"/>
          <w:sz w:val="22"/>
          <w:szCs w:val="22"/>
        </w:rPr>
        <w:t xml:space="preserve">diverse contexts, with varying degrees of success. By grouping these approaches into four broad families, </w:t>
      </w:r>
      <w:r w:rsidR="000A3020" w:rsidRPr="00014FD9">
        <w:rPr>
          <w:rFonts w:ascii="Aptos" w:hAnsi="Aptos"/>
          <w:sz w:val="22"/>
          <w:szCs w:val="22"/>
        </w:rPr>
        <w:t>table</w:t>
      </w:r>
      <w:r w:rsidRPr="00014FD9">
        <w:rPr>
          <w:rFonts w:ascii="Aptos" w:hAnsi="Aptos"/>
          <w:sz w:val="22"/>
          <w:szCs w:val="22"/>
        </w:rPr>
        <w:t xml:space="preserve"> </w:t>
      </w:r>
      <w:r w:rsidR="0017179F" w:rsidRPr="00014FD9">
        <w:rPr>
          <w:rFonts w:ascii="Aptos" w:hAnsi="Aptos"/>
          <w:sz w:val="22"/>
          <w:szCs w:val="22"/>
        </w:rPr>
        <w:t>3.</w:t>
      </w:r>
      <w:r w:rsidR="00C14FB0" w:rsidRPr="00014FD9">
        <w:rPr>
          <w:rFonts w:ascii="Aptos" w:hAnsi="Aptos"/>
          <w:sz w:val="22"/>
          <w:szCs w:val="22"/>
        </w:rPr>
        <w:t xml:space="preserve">4 highlights </w:t>
      </w:r>
      <w:r w:rsidRPr="00014FD9">
        <w:rPr>
          <w:rFonts w:ascii="Aptos" w:hAnsi="Aptos"/>
          <w:sz w:val="22"/>
          <w:szCs w:val="22"/>
        </w:rPr>
        <w:t>both</w:t>
      </w:r>
      <w:r w:rsidR="00C14FB0" w:rsidRPr="00014FD9">
        <w:rPr>
          <w:rFonts w:ascii="Aptos" w:hAnsi="Aptos"/>
          <w:sz w:val="22"/>
          <w:szCs w:val="22"/>
        </w:rPr>
        <w:t xml:space="preserve"> the range of innovations in the portfolio </w:t>
      </w:r>
      <w:r w:rsidRPr="00014FD9">
        <w:rPr>
          <w:rFonts w:ascii="Aptos" w:hAnsi="Aptos"/>
          <w:sz w:val="22"/>
          <w:szCs w:val="22"/>
        </w:rPr>
        <w:t>and</w:t>
      </w:r>
      <w:r w:rsidR="00C14FB0" w:rsidRPr="00014FD9">
        <w:rPr>
          <w:rFonts w:ascii="Aptos" w:hAnsi="Aptos"/>
          <w:sz w:val="22"/>
          <w:szCs w:val="22"/>
        </w:rPr>
        <w:t xml:space="preserve"> the conditions under which they have taken root. This lens </w:t>
      </w:r>
      <w:r w:rsidRPr="00014FD9">
        <w:rPr>
          <w:rFonts w:ascii="Aptos" w:hAnsi="Aptos"/>
          <w:sz w:val="22"/>
          <w:szCs w:val="22"/>
        </w:rPr>
        <w:t>enables comparison of</w:t>
      </w:r>
      <w:r w:rsidR="00C14FB0" w:rsidRPr="00014FD9">
        <w:rPr>
          <w:rFonts w:ascii="Aptos" w:hAnsi="Aptos"/>
          <w:sz w:val="22"/>
          <w:szCs w:val="22"/>
        </w:rPr>
        <w:t xml:space="preserve"> experiences across sectors and regions, </w:t>
      </w:r>
      <w:r w:rsidRPr="00014FD9">
        <w:rPr>
          <w:rFonts w:ascii="Aptos" w:hAnsi="Aptos"/>
          <w:sz w:val="22"/>
          <w:szCs w:val="22"/>
        </w:rPr>
        <w:t>highlighting interactions among</w:t>
      </w:r>
      <w:r w:rsidR="00C14FB0" w:rsidRPr="00014FD9">
        <w:rPr>
          <w:rFonts w:ascii="Aptos" w:hAnsi="Aptos"/>
          <w:sz w:val="22"/>
          <w:szCs w:val="22"/>
        </w:rPr>
        <w:t xml:space="preserve"> different types of innovation and trac</w:t>
      </w:r>
      <w:r w:rsidRPr="00014FD9">
        <w:rPr>
          <w:rFonts w:ascii="Aptos" w:hAnsi="Aptos"/>
          <w:sz w:val="22"/>
          <w:szCs w:val="22"/>
        </w:rPr>
        <w:t>ing</w:t>
      </w:r>
      <w:r w:rsidR="00C14FB0" w:rsidRPr="00014FD9">
        <w:rPr>
          <w:rFonts w:ascii="Aptos" w:hAnsi="Aptos"/>
          <w:sz w:val="22"/>
          <w:szCs w:val="22"/>
        </w:rPr>
        <w:t xml:space="preserve"> the </w:t>
      </w:r>
      <w:r w:rsidRPr="00014FD9">
        <w:rPr>
          <w:rFonts w:ascii="Aptos" w:hAnsi="Aptos"/>
          <w:sz w:val="22"/>
          <w:szCs w:val="22"/>
        </w:rPr>
        <w:t xml:space="preserve">World </w:t>
      </w:r>
      <w:r w:rsidR="00C14FB0" w:rsidRPr="00014FD9">
        <w:rPr>
          <w:rFonts w:ascii="Aptos" w:hAnsi="Aptos"/>
          <w:sz w:val="22"/>
          <w:szCs w:val="22"/>
        </w:rPr>
        <w:t>Bank’s evolving capacity to turn pilots into scalable solutions.</w:t>
      </w:r>
      <w:r w:rsidR="00CD7DBF" w:rsidRPr="00014FD9">
        <w:rPr>
          <w:rStyle w:val="FootnoteReference"/>
          <w:rFonts w:ascii="Aptos" w:hAnsi="Aptos"/>
          <w:sz w:val="22"/>
          <w:szCs w:val="22"/>
        </w:rPr>
        <w:footnoteReference w:id="11"/>
      </w:r>
    </w:p>
    <w:p w14:paraId="0B909CE3" w14:textId="77777777" w:rsidR="00252454" w:rsidRPr="00014FD9" w:rsidRDefault="00252454" w:rsidP="000A3020">
      <w:pPr>
        <w:keepNext/>
        <w:jc w:val="both"/>
        <w:rPr>
          <w:rFonts w:ascii="Aptos" w:hAnsi="Aptos"/>
          <w:sz w:val="22"/>
          <w:szCs w:val="22"/>
        </w:rPr>
      </w:pPr>
    </w:p>
    <w:p w14:paraId="298B4CA5" w14:textId="77777777" w:rsidR="000A3020" w:rsidRPr="00014FD9" w:rsidRDefault="000A3020" w:rsidP="244FAC12">
      <w:pPr>
        <w:keepNext/>
        <w:jc w:val="both"/>
        <w:rPr>
          <w:rFonts w:ascii="Aptos" w:hAnsi="Aptos"/>
          <w:sz w:val="22"/>
          <w:szCs w:val="22"/>
        </w:rPr>
      </w:pPr>
    </w:p>
    <w:p w14:paraId="6159611B" w14:textId="77777777" w:rsidR="00252454" w:rsidRDefault="00252454" w:rsidP="244FAC12">
      <w:pPr>
        <w:pStyle w:val="Title"/>
        <w:rPr>
          <w:rFonts w:ascii="Aptos" w:hAnsi="Aptos"/>
        </w:rPr>
      </w:pPr>
    </w:p>
    <w:p w14:paraId="56EECD7B" w14:textId="6003B275" w:rsidR="008131BC" w:rsidRPr="00014FD9" w:rsidRDefault="000A3020" w:rsidP="244FAC12">
      <w:pPr>
        <w:pStyle w:val="Title"/>
        <w:rPr>
          <w:rFonts w:ascii="Aptos" w:hAnsi="Aptos"/>
        </w:rPr>
      </w:pPr>
      <w:r w:rsidRPr="00014FD9">
        <w:rPr>
          <w:rFonts w:ascii="Aptos" w:hAnsi="Aptos"/>
        </w:rPr>
        <w:t xml:space="preserve">Table </w:t>
      </w:r>
      <w:r w:rsidR="0017179F" w:rsidRPr="00014FD9">
        <w:rPr>
          <w:rFonts w:ascii="Aptos" w:hAnsi="Aptos"/>
        </w:rPr>
        <w:t>3.</w:t>
      </w:r>
      <w:r w:rsidR="00BE6A5F" w:rsidRPr="00014FD9">
        <w:rPr>
          <w:rFonts w:ascii="Aptos" w:hAnsi="Aptos"/>
        </w:rPr>
        <w:t>4</w:t>
      </w:r>
      <w:r w:rsidR="008131BC" w:rsidRPr="00014FD9">
        <w:rPr>
          <w:rFonts w:ascii="Aptos" w:hAnsi="Aptos"/>
        </w:rPr>
        <w:t xml:space="preserve">. Taxonomy of Innovations in the </w:t>
      </w:r>
      <w:r w:rsidRPr="00014FD9">
        <w:rPr>
          <w:rFonts w:ascii="Aptos" w:hAnsi="Aptos"/>
        </w:rPr>
        <w:t xml:space="preserve">World Bank </w:t>
      </w:r>
      <w:r w:rsidR="008131BC" w:rsidRPr="00014FD9">
        <w:rPr>
          <w:rFonts w:ascii="Aptos" w:hAnsi="Aptos"/>
        </w:rPr>
        <w:t xml:space="preserve">Portfolio </w:t>
      </w:r>
    </w:p>
    <w:tbl>
      <w:tblPr>
        <w:tblStyle w:val="GridTable1Light"/>
        <w:tblW w:w="8916" w:type="dxa"/>
        <w:tblInd w:w="0" w:type="dxa"/>
        <w:tblLook w:val="04A0" w:firstRow="1" w:lastRow="0" w:firstColumn="1" w:lastColumn="0" w:noHBand="0" w:noVBand="1"/>
      </w:tblPr>
      <w:tblGrid>
        <w:gridCol w:w="2830"/>
        <w:gridCol w:w="3764"/>
        <w:gridCol w:w="2322"/>
      </w:tblGrid>
      <w:tr w:rsidR="008131BC" w:rsidRPr="00014FD9" w14:paraId="7C2CC92B" w14:textId="77777777" w:rsidTr="244FAC12">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224DDB60" w14:textId="77777777" w:rsidR="008131BC" w:rsidRPr="00014FD9" w:rsidRDefault="008131BC" w:rsidP="244FAC12">
            <w:pPr>
              <w:jc w:val="center"/>
              <w:rPr>
                <w:rFonts w:ascii="Aptos" w:hAnsi="Aptos"/>
                <w:b w:val="0"/>
                <w:bCs w:val="0"/>
                <w:sz w:val="20"/>
                <w:szCs w:val="20"/>
              </w:rPr>
            </w:pPr>
            <w:bookmarkStart w:id="67" w:name="OLE_LINK3"/>
            <w:r w:rsidRPr="00014FD9">
              <w:rPr>
                <w:rFonts w:ascii="Aptos" w:hAnsi="Aptos"/>
                <w:sz w:val="20"/>
                <w:szCs w:val="20"/>
              </w:rPr>
              <w:lastRenderedPageBreak/>
              <w:t>Innovation</w:t>
            </w:r>
            <w:r w:rsidRPr="00014FD9">
              <w:rPr>
                <w:rFonts w:ascii="Aptos" w:hAnsi="Aptos"/>
                <w:sz w:val="18"/>
                <w:szCs w:val="18"/>
              </w:rPr>
              <w:t xml:space="preserve"> </w:t>
            </w:r>
            <w:r w:rsidRPr="00014FD9">
              <w:rPr>
                <w:rFonts w:ascii="Aptos" w:hAnsi="Aptos"/>
                <w:sz w:val="20"/>
                <w:szCs w:val="20"/>
              </w:rPr>
              <w:t>Type</w:t>
            </w:r>
          </w:p>
        </w:tc>
        <w:tc>
          <w:tcPr>
            <w:tcW w:w="3764" w:type="dxa"/>
            <w:vAlign w:val="center"/>
            <w:hideMark/>
          </w:tcPr>
          <w:p w14:paraId="1FE5B6BD" w14:textId="0081D411" w:rsidR="008131BC" w:rsidRPr="00014FD9" w:rsidRDefault="008131BC" w:rsidP="244FAC12">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014FD9">
              <w:rPr>
                <w:rFonts w:ascii="Aptos" w:hAnsi="Aptos"/>
                <w:sz w:val="20"/>
                <w:szCs w:val="20"/>
              </w:rPr>
              <w:t>Examples</w:t>
            </w:r>
            <w:r w:rsidR="00EB4581" w:rsidRPr="00014FD9">
              <w:rPr>
                <w:rFonts w:ascii="Aptos" w:hAnsi="Aptos"/>
                <w:sz w:val="20"/>
                <w:szCs w:val="20"/>
              </w:rPr>
              <w:t xml:space="preserve"> and </w:t>
            </w:r>
            <w:r w:rsidRPr="00014FD9">
              <w:rPr>
                <w:rFonts w:ascii="Aptos" w:hAnsi="Aptos"/>
                <w:sz w:val="20"/>
                <w:szCs w:val="20"/>
              </w:rPr>
              <w:t>Features</w:t>
            </w:r>
          </w:p>
        </w:tc>
        <w:tc>
          <w:tcPr>
            <w:tcW w:w="2322" w:type="dxa"/>
            <w:vAlign w:val="center"/>
            <w:hideMark/>
          </w:tcPr>
          <w:p w14:paraId="4AA0215D" w14:textId="77777777" w:rsidR="008131BC" w:rsidRPr="00014FD9" w:rsidRDefault="008131BC" w:rsidP="244FAC12">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014FD9">
              <w:rPr>
                <w:rFonts w:ascii="Aptos" w:hAnsi="Aptos"/>
                <w:sz w:val="20"/>
                <w:szCs w:val="20"/>
              </w:rPr>
              <w:t>Contexts Where Successful</w:t>
            </w:r>
          </w:p>
        </w:tc>
      </w:tr>
      <w:tr w:rsidR="008131BC" w:rsidRPr="00014FD9" w14:paraId="0A2971DF" w14:textId="77777777" w:rsidTr="244FAC12">
        <w:trPr>
          <w:trHeight w:val="858"/>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5D2E7566" w14:textId="77777777" w:rsidR="008131BC" w:rsidRPr="00014FD9" w:rsidRDefault="008131BC" w:rsidP="244FAC12">
            <w:pPr>
              <w:jc w:val="center"/>
              <w:rPr>
                <w:rFonts w:ascii="Aptos" w:hAnsi="Aptos"/>
                <w:b w:val="0"/>
                <w:bCs w:val="0"/>
                <w:sz w:val="20"/>
                <w:szCs w:val="20"/>
              </w:rPr>
            </w:pPr>
            <w:r w:rsidRPr="00014FD9">
              <w:rPr>
                <w:rFonts w:ascii="Aptos" w:hAnsi="Aptos"/>
                <w:sz w:val="20"/>
                <w:szCs w:val="20"/>
              </w:rPr>
              <w:t>Operational/Institutional</w:t>
            </w:r>
          </w:p>
        </w:tc>
        <w:tc>
          <w:tcPr>
            <w:tcW w:w="3764" w:type="dxa"/>
            <w:vAlign w:val="center"/>
            <w:hideMark/>
          </w:tcPr>
          <w:p w14:paraId="5A5AB0C8" w14:textId="77777777" w:rsidR="008131BC" w:rsidRPr="00014FD9" w:rsidRDefault="008131BC"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New delivery systems, transparency and accountability mechanisms (e.g., e-governance and e-procurement)</w:t>
            </w:r>
          </w:p>
        </w:tc>
        <w:tc>
          <w:tcPr>
            <w:tcW w:w="2322" w:type="dxa"/>
            <w:vAlign w:val="center"/>
            <w:hideMark/>
          </w:tcPr>
          <w:p w14:paraId="643CC39E" w14:textId="221DB20C" w:rsidR="008131BC" w:rsidRPr="00014FD9" w:rsidRDefault="008131BC"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All sectors, especially complex</w:t>
            </w:r>
            <w:r w:rsidR="00EB4581" w:rsidRPr="00014FD9">
              <w:rPr>
                <w:rFonts w:ascii="Aptos" w:hAnsi="Aptos"/>
                <w:sz w:val="20"/>
                <w:szCs w:val="20"/>
              </w:rPr>
              <w:t xml:space="preserve"> or </w:t>
            </w:r>
            <w:r w:rsidRPr="00014FD9">
              <w:rPr>
                <w:rFonts w:ascii="Aptos" w:hAnsi="Aptos"/>
                <w:sz w:val="20"/>
                <w:szCs w:val="20"/>
              </w:rPr>
              <w:t>fragile</w:t>
            </w:r>
            <w:r w:rsidR="00EB4581" w:rsidRPr="00014FD9">
              <w:rPr>
                <w:rFonts w:ascii="Aptos" w:hAnsi="Aptos"/>
                <w:sz w:val="20"/>
                <w:szCs w:val="20"/>
              </w:rPr>
              <w:t xml:space="preserve"> environments</w:t>
            </w:r>
          </w:p>
        </w:tc>
      </w:tr>
      <w:tr w:rsidR="008131BC" w:rsidRPr="00014FD9" w14:paraId="77C4140B" w14:textId="77777777" w:rsidTr="244FAC12">
        <w:trPr>
          <w:trHeight w:val="611"/>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730239F2" w14:textId="77777777" w:rsidR="008131BC" w:rsidRPr="00014FD9" w:rsidRDefault="008131BC" w:rsidP="000A3020">
            <w:pPr>
              <w:jc w:val="center"/>
              <w:rPr>
                <w:rFonts w:ascii="Aptos" w:hAnsi="Aptos"/>
                <w:b w:val="0"/>
                <w:bCs w:val="0"/>
                <w:sz w:val="20"/>
                <w:szCs w:val="20"/>
              </w:rPr>
            </w:pPr>
            <w:r w:rsidRPr="00014FD9">
              <w:rPr>
                <w:rFonts w:ascii="Aptos" w:hAnsi="Aptos"/>
                <w:sz w:val="20"/>
                <w:szCs w:val="20"/>
              </w:rPr>
              <w:t>Technological</w:t>
            </w:r>
          </w:p>
        </w:tc>
        <w:tc>
          <w:tcPr>
            <w:tcW w:w="3764" w:type="dxa"/>
            <w:vAlign w:val="center"/>
            <w:hideMark/>
          </w:tcPr>
          <w:p w14:paraId="3775F31F" w14:textId="0F85BAF8" w:rsidR="008131BC" w:rsidRPr="00014FD9" w:rsidRDefault="008131BC"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Digital services (e.g</w:t>
            </w:r>
            <w:r w:rsidR="00EB4581" w:rsidRPr="00014FD9">
              <w:rPr>
                <w:rFonts w:ascii="Aptos" w:hAnsi="Aptos"/>
                <w:sz w:val="20"/>
                <w:szCs w:val="20"/>
              </w:rPr>
              <w:t>.,</w:t>
            </w:r>
            <w:r w:rsidRPr="00014FD9">
              <w:rPr>
                <w:rFonts w:ascii="Aptos" w:hAnsi="Aptos"/>
                <w:sz w:val="20"/>
                <w:szCs w:val="20"/>
              </w:rPr>
              <w:t xml:space="preserve"> telemedicine)</w:t>
            </w:r>
          </w:p>
        </w:tc>
        <w:tc>
          <w:tcPr>
            <w:tcW w:w="2322" w:type="dxa"/>
            <w:vAlign w:val="center"/>
            <w:hideMark/>
          </w:tcPr>
          <w:p w14:paraId="42FCCFFE" w14:textId="68E56844" w:rsidR="008131BC" w:rsidRPr="00014FD9" w:rsidRDefault="00EB4581"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M</w:t>
            </w:r>
            <w:r w:rsidR="008131BC" w:rsidRPr="00014FD9">
              <w:rPr>
                <w:rFonts w:ascii="Aptos" w:hAnsi="Aptos"/>
                <w:sz w:val="20"/>
                <w:szCs w:val="20"/>
              </w:rPr>
              <w:t>iddle-income</w:t>
            </w:r>
            <w:r w:rsidRPr="00014FD9">
              <w:rPr>
                <w:rFonts w:ascii="Aptos" w:hAnsi="Aptos"/>
                <w:sz w:val="20"/>
                <w:szCs w:val="20"/>
              </w:rPr>
              <w:t xml:space="preserve"> geographies;</w:t>
            </w:r>
            <w:r w:rsidR="008131BC" w:rsidRPr="00014FD9">
              <w:rPr>
                <w:rFonts w:ascii="Aptos" w:hAnsi="Aptos"/>
                <w:sz w:val="20"/>
                <w:szCs w:val="20"/>
              </w:rPr>
              <w:t xml:space="preserve"> urban, governance, </w:t>
            </w:r>
            <w:r w:rsidRPr="00014FD9">
              <w:rPr>
                <w:rFonts w:ascii="Aptos" w:hAnsi="Aptos"/>
                <w:sz w:val="20"/>
                <w:szCs w:val="20"/>
              </w:rPr>
              <w:t xml:space="preserve">and </w:t>
            </w:r>
            <w:r w:rsidR="008131BC" w:rsidRPr="00014FD9">
              <w:rPr>
                <w:rFonts w:ascii="Aptos" w:hAnsi="Aptos"/>
                <w:sz w:val="20"/>
                <w:szCs w:val="20"/>
              </w:rPr>
              <w:t>health</w:t>
            </w:r>
            <w:r w:rsidRPr="00014FD9">
              <w:rPr>
                <w:rFonts w:ascii="Aptos" w:hAnsi="Aptos"/>
                <w:sz w:val="20"/>
                <w:szCs w:val="20"/>
              </w:rPr>
              <w:t xml:space="preserve"> sectors</w:t>
            </w:r>
          </w:p>
        </w:tc>
      </w:tr>
      <w:tr w:rsidR="008131BC" w:rsidRPr="00014FD9" w14:paraId="05875C9F" w14:textId="77777777" w:rsidTr="244FAC12">
        <w:trPr>
          <w:trHeight w:val="637"/>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3841E2DB" w14:textId="77777777" w:rsidR="008131BC" w:rsidRPr="00014FD9" w:rsidRDefault="008131BC" w:rsidP="244FAC12">
            <w:pPr>
              <w:jc w:val="center"/>
              <w:rPr>
                <w:rFonts w:ascii="Aptos" w:hAnsi="Aptos"/>
                <w:b w:val="0"/>
                <w:bCs w:val="0"/>
                <w:sz w:val="20"/>
                <w:szCs w:val="20"/>
              </w:rPr>
            </w:pPr>
            <w:r w:rsidRPr="00014FD9">
              <w:rPr>
                <w:rFonts w:ascii="Aptos" w:hAnsi="Aptos"/>
                <w:sz w:val="20"/>
                <w:szCs w:val="20"/>
              </w:rPr>
              <w:t>Collaborative</w:t>
            </w:r>
          </w:p>
        </w:tc>
        <w:tc>
          <w:tcPr>
            <w:tcW w:w="3764" w:type="dxa"/>
            <w:vAlign w:val="center"/>
            <w:hideMark/>
          </w:tcPr>
          <w:p w14:paraId="52A8C4F2" w14:textId="14B53BDC" w:rsidR="008131BC" w:rsidRPr="00014FD9" w:rsidRDefault="008131BC"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 xml:space="preserve">Multi-stakeholder coalitions, </w:t>
            </w:r>
            <w:r w:rsidR="00EB4581" w:rsidRPr="00014FD9">
              <w:rPr>
                <w:rFonts w:ascii="Aptos" w:hAnsi="Aptos"/>
                <w:sz w:val="20"/>
                <w:szCs w:val="20"/>
              </w:rPr>
              <w:t>CDD</w:t>
            </w:r>
            <w:r w:rsidRPr="00014FD9">
              <w:rPr>
                <w:rFonts w:ascii="Aptos" w:hAnsi="Aptos"/>
                <w:sz w:val="20"/>
                <w:szCs w:val="20"/>
              </w:rPr>
              <w:t>, self-help groups</w:t>
            </w:r>
          </w:p>
        </w:tc>
        <w:tc>
          <w:tcPr>
            <w:tcW w:w="2322" w:type="dxa"/>
            <w:vAlign w:val="center"/>
            <w:hideMark/>
          </w:tcPr>
          <w:p w14:paraId="2F986C81" w14:textId="7193B4C3" w:rsidR="008131BC" w:rsidRPr="00014FD9" w:rsidRDefault="008131BC"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Fragile</w:t>
            </w:r>
            <w:r w:rsidR="00EB4581" w:rsidRPr="00014FD9">
              <w:rPr>
                <w:rFonts w:ascii="Aptos" w:hAnsi="Aptos"/>
                <w:sz w:val="20"/>
                <w:szCs w:val="20"/>
              </w:rPr>
              <w:t>,</w:t>
            </w:r>
            <w:r w:rsidRPr="00014FD9">
              <w:rPr>
                <w:rFonts w:ascii="Aptos" w:hAnsi="Aptos"/>
                <w:sz w:val="20"/>
                <w:szCs w:val="20"/>
              </w:rPr>
              <w:t xml:space="preserve"> rural</w:t>
            </w:r>
            <w:r w:rsidR="00EB4581" w:rsidRPr="00014FD9">
              <w:rPr>
                <w:rFonts w:ascii="Aptos" w:hAnsi="Aptos"/>
                <w:sz w:val="20"/>
                <w:szCs w:val="20"/>
              </w:rPr>
              <w:t>,</w:t>
            </w:r>
            <w:r w:rsidRPr="00014FD9">
              <w:rPr>
                <w:rFonts w:ascii="Aptos" w:hAnsi="Aptos"/>
                <w:sz w:val="20"/>
                <w:szCs w:val="20"/>
              </w:rPr>
              <w:t xml:space="preserve"> </w:t>
            </w:r>
            <w:r w:rsidR="725AAA71" w:rsidRPr="00014FD9">
              <w:rPr>
                <w:rFonts w:ascii="Aptos" w:hAnsi="Aptos"/>
                <w:sz w:val="20"/>
                <w:szCs w:val="20"/>
              </w:rPr>
              <w:t xml:space="preserve">and </w:t>
            </w:r>
            <w:r w:rsidRPr="00014FD9">
              <w:rPr>
                <w:rFonts w:ascii="Aptos" w:hAnsi="Aptos"/>
                <w:sz w:val="20"/>
                <w:szCs w:val="20"/>
              </w:rPr>
              <w:t>natural resource projects</w:t>
            </w:r>
          </w:p>
        </w:tc>
      </w:tr>
      <w:tr w:rsidR="008131BC" w:rsidRPr="00014FD9" w14:paraId="5232AE47" w14:textId="77777777" w:rsidTr="244FAC12">
        <w:trPr>
          <w:trHeight w:val="938"/>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14:paraId="34F8E560" w14:textId="77777777" w:rsidR="008131BC" w:rsidRPr="00014FD9" w:rsidRDefault="008131BC" w:rsidP="244FAC12">
            <w:pPr>
              <w:jc w:val="center"/>
              <w:rPr>
                <w:rFonts w:ascii="Aptos" w:hAnsi="Aptos"/>
                <w:b w:val="0"/>
                <w:bCs w:val="0"/>
                <w:sz w:val="20"/>
                <w:szCs w:val="20"/>
              </w:rPr>
            </w:pPr>
            <w:r w:rsidRPr="00014FD9">
              <w:rPr>
                <w:rFonts w:ascii="Aptos" w:hAnsi="Aptos"/>
                <w:sz w:val="20"/>
                <w:szCs w:val="20"/>
              </w:rPr>
              <w:t>Financial</w:t>
            </w:r>
          </w:p>
        </w:tc>
        <w:tc>
          <w:tcPr>
            <w:tcW w:w="3764" w:type="dxa"/>
            <w:vAlign w:val="center"/>
            <w:hideMark/>
          </w:tcPr>
          <w:p w14:paraId="4B8474C2" w14:textId="77777777" w:rsidR="008131BC" w:rsidRPr="00014FD9" w:rsidRDefault="008131BC"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Fintech, psychometric testing, output-based financing, community funds</w:t>
            </w:r>
          </w:p>
        </w:tc>
        <w:tc>
          <w:tcPr>
            <w:tcW w:w="2322" w:type="dxa"/>
            <w:vAlign w:val="center"/>
            <w:hideMark/>
          </w:tcPr>
          <w:p w14:paraId="33800AFF" w14:textId="48FE6AD5" w:rsidR="008131BC" w:rsidRPr="00014FD9" w:rsidRDefault="008131BC" w:rsidP="244FAC12">
            <w:pPr>
              <w:jc w:val="cente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014FD9">
              <w:rPr>
                <w:rFonts w:ascii="Aptos" w:hAnsi="Aptos"/>
                <w:sz w:val="20"/>
                <w:szCs w:val="20"/>
              </w:rPr>
              <w:t>Infrastructure</w:t>
            </w:r>
            <w:r w:rsidR="00EB4581" w:rsidRPr="00014FD9">
              <w:rPr>
                <w:rFonts w:ascii="Aptos" w:hAnsi="Aptos"/>
                <w:sz w:val="20"/>
                <w:szCs w:val="20"/>
              </w:rPr>
              <w:t>,</w:t>
            </w:r>
            <w:r w:rsidRPr="00014FD9">
              <w:rPr>
                <w:rFonts w:ascii="Aptos" w:hAnsi="Aptos"/>
                <w:sz w:val="20"/>
                <w:szCs w:val="20"/>
              </w:rPr>
              <w:t xml:space="preserve"> financial inclusion</w:t>
            </w:r>
            <w:r w:rsidR="00EB4581" w:rsidRPr="00014FD9">
              <w:rPr>
                <w:rFonts w:ascii="Aptos" w:hAnsi="Aptos"/>
                <w:sz w:val="20"/>
                <w:szCs w:val="20"/>
              </w:rPr>
              <w:t>,</w:t>
            </w:r>
            <w:r w:rsidRPr="00014FD9">
              <w:rPr>
                <w:rFonts w:ascii="Aptos" w:hAnsi="Aptos"/>
                <w:sz w:val="20"/>
                <w:szCs w:val="20"/>
              </w:rPr>
              <w:t xml:space="preserve"> service delivery</w:t>
            </w:r>
            <w:r w:rsidR="00EB4581" w:rsidRPr="00014FD9">
              <w:rPr>
                <w:rFonts w:ascii="Aptos" w:hAnsi="Aptos"/>
                <w:sz w:val="20"/>
                <w:szCs w:val="20"/>
              </w:rPr>
              <w:t>,</w:t>
            </w:r>
            <w:r w:rsidRPr="00014FD9">
              <w:rPr>
                <w:rFonts w:ascii="Aptos" w:hAnsi="Aptos"/>
                <w:sz w:val="20"/>
                <w:szCs w:val="20"/>
              </w:rPr>
              <w:t xml:space="preserve"> urban or rural</w:t>
            </w:r>
          </w:p>
        </w:tc>
      </w:tr>
      <w:bookmarkEnd w:id="67"/>
    </w:tbl>
    <w:p w14:paraId="0B8B3249" w14:textId="77777777" w:rsidR="008131BC" w:rsidRPr="00014FD9" w:rsidRDefault="008131BC" w:rsidP="000A3020">
      <w:pPr>
        <w:rPr>
          <w:rFonts w:ascii="Aptos" w:hAnsi="Aptos"/>
        </w:rPr>
      </w:pPr>
    </w:p>
    <w:p w14:paraId="0D2661F6" w14:textId="21459151" w:rsidR="00E50C72" w:rsidRPr="00014FD9" w:rsidRDefault="003830E7" w:rsidP="6BB5A78A">
      <w:pPr>
        <w:pStyle w:val="NormalWeb"/>
        <w:spacing w:before="0" w:beforeAutospacing="0" w:after="0" w:afterAutospacing="0"/>
        <w:jc w:val="both"/>
        <w:rPr>
          <w:rStyle w:val="Strong"/>
          <w:rFonts w:ascii="Aptos" w:eastAsiaTheme="majorEastAsia" w:hAnsi="Aptos"/>
          <w:b w:val="0"/>
          <w:bCs w:val="0"/>
          <w:sz w:val="22"/>
          <w:szCs w:val="22"/>
        </w:rPr>
      </w:pPr>
      <w:r w:rsidRPr="00014FD9">
        <w:rPr>
          <w:rStyle w:val="Strong"/>
          <w:rFonts w:ascii="Aptos" w:eastAsiaTheme="majorEastAsia" w:hAnsi="Aptos"/>
          <w:sz w:val="22"/>
          <w:szCs w:val="22"/>
        </w:rPr>
        <w:t xml:space="preserve">Operational </w:t>
      </w:r>
      <w:r w:rsidR="007671EC" w:rsidRPr="00014FD9">
        <w:rPr>
          <w:rStyle w:val="Strong"/>
          <w:rFonts w:ascii="Aptos" w:eastAsiaTheme="majorEastAsia" w:hAnsi="Aptos"/>
          <w:sz w:val="22"/>
          <w:szCs w:val="22"/>
        </w:rPr>
        <w:t>and i</w:t>
      </w:r>
      <w:r w:rsidRPr="00014FD9">
        <w:rPr>
          <w:rStyle w:val="Strong"/>
          <w:rFonts w:ascii="Aptos" w:eastAsiaTheme="majorEastAsia" w:hAnsi="Aptos"/>
          <w:sz w:val="22"/>
          <w:szCs w:val="22"/>
        </w:rPr>
        <w:t>nstitutional innovations</w:t>
      </w:r>
      <w:r w:rsidRPr="00014FD9">
        <w:rPr>
          <w:rStyle w:val="Strong"/>
          <w:rFonts w:ascii="Aptos" w:eastAsiaTheme="majorEastAsia" w:hAnsi="Aptos"/>
          <w:b w:val="0"/>
          <w:bCs w:val="0"/>
          <w:sz w:val="22"/>
          <w:szCs w:val="22"/>
        </w:rPr>
        <w:t xml:space="preserve"> </w:t>
      </w:r>
      <w:r w:rsidRPr="00014FD9">
        <w:rPr>
          <w:rStyle w:val="Strong"/>
          <w:rFonts w:ascii="Aptos" w:eastAsiaTheme="majorEastAsia" w:hAnsi="Aptos"/>
          <w:sz w:val="22"/>
          <w:szCs w:val="22"/>
        </w:rPr>
        <w:t>focus on re-engineering delivery arrangements</w:t>
      </w:r>
      <w:r w:rsidR="005F0101" w:rsidRPr="00014FD9">
        <w:rPr>
          <w:rStyle w:val="Strong"/>
          <w:rFonts w:ascii="Aptos" w:eastAsiaTheme="majorEastAsia" w:hAnsi="Aptos"/>
          <w:sz w:val="22"/>
          <w:szCs w:val="22"/>
        </w:rPr>
        <w:t xml:space="preserve"> to improve </w:t>
      </w:r>
      <w:r w:rsidR="007671EC" w:rsidRPr="00014FD9">
        <w:rPr>
          <w:rStyle w:val="Strong"/>
          <w:rFonts w:ascii="Aptos" w:eastAsiaTheme="majorEastAsia" w:hAnsi="Aptos"/>
          <w:sz w:val="22"/>
          <w:szCs w:val="22"/>
        </w:rPr>
        <w:t xml:space="preserve">the </w:t>
      </w:r>
      <w:r w:rsidR="005F0101" w:rsidRPr="00014FD9">
        <w:rPr>
          <w:rStyle w:val="Strong"/>
          <w:rFonts w:ascii="Aptos" w:eastAsiaTheme="majorEastAsia" w:hAnsi="Aptos"/>
          <w:sz w:val="22"/>
          <w:szCs w:val="22"/>
        </w:rPr>
        <w:t>quality</w:t>
      </w:r>
      <w:r w:rsidR="0032460E" w:rsidRPr="00014FD9">
        <w:rPr>
          <w:rStyle w:val="Strong"/>
          <w:rFonts w:ascii="Aptos" w:eastAsiaTheme="majorEastAsia" w:hAnsi="Aptos"/>
          <w:sz w:val="22"/>
          <w:szCs w:val="22"/>
        </w:rPr>
        <w:t>, effectiveness</w:t>
      </w:r>
      <w:r w:rsidR="007671EC" w:rsidRPr="00014FD9">
        <w:rPr>
          <w:rStyle w:val="Strong"/>
          <w:rFonts w:ascii="Aptos" w:eastAsiaTheme="majorEastAsia" w:hAnsi="Aptos"/>
          <w:sz w:val="22"/>
          <w:szCs w:val="22"/>
        </w:rPr>
        <w:t>,</w:t>
      </w:r>
      <w:r w:rsidR="0032460E" w:rsidRPr="00014FD9">
        <w:rPr>
          <w:rStyle w:val="Strong"/>
          <w:rFonts w:ascii="Aptos" w:eastAsiaTheme="majorEastAsia" w:hAnsi="Aptos"/>
          <w:sz w:val="22"/>
          <w:szCs w:val="22"/>
        </w:rPr>
        <w:t xml:space="preserve"> and/or efficiency</w:t>
      </w:r>
      <w:r w:rsidR="005F0101" w:rsidRPr="00014FD9">
        <w:rPr>
          <w:rStyle w:val="Strong"/>
          <w:rFonts w:ascii="Aptos" w:eastAsiaTheme="majorEastAsia" w:hAnsi="Aptos"/>
          <w:sz w:val="22"/>
          <w:szCs w:val="22"/>
        </w:rPr>
        <w:t xml:space="preserve"> of development solutions</w:t>
      </w:r>
      <w:r w:rsidRPr="00014FD9">
        <w:rPr>
          <w:rStyle w:val="Strong"/>
          <w:rFonts w:ascii="Aptos" w:eastAsiaTheme="majorEastAsia" w:hAnsi="Aptos"/>
          <w:sz w:val="22"/>
          <w:szCs w:val="22"/>
        </w:rPr>
        <w:t>.</w:t>
      </w:r>
      <w:r w:rsidR="000B0EC8" w:rsidRPr="00014FD9">
        <w:rPr>
          <w:rStyle w:val="Strong"/>
          <w:rFonts w:ascii="Aptos" w:eastAsiaTheme="majorEastAsia" w:hAnsi="Aptos"/>
          <w:b w:val="0"/>
          <w:bCs w:val="0"/>
          <w:sz w:val="22"/>
          <w:szCs w:val="22"/>
        </w:rPr>
        <w:t xml:space="preserve"> </w:t>
      </w:r>
      <w:r w:rsidR="007671EC" w:rsidRPr="00014FD9">
        <w:rPr>
          <w:rStyle w:val="Strong"/>
          <w:rFonts w:ascii="Aptos" w:eastAsiaTheme="majorEastAsia" w:hAnsi="Aptos"/>
          <w:b w:val="0"/>
          <w:bCs w:val="0"/>
          <w:sz w:val="22"/>
          <w:szCs w:val="22"/>
        </w:rPr>
        <w:t>Within</w:t>
      </w:r>
      <w:r w:rsidR="000B0EC8" w:rsidRPr="00014FD9">
        <w:rPr>
          <w:rStyle w:val="Strong"/>
          <w:rFonts w:ascii="Aptos" w:eastAsiaTheme="majorEastAsia" w:hAnsi="Aptos"/>
          <w:b w:val="0"/>
          <w:bCs w:val="0"/>
          <w:sz w:val="22"/>
          <w:szCs w:val="22"/>
        </w:rPr>
        <w:t xml:space="preserve"> </w:t>
      </w:r>
      <w:r w:rsidR="007671EC" w:rsidRPr="00014FD9">
        <w:rPr>
          <w:rStyle w:val="Strong"/>
          <w:rFonts w:ascii="Aptos" w:eastAsiaTheme="majorEastAsia" w:hAnsi="Aptos"/>
          <w:b w:val="0"/>
          <w:bCs w:val="0"/>
          <w:sz w:val="22"/>
          <w:szCs w:val="22"/>
        </w:rPr>
        <w:t xml:space="preserve">the World Bank’s </w:t>
      </w:r>
      <w:r w:rsidR="000B0EC8" w:rsidRPr="00014FD9">
        <w:rPr>
          <w:rStyle w:val="Strong"/>
          <w:rFonts w:ascii="Aptos" w:eastAsiaTheme="majorEastAsia" w:hAnsi="Aptos"/>
          <w:b w:val="0"/>
          <w:bCs w:val="0"/>
          <w:sz w:val="22"/>
          <w:szCs w:val="22"/>
        </w:rPr>
        <w:t xml:space="preserve">lending </w:t>
      </w:r>
      <w:r w:rsidR="00F44861" w:rsidRPr="00014FD9">
        <w:rPr>
          <w:rStyle w:val="Strong"/>
          <w:rFonts w:ascii="Aptos" w:eastAsiaTheme="majorEastAsia" w:hAnsi="Aptos"/>
          <w:b w:val="0"/>
          <w:bCs w:val="0"/>
          <w:sz w:val="22"/>
          <w:szCs w:val="22"/>
        </w:rPr>
        <w:t>portfolio,</w:t>
      </w:r>
      <w:r w:rsidR="0019191C" w:rsidRPr="00014FD9">
        <w:rPr>
          <w:rStyle w:val="Strong"/>
          <w:rFonts w:ascii="Aptos" w:eastAsiaTheme="majorEastAsia" w:hAnsi="Aptos"/>
          <w:b w:val="0"/>
          <w:bCs w:val="0"/>
          <w:sz w:val="22"/>
          <w:szCs w:val="22"/>
        </w:rPr>
        <w:t xml:space="preserve"> </w:t>
      </w:r>
      <w:r w:rsidR="007671EC" w:rsidRPr="00014FD9">
        <w:rPr>
          <w:rStyle w:val="Strong"/>
          <w:rFonts w:ascii="Aptos" w:eastAsiaTheme="majorEastAsia" w:hAnsi="Aptos"/>
          <w:b w:val="0"/>
          <w:bCs w:val="0"/>
          <w:sz w:val="22"/>
          <w:szCs w:val="22"/>
        </w:rPr>
        <w:t xml:space="preserve">these innovations involve </w:t>
      </w:r>
      <w:r w:rsidR="002464FB" w:rsidRPr="00014FD9">
        <w:rPr>
          <w:rStyle w:val="Strong"/>
          <w:rFonts w:ascii="Aptos" w:eastAsiaTheme="majorEastAsia" w:hAnsi="Aptos"/>
          <w:b w:val="0"/>
          <w:bCs w:val="0"/>
          <w:sz w:val="22"/>
          <w:szCs w:val="22"/>
        </w:rPr>
        <w:t xml:space="preserve">new ways of </w:t>
      </w:r>
      <w:r w:rsidR="00786415" w:rsidRPr="00014FD9">
        <w:rPr>
          <w:rStyle w:val="Strong"/>
          <w:rFonts w:ascii="Aptos" w:eastAsiaTheme="majorEastAsia" w:hAnsi="Aptos"/>
          <w:b w:val="0"/>
          <w:bCs w:val="0"/>
          <w:sz w:val="22"/>
          <w:szCs w:val="22"/>
        </w:rPr>
        <w:t>designing or implementing projects</w:t>
      </w:r>
      <w:r w:rsidR="002464FB" w:rsidRPr="00014FD9">
        <w:rPr>
          <w:rStyle w:val="Strong"/>
          <w:rFonts w:ascii="Aptos" w:eastAsiaTheme="majorEastAsia" w:hAnsi="Aptos"/>
          <w:b w:val="0"/>
          <w:bCs w:val="0"/>
          <w:sz w:val="22"/>
          <w:szCs w:val="22"/>
        </w:rPr>
        <w:t xml:space="preserve"> that go beyond incremental improvements</w:t>
      </w:r>
      <w:r w:rsidR="00234734" w:rsidRPr="00014FD9">
        <w:rPr>
          <w:rStyle w:val="Strong"/>
          <w:rFonts w:ascii="Aptos" w:eastAsiaTheme="majorEastAsia" w:hAnsi="Aptos"/>
          <w:b w:val="0"/>
          <w:bCs w:val="0"/>
          <w:sz w:val="22"/>
          <w:szCs w:val="22"/>
        </w:rPr>
        <w:t xml:space="preserve">. </w:t>
      </w:r>
      <w:r w:rsidR="007671EC" w:rsidRPr="00014FD9">
        <w:rPr>
          <w:rStyle w:val="Strong"/>
          <w:rFonts w:ascii="Aptos" w:eastAsiaTheme="majorEastAsia" w:hAnsi="Aptos"/>
          <w:b w:val="0"/>
          <w:bCs w:val="0"/>
          <w:sz w:val="22"/>
          <w:szCs w:val="22"/>
        </w:rPr>
        <w:t>S</w:t>
      </w:r>
      <w:r w:rsidR="00A55CA6" w:rsidRPr="00014FD9">
        <w:rPr>
          <w:rStyle w:val="Strong"/>
          <w:rFonts w:ascii="Aptos" w:eastAsiaTheme="majorEastAsia" w:hAnsi="Aptos"/>
          <w:b w:val="0"/>
          <w:bCs w:val="0"/>
          <w:sz w:val="22"/>
          <w:szCs w:val="22"/>
        </w:rPr>
        <w:t>caled operational</w:t>
      </w:r>
      <w:r w:rsidR="007671EC" w:rsidRPr="00014FD9">
        <w:rPr>
          <w:rStyle w:val="Strong"/>
          <w:rFonts w:ascii="Aptos" w:eastAsiaTheme="majorEastAsia" w:hAnsi="Aptos"/>
          <w:b w:val="0"/>
          <w:bCs w:val="0"/>
          <w:sz w:val="22"/>
          <w:szCs w:val="22"/>
        </w:rPr>
        <w:t xml:space="preserve"> innovations</w:t>
      </w:r>
      <w:r w:rsidR="00A55CA6" w:rsidRPr="00014FD9">
        <w:rPr>
          <w:rStyle w:val="Strong"/>
          <w:rFonts w:ascii="Aptos" w:eastAsiaTheme="majorEastAsia" w:hAnsi="Aptos"/>
          <w:b w:val="0"/>
          <w:bCs w:val="0"/>
          <w:sz w:val="22"/>
          <w:szCs w:val="22"/>
        </w:rPr>
        <w:t xml:space="preserve"> </w:t>
      </w:r>
      <w:r w:rsidR="000B5B52" w:rsidRPr="00014FD9">
        <w:rPr>
          <w:rStyle w:val="Strong"/>
          <w:rFonts w:ascii="Aptos" w:eastAsiaTheme="majorEastAsia" w:hAnsi="Aptos"/>
          <w:b w:val="0"/>
          <w:bCs w:val="0"/>
          <w:sz w:val="22"/>
          <w:szCs w:val="22"/>
        </w:rPr>
        <w:t xml:space="preserve">(e.g. e-procurement) </w:t>
      </w:r>
      <w:r w:rsidR="00A55CA6" w:rsidRPr="00014FD9">
        <w:rPr>
          <w:rStyle w:val="Strong"/>
          <w:rFonts w:ascii="Aptos" w:eastAsiaTheme="majorEastAsia" w:hAnsi="Aptos"/>
          <w:b w:val="0"/>
          <w:bCs w:val="0"/>
          <w:sz w:val="22"/>
          <w:szCs w:val="22"/>
        </w:rPr>
        <w:t>and institutional</w:t>
      </w:r>
      <w:r w:rsidR="007671EC" w:rsidRPr="00014FD9">
        <w:rPr>
          <w:rStyle w:val="Strong"/>
          <w:rFonts w:ascii="Aptos" w:eastAsiaTheme="majorEastAsia" w:hAnsi="Aptos"/>
          <w:b w:val="0"/>
          <w:bCs w:val="0"/>
          <w:sz w:val="22"/>
          <w:szCs w:val="22"/>
        </w:rPr>
        <w:t xml:space="preserve"> innovations</w:t>
      </w:r>
      <w:r w:rsidR="00A55CA6" w:rsidRPr="00014FD9">
        <w:rPr>
          <w:rStyle w:val="Strong"/>
          <w:rFonts w:ascii="Aptos" w:eastAsiaTheme="majorEastAsia" w:hAnsi="Aptos"/>
          <w:b w:val="0"/>
          <w:bCs w:val="0"/>
          <w:sz w:val="22"/>
          <w:szCs w:val="22"/>
        </w:rPr>
        <w:t xml:space="preserve"> </w:t>
      </w:r>
      <w:r w:rsidR="000B5B52" w:rsidRPr="00014FD9">
        <w:rPr>
          <w:rStyle w:val="Strong"/>
          <w:rFonts w:ascii="Aptos" w:eastAsiaTheme="majorEastAsia" w:hAnsi="Aptos"/>
          <w:b w:val="0"/>
          <w:bCs w:val="0"/>
          <w:sz w:val="22"/>
          <w:szCs w:val="22"/>
        </w:rPr>
        <w:t>(e.g.</w:t>
      </w:r>
      <w:r w:rsidR="00581DB7" w:rsidRPr="00014FD9">
        <w:rPr>
          <w:rStyle w:val="Strong"/>
          <w:rFonts w:ascii="Aptos" w:eastAsiaTheme="majorEastAsia" w:hAnsi="Aptos"/>
          <w:b w:val="0"/>
          <w:bCs w:val="0"/>
          <w:sz w:val="22"/>
          <w:szCs w:val="22"/>
        </w:rPr>
        <w:t>,</w:t>
      </w:r>
      <w:r w:rsidR="000B5B52" w:rsidRPr="00014FD9">
        <w:rPr>
          <w:rStyle w:val="Strong"/>
          <w:rFonts w:ascii="Aptos" w:eastAsiaTheme="majorEastAsia" w:hAnsi="Aptos"/>
          <w:b w:val="0"/>
          <w:bCs w:val="0"/>
          <w:sz w:val="22"/>
          <w:szCs w:val="22"/>
        </w:rPr>
        <w:t xml:space="preserve"> </w:t>
      </w:r>
      <w:r w:rsidR="007671EC" w:rsidRPr="00014FD9">
        <w:rPr>
          <w:rFonts w:ascii="Aptos" w:eastAsiaTheme="majorEastAsia" w:hAnsi="Aptos"/>
          <w:sz w:val="22"/>
          <w:szCs w:val="22"/>
        </w:rPr>
        <w:t>public-p</w:t>
      </w:r>
      <w:r w:rsidR="00483629" w:rsidRPr="00014FD9">
        <w:rPr>
          <w:rFonts w:ascii="Aptos" w:eastAsiaTheme="majorEastAsia" w:hAnsi="Aptos"/>
          <w:sz w:val="22"/>
          <w:szCs w:val="22"/>
        </w:rPr>
        <w:t xml:space="preserve">rivate </w:t>
      </w:r>
      <w:r w:rsidR="007671EC" w:rsidRPr="00014FD9">
        <w:rPr>
          <w:rFonts w:ascii="Aptos" w:eastAsiaTheme="majorEastAsia" w:hAnsi="Aptos"/>
          <w:sz w:val="22"/>
          <w:szCs w:val="22"/>
        </w:rPr>
        <w:t>partnerships</w:t>
      </w:r>
      <w:r w:rsidR="004835F5" w:rsidRPr="00014FD9">
        <w:rPr>
          <w:rFonts w:ascii="Aptos" w:eastAsiaTheme="majorEastAsia" w:hAnsi="Aptos"/>
          <w:sz w:val="22"/>
          <w:szCs w:val="22"/>
        </w:rPr>
        <w:t>,</w:t>
      </w:r>
      <w:r w:rsidR="00581DB7" w:rsidRPr="00014FD9">
        <w:rPr>
          <w:rFonts w:ascii="Aptos" w:eastAsiaTheme="majorEastAsia" w:hAnsi="Aptos"/>
          <w:sz w:val="22"/>
          <w:szCs w:val="22"/>
        </w:rPr>
        <w:t xml:space="preserve"> or PPPs</w:t>
      </w:r>
      <w:r w:rsidR="000B5B52" w:rsidRPr="00014FD9">
        <w:rPr>
          <w:rStyle w:val="Strong"/>
          <w:rFonts w:ascii="Aptos" w:eastAsiaTheme="majorEastAsia" w:hAnsi="Aptos"/>
          <w:b w:val="0"/>
          <w:bCs w:val="0"/>
          <w:sz w:val="22"/>
          <w:szCs w:val="22"/>
        </w:rPr>
        <w:t>)</w:t>
      </w:r>
      <w:r w:rsidR="007671EC" w:rsidRPr="00014FD9">
        <w:rPr>
          <w:rStyle w:val="Strong"/>
          <w:rFonts w:ascii="Aptos" w:eastAsiaTheme="majorEastAsia" w:hAnsi="Aptos"/>
          <w:b w:val="0"/>
          <w:bCs w:val="0"/>
          <w:sz w:val="22"/>
          <w:szCs w:val="22"/>
        </w:rPr>
        <w:t xml:space="preserve"> </w:t>
      </w:r>
      <w:r w:rsidR="00A55CA6" w:rsidRPr="00014FD9">
        <w:rPr>
          <w:rStyle w:val="Strong"/>
          <w:rFonts w:ascii="Aptos" w:eastAsiaTheme="majorEastAsia" w:hAnsi="Aptos"/>
          <w:b w:val="0"/>
          <w:bCs w:val="0"/>
          <w:sz w:val="22"/>
          <w:szCs w:val="22"/>
        </w:rPr>
        <w:t>often require systems change</w:t>
      </w:r>
      <w:r w:rsidR="007671EC" w:rsidRPr="00014FD9">
        <w:rPr>
          <w:rStyle w:val="Strong"/>
          <w:rFonts w:ascii="Aptos" w:eastAsiaTheme="majorEastAsia" w:hAnsi="Aptos"/>
          <w:b w:val="0"/>
          <w:bCs w:val="0"/>
          <w:sz w:val="22"/>
          <w:szCs w:val="22"/>
        </w:rPr>
        <w:t>. T</w:t>
      </w:r>
      <w:r w:rsidR="00A55CA6" w:rsidRPr="00014FD9">
        <w:rPr>
          <w:rStyle w:val="Strong"/>
          <w:rFonts w:ascii="Aptos" w:eastAsiaTheme="majorEastAsia" w:hAnsi="Aptos"/>
          <w:b w:val="0"/>
          <w:bCs w:val="0"/>
          <w:sz w:val="22"/>
          <w:szCs w:val="22"/>
        </w:rPr>
        <w:t>he</w:t>
      </w:r>
      <w:r w:rsidRPr="00014FD9">
        <w:rPr>
          <w:rStyle w:val="Strong"/>
          <w:rFonts w:ascii="Aptos" w:eastAsiaTheme="majorEastAsia" w:hAnsi="Aptos"/>
          <w:b w:val="0"/>
          <w:bCs w:val="0"/>
          <w:sz w:val="22"/>
          <w:szCs w:val="22"/>
        </w:rPr>
        <w:t xml:space="preserve"> most effective </w:t>
      </w:r>
      <w:r w:rsidR="007671EC" w:rsidRPr="00014FD9">
        <w:rPr>
          <w:rStyle w:val="Strong"/>
          <w:rFonts w:ascii="Aptos" w:eastAsiaTheme="majorEastAsia" w:hAnsi="Aptos"/>
          <w:b w:val="0"/>
          <w:bCs w:val="0"/>
          <w:sz w:val="22"/>
          <w:szCs w:val="22"/>
        </w:rPr>
        <w:t xml:space="preserve">examples </w:t>
      </w:r>
      <w:r w:rsidR="005D3D9C" w:rsidRPr="00014FD9">
        <w:rPr>
          <w:rStyle w:val="Strong"/>
          <w:rFonts w:ascii="Aptos" w:eastAsiaTheme="majorEastAsia" w:hAnsi="Aptos"/>
          <w:b w:val="0"/>
          <w:bCs w:val="0"/>
          <w:sz w:val="22"/>
          <w:szCs w:val="22"/>
        </w:rPr>
        <w:t xml:space="preserve">in </w:t>
      </w:r>
      <w:r w:rsidR="007671EC" w:rsidRPr="00014FD9">
        <w:rPr>
          <w:rStyle w:val="Strong"/>
          <w:rFonts w:ascii="Aptos" w:eastAsiaTheme="majorEastAsia" w:hAnsi="Aptos"/>
          <w:b w:val="0"/>
          <w:bCs w:val="0"/>
          <w:sz w:val="22"/>
          <w:szCs w:val="22"/>
        </w:rPr>
        <w:t xml:space="preserve">these categories </w:t>
      </w:r>
      <w:r w:rsidRPr="00014FD9">
        <w:rPr>
          <w:rStyle w:val="Strong"/>
          <w:rFonts w:ascii="Aptos" w:eastAsiaTheme="majorEastAsia" w:hAnsi="Aptos"/>
          <w:b w:val="0"/>
          <w:bCs w:val="0"/>
          <w:sz w:val="22"/>
          <w:szCs w:val="22"/>
        </w:rPr>
        <w:t>combine three elements: (</w:t>
      </w:r>
      <w:proofErr w:type="spellStart"/>
      <w:r w:rsidRPr="00014FD9">
        <w:rPr>
          <w:rStyle w:val="Strong"/>
          <w:rFonts w:ascii="Aptos" w:eastAsiaTheme="majorEastAsia" w:hAnsi="Aptos"/>
          <w:b w:val="0"/>
          <w:bCs w:val="0"/>
          <w:sz w:val="22"/>
          <w:szCs w:val="22"/>
        </w:rPr>
        <w:t>i</w:t>
      </w:r>
      <w:proofErr w:type="spellEnd"/>
      <w:r w:rsidRPr="00014FD9">
        <w:rPr>
          <w:rStyle w:val="Strong"/>
          <w:rFonts w:ascii="Aptos" w:eastAsiaTheme="majorEastAsia" w:hAnsi="Aptos"/>
          <w:b w:val="0"/>
          <w:bCs w:val="0"/>
          <w:sz w:val="22"/>
          <w:szCs w:val="22"/>
        </w:rPr>
        <w:t xml:space="preserve">) small </w:t>
      </w:r>
      <w:r w:rsidR="00131603" w:rsidRPr="00014FD9">
        <w:rPr>
          <w:rStyle w:val="Strong"/>
          <w:rFonts w:ascii="Aptos" w:eastAsiaTheme="majorEastAsia" w:hAnsi="Aptos"/>
          <w:b w:val="0"/>
          <w:bCs w:val="0"/>
          <w:sz w:val="22"/>
          <w:szCs w:val="22"/>
        </w:rPr>
        <w:t xml:space="preserve">initial </w:t>
      </w:r>
      <w:r w:rsidRPr="00014FD9">
        <w:rPr>
          <w:rStyle w:val="Strong"/>
          <w:rFonts w:ascii="Aptos" w:eastAsiaTheme="majorEastAsia" w:hAnsi="Aptos"/>
          <w:b w:val="0"/>
          <w:bCs w:val="0"/>
          <w:sz w:val="22"/>
          <w:szCs w:val="22"/>
        </w:rPr>
        <w:t xml:space="preserve">pilot tranches </w:t>
      </w:r>
      <w:r w:rsidR="00EE33EC" w:rsidRPr="00014FD9">
        <w:rPr>
          <w:rStyle w:val="Strong"/>
          <w:rFonts w:ascii="Aptos" w:eastAsiaTheme="majorEastAsia" w:hAnsi="Aptos"/>
          <w:b w:val="0"/>
          <w:bCs w:val="0"/>
          <w:sz w:val="22"/>
          <w:szCs w:val="22"/>
        </w:rPr>
        <w:t xml:space="preserve">designed to </w:t>
      </w:r>
      <w:r w:rsidRPr="00014FD9">
        <w:rPr>
          <w:rStyle w:val="Strong"/>
          <w:rFonts w:ascii="Aptos" w:eastAsiaTheme="majorEastAsia" w:hAnsi="Aptos"/>
          <w:b w:val="0"/>
          <w:bCs w:val="0"/>
          <w:sz w:val="22"/>
          <w:szCs w:val="22"/>
        </w:rPr>
        <w:t xml:space="preserve">test </w:t>
      </w:r>
      <w:r w:rsidR="007671EC" w:rsidRPr="00014FD9">
        <w:rPr>
          <w:rStyle w:val="Strong"/>
          <w:rFonts w:ascii="Aptos" w:eastAsiaTheme="majorEastAsia" w:hAnsi="Aptos"/>
          <w:b w:val="0"/>
          <w:bCs w:val="0"/>
          <w:sz w:val="22"/>
          <w:szCs w:val="22"/>
        </w:rPr>
        <w:t xml:space="preserve">feasibility </w:t>
      </w:r>
      <w:r w:rsidRPr="00014FD9">
        <w:rPr>
          <w:rStyle w:val="Strong"/>
          <w:rFonts w:ascii="Aptos" w:eastAsiaTheme="majorEastAsia" w:hAnsi="Aptos"/>
          <w:b w:val="0"/>
          <w:bCs w:val="0"/>
          <w:sz w:val="22"/>
          <w:szCs w:val="22"/>
        </w:rPr>
        <w:t>in a</w:t>
      </w:r>
      <w:r w:rsidR="00583F5C" w:rsidRPr="00014FD9">
        <w:rPr>
          <w:rStyle w:val="Strong"/>
          <w:rFonts w:ascii="Aptos" w:eastAsiaTheme="majorEastAsia" w:hAnsi="Aptos"/>
          <w:b w:val="0"/>
          <w:bCs w:val="0"/>
          <w:sz w:val="22"/>
          <w:szCs w:val="22"/>
        </w:rPr>
        <w:t xml:space="preserve"> controlled setting</w:t>
      </w:r>
      <w:r w:rsidR="007671EC" w:rsidRPr="00014FD9">
        <w:rPr>
          <w:rStyle w:val="Strong"/>
          <w:rFonts w:ascii="Aptos" w:eastAsiaTheme="majorEastAsia" w:hAnsi="Aptos"/>
          <w:b w:val="0"/>
          <w:bCs w:val="0"/>
          <w:sz w:val="22"/>
          <w:szCs w:val="22"/>
        </w:rPr>
        <w:t xml:space="preserve"> </w:t>
      </w:r>
      <w:r w:rsidR="00583F5C" w:rsidRPr="00014FD9">
        <w:rPr>
          <w:rStyle w:val="Strong"/>
          <w:rFonts w:ascii="Aptos" w:eastAsiaTheme="majorEastAsia" w:hAnsi="Aptos"/>
          <w:b w:val="0"/>
          <w:bCs w:val="0"/>
          <w:sz w:val="22"/>
          <w:szCs w:val="22"/>
        </w:rPr>
        <w:t>(e.g.</w:t>
      </w:r>
      <w:r w:rsidR="007671EC" w:rsidRPr="00014FD9">
        <w:rPr>
          <w:rStyle w:val="Strong"/>
          <w:rFonts w:ascii="Aptos" w:eastAsiaTheme="majorEastAsia" w:hAnsi="Aptos"/>
          <w:b w:val="0"/>
          <w:bCs w:val="0"/>
          <w:sz w:val="22"/>
          <w:szCs w:val="22"/>
        </w:rPr>
        <w:t>,</w:t>
      </w:r>
      <w:r w:rsidR="00583F5C" w:rsidRPr="00014FD9">
        <w:rPr>
          <w:rStyle w:val="Strong"/>
          <w:rFonts w:ascii="Aptos" w:eastAsiaTheme="majorEastAsia" w:hAnsi="Aptos"/>
          <w:b w:val="0"/>
          <w:bCs w:val="0"/>
          <w:sz w:val="22"/>
          <w:szCs w:val="22"/>
        </w:rPr>
        <w:t xml:space="preserve"> a</w:t>
      </w:r>
      <w:r w:rsidRPr="00014FD9">
        <w:rPr>
          <w:rStyle w:val="Strong"/>
          <w:rFonts w:ascii="Aptos" w:eastAsiaTheme="majorEastAsia" w:hAnsi="Aptos"/>
          <w:b w:val="0"/>
          <w:bCs w:val="0"/>
          <w:sz w:val="22"/>
          <w:szCs w:val="22"/>
        </w:rPr>
        <w:t xml:space="preserve"> limited number of districts</w:t>
      </w:r>
      <w:r w:rsidR="00583F5C" w:rsidRPr="00014FD9">
        <w:rPr>
          <w:rStyle w:val="Strong"/>
          <w:rFonts w:ascii="Aptos" w:eastAsiaTheme="majorEastAsia" w:hAnsi="Aptos"/>
          <w:b w:val="0"/>
          <w:bCs w:val="0"/>
          <w:sz w:val="22"/>
          <w:szCs w:val="22"/>
        </w:rPr>
        <w:t xml:space="preserve"> or a specific sector)</w:t>
      </w:r>
      <w:r w:rsidRPr="00014FD9">
        <w:rPr>
          <w:rStyle w:val="Strong"/>
          <w:rFonts w:ascii="Aptos" w:eastAsiaTheme="majorEastAsia" w:hAnsi="Aptos"/>
          <w:b w:val="0"/>
          <w:bCs w:val="0"/>
          <w:sz w:val="22"/>
          <w:szCs w:val="22"/>
        </w:rPr>
        <w:t xml:space="preserve">; (ii) real-time </w:t>
      </w:r>
      <w:r w:rsidR="00F063B9" w:rsidRPr="00014FD9">
        <w:rPr>
          <w:rStyle w:val="Strong"/>
          <w:rFonts w:ascii="Aptos" w:eastAsiaTheme="majorEastAsia" w:hAnsi="Aptos"/>
          <w:b w:val="0"/>
          <w:bCs w:val="0"/>
          <w:sz w:val="22"/>
          <w:szCs w:val="22"/>
        </w:rPr>
        <w:t xml:space="preserve">beneficiary </w:t>
      </w:r>
      <w:r w:rsidRPr="00014FD9">
        <w:rPr>
          <w:rStyle w:val="Strong"/>
          <w:rFonts w:ascii="Aptos" w:eastAsiaTheme="majorEastAsia" w:hAnsi="Aptos"/>
          <w:b w:val="0"/>
          <w:bCs w:val="0"/>
          <w:sz w:val="22"/>
          <w:szCs w:val="22"/>
        </w:rPr>
        <w:t>feedback</w:t>
      </w:r>
      <w:r w:rsidR="007671EC" w:rsidRPr="00014FD9">
        <w:rPr>
          <w:rStyle w:val="Strong"/>
          <w:rFonts w:ascii="Aptos" w:eastAsiaTheme="majorEastAsia" w:hAnsi="Aptos"/>
          <w:b w:val="0"/>
          <w:bCs w:val="0"/>
          <w:sz w:val="22"/>
          <w:szCs w:val="22"/>
        </w:rPr>
        <w:t xml:space="preserve"> mechanisms that enable troubleshooting</w:t>
      </w:r>
      <w:r w:rsidRPr="00014FD9">
        <w:rPr>
          <w:rStyle w:val="Strong"/>
          <w:rFonts w:ascii="Aptos" w:eastAsiaTheme="majorEastAsia" w:hAnsi="Aptos"/>
          <w:b w:val="0"/>
          <w:bCs w:val="0"/>
          <w:sz w:val="22"/>
          <w:szCs w:val="22"/>
        </w:rPr>
        <w:t xml:space="preserve"> </w:t>
      </w:r>
      <w:r w:rsidR="00F063B9" w:rsidRPr="00014FD9">
        <w:rPr>
          <w:rStyle w:val="Strong"/>
          <w:rFonts w:ascii="Aptos" w:eastAsiaTheme="majorEastAsia" w:hAnsi="Aptos"/>
          <w:b w:val="0"/>
          <w:bCs w:val="0"/>
          <w:sz w:val="22"/>
          <w:szCs w:val="22"/>
        </w:rPr>
        <w:t>(e.g.</w:t>
      </w:r>
      <w:r w:rsidR="007671EC" w:rsidRPr="00014FD9">
        <w:rPr>
          <w:rStyle w:val="Strong"/>
          <w:rFonts w:ascii="Aptos" w:eastAsiaTheme="majorEastAsia" w:hAnsi="Aptos"/>
          <w:b w:val="0"/>
          <w:bCs w:val="0"/>
          <w:sz w:val="22"/>
          <w:szCs w:val="22"/>
        </w:rPr>
        <w:t>,</w:t>
      </w:r>
      <w:r w:rsidRPr="00014FD9">
        <w:rPr>
          <w:rStyle w:val="Strong"/>
          <w:rFonts w:ascii="Aptos" w:eastAsiaTheme="majorEastAsia" w:hAnsi="Aptos"/>
          <w:b w:val="0"/>
          <w:bCs w:val="0"/>
          <w:sz w:val="22"/>
          <w:szCs w:val="22"/>
        </w:rPr>
        <w:t xml:space="preserve"> citizen scorecards or SMS-based progress updates</w:t>
      </w:r>
      <w:r w:rsidR="00AE2EC1" w:rsidRPr="00014FD9">
        <w:rPr>
          <w:rStyle w:val="Strong"/>
          <w:rFonts w:ascii="Aptos" w:eastAsiaTheme="majorEastAsia" w:hAnsi="Aptos"/>
          <w:b w:val="0"/>
          <w:bCs w:val="0"/>
          <w:sz w:val="22"/>
          <w:szCs w:val="22"/>
        </w:rPr>
        <w:t>)</w:t>
      </w:r>
      <w:r w:rsidRPr="00014FD9">
        <w:rPr>
          <w:rStyle w:val="Strong"/>
          <w:rFonts w:ascii="Aptos" w:eastAsiaTheme="majorEastAsia" w:hAnsi="Aptos"/>
          <w:b w:val="0"/>
          <w:bCs w:val="0"/>
          <w:sz w:val="22"/>
          <w:szCs w:val="22"/>
        </w:rPr>
        <w:t xml:space="preserve">; and (iii) </w:t>
      </w:r>
      <w:r w:rsidR="00492B1D" w:rsidRPr="00014FD9">
        <w:rPr>
          <w:rStyle w:val="Strong"/>
          <w:rFonts w:ascii="Aptos" w:eastAsiaTheme="majorEastAsia" w:hAnsi="Aptos"/>
          <w:b w:val="0"/>
          <w:bCs w:val="0"/>
          <w:sz w:val="22"/>
          <w:szCs w:val="22"/>
        </w:rPr>
        <w:t>flexible design</w:t>
      </w:r>
      <w:r w:rsidRPr="00014FD9">
        <w:rPr>
          <w:rStyle w:val="Strong"/>
          <w:rFonts w:ascii="Aptos" w:eastAsiaTheme="majorEastAsia" w:hAnsi="Aptos"/>
          <w:b w:val="0"/>
          <w:bCs w:val="0"/>
          <w:sz w:val="22"/>
          <w:szCs w:val="22"/>
        </w:rPr>
        <w:t xml:space="preserve"> </w:t>
      </w:r>
      <w:r w:rsidR="00492B1D" w:rsidRPr="00014FD9">
        <w:rPr>
          <w:rStyle w:val="Strong"/>
          <w:rFonts w:ascii="Aptos" w:eastAsiaTheme="majorEastAsia" w:hAnsi="Aptos"/>
          <w:b w:val="0"/>
          <w:bCs w:val="0"/>
          <w:sz w:val="22"/>
          <w:szCs w:val="22"/>
        </w:rPr>
        <w:t xml:space="preserve">that allows </w:t>
      </w:r>
      <w:r w:rsidR="007506A8" w:rsidRPr="00014FD9">
        <w:rPr>
          <w:rStyle w:val="Strong"/>
          <w:rFonts w:ascii="Aptos" w:eastAsiaTheme="majorEastAsia" w:hAnsi="Aptos"/>
          <w:b w:val="0"/>
          <w:bCs w:val="0"/>
          <w:sz w:val="22"/>
          <w:szCs w:val="22"/>
        </w:rPr>
        <w:t>adjustments</w:t>
      </w:r>
      <w:r w:rsidRPr="00014FD9">
        <w:rPr>
          <w:rStyle w:val="Strong"/>
          <w:rFonts w:ascii="Aptos" w:eastAsiaTheme="majorEastAsia" w:hAnsi="Aptos"/>
          <w:b w:val="0"/>
          <w:bCs w:val="0"/>
          <w:sz w:val="22"/>
          <w:szCs w:val="22"/>
        </w:rPr>
        <w:t xml:space="preserve"> without </w:t>
      </w:r>
      <w:r w:rsidR="007671EC" w:rsidRPr="00014FD9">
        <w:rPr>
          <w:rStyle w:val="Strong"/>
          <w:rFonts w:ascii="Aptos" w:eastAsiaTheme="majorEastAsia" w:hAnsi="Aptos"/>
          <w:b w:val="0"/>
          <w:bCs w:val="0"/>
          <w:sz w:val="22"/>
          <w:szCs w:val="22"/>
        </w:rPr>
        <w:t xml:space="preserve">triggering full </w:t>
      </w:r>
      <w:r w:rsidR="007506A8" w:rsidRPr="00014FD9">
        <w:rPr>
          <w:rStyle w:val="Strong"/>
          <w:rFonts w:ascii="Aptos" w:eastAsiaTheme="majorEastAsia" w:hAnsi="Aptos"/>
          <w:b w:val="0"/>
          <w:bCs w:val="0"/>
          <w:sz w:val="22"/>
          <w:szCs w:val="22"/>
        </w:rPr>
        <w:t>project</w:t>
      </w:r>
      <w:r w:rsidRPr="00014FD9">
        <w:rPr>
          <w:rStyle w:val="Strong"/>
          <w:rFonts w:ascii="Aptos" w:eastAsiaTheme="majorEastAsia" w:hAnsi="Aptos"/>
          <w:b w:val="0"/>
          <w:bCs w:val="0"/>
          <w:sz w:val="22"/>
          <w:szCs w:val="22"/>
        </w:rPr>
        <w:t xml:space="preserve"> restructuring. Projects that skipped the pilot-learn-adapt cycle and </w:t>
      </w:r>
      <w:r w:rsidR="00EE33EC" w:rsidRPr="00014FD9">
        <w:rPr>
          <w:rStyle w:val="Strong"/>
          <w:rFonts w:ascii="Aptos" w:eastAsiaTheme="majorEastAsia" w:hAnsi="Aptos"/>
          <w:b w:val="0"/>
          <w:bCs w:val="0"/>
          <w:sz w:val="22"/>
          <w:szCs w:val="22"/>
        </w:rPr>
        <w:t xml:space="preserve">instead </w:t>
      </w:r>
      <w:r w:rsidR="007671EC" w:rsidRPr="00014FD9">
        <w:rPr>
          <w:rStyle w:val="Strong"/>
          <w:rFonts w:ascii="Aptos" w:eastAsiaTheme="majorEastAsia" w:hAnsi="Aptos"/>
          <w:b w:val="0"/>
          <w:bCs w:val="0"/>
          <w:sz w:val="22"/>
          <w:szCs w:val="22"/>
        </w:rPr>
        <w:t>adopted</w:t>
      </w:r>
      <w:r w:rsidRPr="00014FD9">
        <w:rPr>
          <w:rStyle w:val="Strong"/>
          <w:rFonts w:ascii="Aptos" w:eastAsiaTheme="majorEastAsia" w:hAnsi="Aptos"/>
          <w:b w:val="0"/>
          <w:bCs w:val="0"/>
          <w:sz w:val="22"/>
          <w:szCs w:val="22"/>
        </w:rPr>
        <w:t xml:space="preserve"> </w:t>
      </w:r>
      <w:r w:rsidR="007671EC" w:rsidRPr="00014FD9">
        <w:rPr>
          <w:rStyle w:val="Strong"/>
          <w:rFonts w:ascii="Aptos" w:eastAsiaTheme="majorEastAsia" w:hAnsi="Aptos"/>
          <w:b w:val="0"/>
          <w:bCs w:val="0"/>
          <w:sz w:val="22"/>
          <w:szCs w:val="22"/>
        </w:rPr>
        <w:t xml:space="preserve">rigid, </w:t>
      </w:r>
      <w:r w:rsidRPr="00014FD9">
        <w:rPr>
          <w:rStyle w:val="Strong"/>
          <w:rFonts w:ascii="Aptos" w:eastAsiaTheme="majorEastAsia" w:hAnsi="Aptos"/>
          <w:b w:val="0"/>
          <w:bCs w:val="0"/>
          <w:sz w:val="22"/>
          <w:szCs w:val="22"/>
        </w:rPr>
        <w:t>multi-component blueprints were far more likely to stall, particularly in volatile or low-capacity settings.</w:t>
      </w:r>
    </w:p>
    <w:p w14:paraId="4EA34B5E" w14:textId="54564874" w:rsidR="003830E7" w:rsidRPr="00014FD9" w:rsidRDefault="003830E7" w:rsidP="000A3020">
      <w:pPr>
        <w:pStyle w:val="NormalWeb"/>
        <w:spacing w:before="0" w:beforeAutospacing="0" w:after="0" w:afterAutospacing="0"/>
        <w:jc w:val="both"/>
        <w:rPr>
          <w:rStyle w:val="Strong"/>
          <w:rFonts w:ascii="Aptos" w:eastAsiaTheme="majorEastAsia" w:hAnsi="Aptos"/>
          <w:b w:val="0"/>
          <w:bCs w:val="0"/>
          <w:sz w:val="22"/>
          <w:szCs w:val="22"/>
        </w:rPr>
      </w:pPr>
      <w:r w:rsidRPr="00014FD9">
        <w:rPr>
          <w:rStyle w:val="Strong"/>
          <w:rFonts w:ascii="Aptos" w:eastAsiaTheme="majorEastAsia" w:hAnsi="Aptos"/>
          <w:b w:val="0"/>
          <w:bCs w:val="0"/>
          <w:sz w:val="22"/>
          <w:szCs w:val="22"/>
        </w:rPr>
        <w:t xml:space="preserve"> </w:t>
      </w:r>
    </w:p>
    <w:p w14:paraId="698F3E92" w14:textId="3A874B33" w:rsidR="003830E7" w:rsidRPr="00014FD9" w:rsidRDefault="003830E7" w:rsidP="6BB5A78A">
      <w:pPr>
        <w:pStyle w:val="NormalWeb"/>
        <w:spacing w:before="0" w:beforeAutospacing="0" w:after="0" w:afterAutospacing="0"/>
        <w:ind w:left="720"/>
        <w:jc w:val="both"/>
        <w:rPr>
          <w:rStyle w:val="Strong"/>
          <w:rFonts w:ascii="Aptos" w:eastAsiaTheme="majorEastAsia" w:hAnsi="Aptos"/>
          <w:b w:val="0"/>
          <w:bCs w:val="0"/>
          <w:sz w:val="22"/>
          <w:szCs w:val="22"/>
        </w:rPr>
      </w:pPr>
      <w:r w:rsidRPr="00014FD9">
        <w:rPr>
          <w:rStyle w:val="Strong"/>
          <w:rFonts w:ascii="Aptos" w:eastAsiaTheme="majorEastAsia" w:hAnsi="Aptos"/>
          <w:b w:val="0"/>
          <w:bCs w:val="0"/>
          <w:i/>
          <w:iCs/>
          <w:sz w:val="22"/>
          <w:szCs w:val="22"/>
        </w:rPr>
        <w:t>Lesson:</w:t>
      </w:r>
      <w:r w:rsidRPr="00014FD9">
        <w:rPr>
          <w:rStyle w:val="Strong"/>
          <w:rFonts w:ascii="Aptos" w:eastAsiaTheme="majorEastAsia" w:hAnsi="Aptos"/>
          <w:b w:val="0"/>
          <w:bCs w:val="0"/>
          <w:sz w:val="22"/>
          <w:szCs w:val="22"/>
        </w:rPr>
        <w:t xml:space="preserve"> </w:t>
      </w:r>
      <w:r w:rsidR="007671EC" w:rsidRPr="00014FD9">
        <w:rPr>
          <w:rStyle w:val="Strong"/>
          <w:rFonts w:ascii="Aptos" w:eastAsiaTheme="majorEastAsia" w:hAnsi="Aptos"/>
          <w:b w:val="0"/>
          <w:bCs w:val="0"/>
          <w:sz w:val="22"/>
          <w:szCs w:val="22"/>
        </w:rPr>
        <w:t>Successful</w:t>
      </w:r>
      <w:r w:rsidR="009F586A" w:rsidRPr="00014FD9">
        <w:rPr>
          <w:rStyle w:val="Strong"/>
          <w:rFonts w:ascii="Aptos" w:eastAsiaTheme="majorEastAsia" w:hAnsi="Aptos"/>
          <w:b w:val="0"/>
          <w:bCs w:val="0"/>
          <w:sz w:val="22"/>
          <w:szCs w:val="22"/>
        </w:rPr>
        <w:t xml:space="preserve"> operational and institutional innovations</w:t>
      </w:r>
      <w:r w:rsidRPr="00014FD9">
        <w:rPr>
          <w:rStyle w:val="Strong"/>
          <w:rFonts w:ascii="Aptos" w:eastAsiaTheme="majorEastAsia" w:hAnsi="Aptos"/>
          <w:b w:val="0"/>
          <w:bCs w:val="0"/>
          <w:sz w:val="22"/>
          <w:szCs w:val="22"/>
        </w:rPr>
        <w:t xml:space="preserve"> </w:t>
      </w:r>
      <w:r w:rsidR="007671EC" w:rsidRPr="00014FD9">
        <w:rPr>
          <w:rStyle w:val="Strong"/>
          <w:rFonts w:ascii="Aptos" w:eastAsiaTheme="majorEastAsia" w:hAnsi="Aptos"/>
          <w:b w:val="0"/>
          <w:bCs w:val="0"/>
          <w:sz w:val="22"/>
          <w:szCs w:val="22"/>
        </w:rPr>
        <w:t>require</w:t>
      </w:r>
      <w:r w:rsidRPr="00014FD9">
        <w:rPr>
          <w:rStyle w:val="Strong"/>
          <w:rFonts w:ascii="Aptos" w:eastAsiaTheme="majorEastAsia" w:hAnsi="Aptos"/>
          <w:b w:val="0"/>
          <w:bCs w:val="0"/>
          <w:sz w:val="22"/>
          <w:szCs w:val="22"/>
        </w:rPr>
        <w:t xml:space="preserve"> structured flexibility in the project’s architecture, </w:t>
      </w:r>
      <w:r w:rsidR="007671EC" w:rsidRPr="00014FD9">
        <w:rPr>
          <w:rStyle w:val="Strong"/>
          <w:rFonts w:ascii="Aptos" w:eastAsiaTheme="majorEastAsia" w:hAnsi="Aptos"/>
          <w:b w:val="0"/>
          <w:bCs w:val="0"/>
          <w:sz w:val="22"/>
          <w:szCs w:val="22"/>
        </w:rPr>
        <w:t xml:space="preserve">which </w:t>
      </w:r>
      <w:r w:rsidRPr="00014FD9">
        <w:rPr>
          <w:rStyle w:val="Strong"/>
          <w:rFonts w:ascii="Aptos" w:eastAsiaTheme="majorEastAsia" w:hAnsi="Aptos"/>
          <w:b w:val="0"/>
          <w:bCs w:val="0"/>
          <w:sz w:val="22"/>
          <w:szCs w:val="22"/>
        </w:rPr>
        <w:t>allow</w:t>
      </w:r>
      <w:r w:rsidR="007671EC" w:rsidRPr="00014FD9">
        <w:rPr>
          <w:rStyle w:val="Strong"/>
          <w:rFonts w:ascii="Aptos" w:eastAsiaTheme="majorEastAsia" w:hAnsi="Aptos"/>
          <w:b w:val="0"/>
          <w:bCs w:val="0"/>
          <w:sz w:val="22"/>
          <w:szCs w:val="22"/>
        </w:rPr>
        <w:t>s</w:t>
      </w:r>
      <w:r w:rsidRPr="00014FD9">
        <w:rPr>
          <w:rStyle w:val="Strong"/>
          <w:rFonts w:ascii="Aptos" w:eastAsiaTheme="majorEastAsia" w:hAnsi="Aptos"/>
          <w:b w:val="0"/>
          <w:bCs w:val="0"/>
          <w:sz w:val="22"/>
          <w:szCs w:val="22"/>
        </w:rPr>
        <w:t xml:space="preserve"> course</w:t>
      </w:r>
      <w:r w:rsidR="000930E9" w:rsidRPr="00014FD9">
        <w:rPr>
          <w:rStyle w:val="Strong"/>
          <w:rFonts w:ascii="Aptos" w:eastAsiaTheme="majorEastAsia" w:hAnsi="Aptos"/>
          <w:b w:val="0"/>
          <w:bCs w:val="0"/>
          <w:sz w:val="22"/>
          <w:szCs w:val="22"/>
        </w:rPr>
        <w:t>-</w:t>
      </w:r>
      <w:r w:rsidRPr="00014FD9">
        <w:rPr>
          <w:rStyle w:val="Strong"/>
          <w:rFonts w:ascii="Aptos" w:eastAsiaTheme="majorEastAsia" w:hAnsi="Aptos"/>
          <w:b w:val="0"/>
          <w:bCs w:val="0"/>
          <w:sz w:val="22"/>
          <w:szCs w:val="22"/>
        </w:rPr>
        <w:t xml:space="preserve">correction without </w:t>
      </w:r>
      <w:r w:rsidR="007671EC" w:rsidRPr="00014FD9">
        <w:rPr>
          <w:rStyle w:val="Strong"/>
          <w:rFonts w:ascii="Aptos" w:eastAsiaTheme="majorEastAsia" w:hAnsi="Aptos"/>
          <w:b w:val="0"/>
          <w:bCs w:val="0"/>
          <w:sz w:val="22"/>
          <w:szCs w:val="22"/>
        </w:rPr>
        <w:t xml:space="preserve">causing </w:t>
      </w:r>
      <w:r w:rsidRPr="00014FD9">
        <w:rPr>
          <w:rStyle w:val="Strong"/>
          <w:rFonts w:ascii="Aptos" w:eastAsiaTheme="majorEastAsia" w:hAnsi="Aptos"/>
          <w:b w:val="0"/>
          <w:bCs w:val="0"/>
          <w:sz w:val="22"/>
          <w:szCs w:val="22"/>
        </w:rPr>
        <w:t>bureaucratic delay</w:t>
      </w:r>
      <w:r w:rsidR="00CA4A9F" w:rsidRPr="00014FD9">
        <w:rPr>
          <w:rStyle w:val="Strong"/>
          <w:rFonts w:ascii="Aptos" w:eastAsiaTheme="majorEastAsia" w:hAnsi="Aptos"/>
          <w:b w:val="0"/>
          <w:bCs w:val="0"/>
          <w:sz w:val="22"/>
          <w:szCs w:val="22"/>
        </w:rPr>
        <w:t>s.</w:t>
      </w:r>
    </w:p>
    <w:p w14:paraId="376056AF" w14:textId="77777777" w:rsidR="003830E7" w:rsidRPr="00014FD9" w:rsidRDefault="003830E7" w:rsidP="000A3020">
      <w:pPr>
        <w:pStyle w:val="NormalWeb"/>
        <w:spacing w:before="0" w:beforeAutospacing="0" w:after="0" w:afterAutospacing="0"/>
        <w:jc w:val="both"/>
        <w:rPr>
          <w:rStyle w:val="Strong"/>
          <w:rFonts w:ascii="Aptos" w:eastAsiaTheme="majorEastAsia" w:hAnsi="Aptos"/>
          <w:sz w:val="22"/>
          <w:szCs w:val="22"/>
        </w:rPr>
      </w:pPr>
    </w:p>
    <w:p w14:paraId="15B29D87" w14:textId="662E84FE" w:rsidR="00130FC9" w:rsidRPr="00014FD9" w:rsidRDefault="00130FC9" w:rsidP="5D8B8EC9">
      <w:pPr>
        <w:pStyle w:val="NormalWeb"/>
        <w:spacing w:before="0" w:beforeAutospacing="0" w:after="0" w:afterAutospacing="0"/>
        <w:jc w:val="both"/>
        <w:rPr>
          <w:rFonts w:ascii="Aptos" w:hAnsi="Aptos"/>
          <w:sz w:val="22"/>
          <w:szCs w:val="22"/>
        </w:rPr>
      </w:pPr>
      <w:r w:rsidRPr="00014FD9">
        <w:rPr>
          <w:rStyle w:val="Strong"/>
          <w:rFonts w:ascii="Aptos" w:eastAsiaTheme="majorEastAsia" w:hAnsi="Aptos"/>
          <w:sz w:val="22"/>
          <w:szCs w:val="22"/>
        </w:rPr>
        <w:t>Technological innovations</w:t>
      </w:r>
      <w:r w:rsidRPr="00014FD9">
        <w:rPr>
          <w:rFonts w:ascii="Aptos" w:hAnsi="Aptos"/>
          <w:sz w:val="22"/>
          <w:szCs w:val="22"/>
        </w:rPr>
        <w:t xml:space="preserve"> </w:t>
      </w:r>
      <w:r w:rsidR="00FC17F5" w:rsidRPr="00014FD9">
        <w:rPr>
          <w:rFonts w:ascii="Aptos" w:hAnsi="Aptos"/>
          <w:sz w:val="22"/>
          <w:szCs w:val="22"/>
        </w:rPr>
        <w:t>center on</w:t>
      </w:r>
      <w:r w:rsidRPr="00014FD9">
        <w:rPr>
          <w:rFonts w:ascii="Aptos" w:hAnsi="Aptos"/>
          <w:sz w:val="22"/>
          <w:szCs w:val="22"/>
        </w:rPr>
        <w:t xml:space="preserve"> the development or adaptation of new technologies to solve development challenges. </w:t>
      </w:r>
      <w:r w:rsidR="00FC17F5" w:rsidRPr="00014FD9">
        <w:rPr>
          <w:rFonts w:ascii="Aptos" w:hAnsi="Aptos"/>
          <w:sz w:val="22"/>
          <w:szCs w:val="22"/>
        </w:rPr>
        <w:t>A</w:t>
      </w:r>
      <w:r w:rsidRPr="00014FD9">
        <w:rPr>
          <w:rFonts w:ascii="Aptos" w:hAnsi="Aptos"/>
          <w:sz w:val="22"/>
          <w:szCs w:val="22"/>
        </w:rPr>
        <w:t xml:space="preserve">t the </w:t>
      </w:r>
      <w:r w:rsidR="00FC17F5" w:rsidRPr="00014FD9">
        <w:rPr>
          <w:rFonts w:ascii="Aptos" w:hAnsi="Aptos"/>
          <w:sz w:val="22"/>
          <w:szCs w:val="22"/>
        </w:rPr>
        <w:t xml:space="preserve">Bank Group, many of these innovations </w:t>
      </w:r>
      <w:r w:rsidRPr="00014FD9">
        <w:rPr>
          <w:rFonts w:ascii="Aptos" w:hAnsi="Aptos"/>
          <w:sz w:val="22"/>
          <w:szCs w:val="22"/>
        </w:rPr>
        <w:t>are driven by external research and general</w:t>
      </w:r>
      <w:r w:rsidR="00FC17F5" w:rsidRPr="00014FD9">
        <w:rPr>
          <w:rFonts w:ascii="Aptos" w:hAnsi="Aptos"/>
          <w:sz w:val="22"/>
          <w:szCs w:val="22"/>
        </w:rPr>
        <w:t>-</w:t>
      </w:r>
      <w:r w:rsidRPr="00014FD9">
        <w:rPr>
          <w:rFonts w:ascii="Aptos" w:hAnsi="Aptos"/>
          <w:sz w:val="22"/>
          <w:szCs w:val="22"/>
        </w:rPr>
        <w:t xml:space="preserve">use technologies that are adopted and adapted to </w:t>
      </w:r>
      <w:r w:rsidR="00FC17F5" w:rsidRPr="00014FD9">
        <w:rPr>
          <w:rFonts w:ascii="Aptos" w:hAnsi="Aptos"/>
          <w:sz w:val="22"/>
          <w:szCs w:val="22"/>
        </w:rPr>
        <w:t>improve efficiency</w:t>
      </w:r>
      <w:r w:rsidRPr="00014FD9">
        <w:rPr>
          <w:rFonts w:ascii="Aptos" w:hAnsi="Aptos"/>
          <w:sz w:val="22"/>
          <w:szCs w:val="22"/>
        </w:rPr>
        <w:t xml:space="preserve"> in new sectors </w:t>
      </w:r>
      <w:r w:rsidR="00FC17F5" w:rsidRPr="00014FD9">
        <w:rPr>
          <w:rFonts w:ascii="Aptos" w:hAnsi="Aptos"/>
          <w:sz w:val="22"/>
          <w:szCs w:val="22"/>
        </w:rPr>
        <w:t xml:space="preserve">or </w:t>
      </w:r>
      <w:r w:rsidRPr="00014FD9">
        <w:rPr>
          <w:rFonts w:ascii="Aptos" w:hAnsi="Aptos"/>
          <w:sz w:val="22"/>
          <w:szCs w:val="22"/>
        </w:rPr>
        <w:t>geographies (e.g.</w:t>
      </w:r>
      <w:r w:rsidR="00FC17F5" w:rsidRPr="00014FD9">
        <w:rPr>
          <w:rFonts w:ascii="Aptos" w:hAnsi="Aptos"/>
          <w:sz w:val="22"/>
          <w:szCs w:val="22"/>
        </w:rPr>
        <w:t>,</w:t>
      </w:r>
      <w:r w:rsidRPr="00014FD9">
        <w:rPr>
          <w:rFonts w:ascii="Aptos" w:hAnsi="Aptos"/>
          <w:sz w:val="22"/>
          <w:szCs w:val="22"/>
        </w:rPr>
        <w:t xml:space="preserve"> </w:t>
      </w:r>
      <w:r w:rsidR="00FC17F5" w:rsidRPr="00014FD9">
        <w:rPr>
          <w:rFonts w:ascii="Aptos" w:hAnsi="Aptos"/>
          <w:sz w:val="22"/>
          <w:szCs w:val="22"/>
        </w:rPr>
        <w:t xml:space="preserve">enabling </w:t>
      </w:r>
      <w:r w:rsidRPr="00014FD9">
        <w:rPr>
          <w:rFonts w:ascii="Aptos" w:hAnsi="Aptos"/>
          <w:sz w:val="22"/>
          <w:szCs w:val="22"/>
        </w:rPr>
        <w:t>faster processing, remote service delivery</w:t>
      </w:r>
      <w:r w:rsidR="00FC17F5" w:rsidRPr="00014FD9">
        <w:rPr>
          <w:rFonts w:ascii="Aptos" w:hAnsi="Aptos"/>
          <w:sz w:val="22"/>
          <w:szCs w:val="22"/>
        </w:rPr>
        <w:t>,</w:t>
      </w:r>
      <w:r w:rsidRPr="00014FD9">
        <w:rPr>
          <w:rFonts w:ascii="Aptos" w:hAnsi="Aptos"/>
          <w:sz w:val="22"/>
          <w:szCs w:val="22"/>
        </w:rPr>
        <w:t xml:space="preserve"> </w:t>
      </w:r>
      <w:r w:rsidR="00FC17F5" w:rsidRPr="00014FD9">
        <w:rPr>
          <w:rFonts w:ascii="Aptos" w:hAnsi="Aptos"/>
          <w:sz w:val="22"/>
          <w:szCs w:val="22"/>
        </w:rPr>
        <w:t xml:space="preserve">or </w:t>
      </w:r>
      <w:r w:rsidRPr="00014FD9">
        <w:rPr>
          <w:rFonts w:ascii="Aptos" w:hAnsi="Aptos"/>
          <w:sz w:val="22"/>
          <w:szCs w:val="22"/>
        </w:rPr>
        <w:t>richer data</w:t>
      </w:r>
      <w:r w:rsidR="00FC17F5" w:rsidRPr="00014FD9">
        <w:rPr>
          <w:rFonts w:ascii="Aptos" w:hAnsi="Aptos"/>
          <w:sz w:val="22"/>
          <w:szCs w:val="22"/>
        </w:rPr>
        <w:t xml:space="preserve"> collection</w:t>
      </w:r>
      <w:r w:rsidRPr="00014FD9">
        <w:rPr>
          <w:rFonts w:ascii="Aptos" w:hAnsi="Aptos"/>
          <w:sz w:val="22"/>
          <w:szCs w:val="22"/>
        </w:rPr>
        <w:t xml:space="preserve">). Not surprisingly, the overall context </w:t>
      </w:r>
      <w:r w:rsidR="00FC17F5" w:rsidRPr="00014FD9">
        <w:rPr>
          <w:rFonts w:ascii="Aptos" w:hAnsi="Aptos"/>
          <w:sz w:val="22"/>
          <w:szCs w:val="22"/>
        </w:rPr>
        <w:t>affects</w:t>
      </w:r>
      <w:r w:rsidRPr="00014FD9">
        <w:rPr>
          <w:rFonts w:ascii="Aptos" w:hAnsi="Aptos"/>
          <w:sz w:val="22"/>
          <w:szCs w:val="22"/>
        </w:rPr>
        <w:t xml:space="preserve"> </w:t>
      </w:r>
      <w:r w:rsidR="00FC17F5" w:rsidRPr="00014FD9">
        <w:rPr>
          <w:rFonts w:ascii="Aptos" w:hAnsi="Aptos"/>
          <w:sz w:val="22"/>
          <w:szCs w:val="22"/>
        </w:rPr>
        <w:t xml:space="preserve">both the level of </w:t>
      </w:r>
      <w:r w:rsidRPr="00014FD9">
        <w:rPr>
          <w:rFonts w:ascii="Aptos" w:hAnsi="Aptos"/>
          <w:sz w:val="22"/>
          <w:szCs w:val="22"/>
        </w:rPr>
        <w:t xml:space="preserve">sophistication </w:t>
      </w:r>
      <w:r w:rsidR="00FC17F5" w:rsidRPr="00014FD9">
        <w:rPr>
          <w:rFonts w:ascii="Aptos" w:hAnsi="Aptos"/>
          <w:sz w:val="22"/>
          <w:szCs w:val="22"/>
        </w:rPr>
        <w:t xml:space="preserve">and success </w:t>
      </w:r>
      <w:r w:rsidRPr="00014FD9">
        <w:rPr>
          <w:rFonts w:ascii="Aptos" w:hAnsi="Aptos"/>
          <w:sz w:val="22"/>
          <w:szCs w:val="22"/>
        </w:rPr>
        <w:t>of technological innovation</w:t>
      </w:r>
      <w:r w:rsidR="00FC17F5" w:rsidRPr="00014FD9">
        <w:rPr>
          <w:rFonts w:ascii="Aptos" w:hAnsi="Aptos"/>
          <w:sz w:val="22"/>
          <w:szCs w:val="22"/>
        </w:rPr>
        <w:t>s</w:t>
      </w:r>
      <w:r w:rsidRPr="00014FD9">
        <w:rPr>
          <w:rFonts w:ascii="Aptos" w:hAnsi="Aptos"/>
          <w:sz w:val="22"/>
          <w:szCs w:val="22"/>
        </w:rPr>
        <w:t>. Projects in middle-income settings</w:t>
      </w:r>
      <w:r w:rsidR="00FC17F5" w:rsidRPr="00014FD9">
        <w:rPr>
          <w:rFonts w:ascii="Aptos" w:hAnsi="Aptos"/>
          <w:sz w:val="22"/>
          <w:szCs w:val="22"/>
        </w:rPr>
        <w:t>,</w:t>
      </w:r>
      <w:r w:rsidRPr="00014FD9">
        <w:rPr>
          <w:rFonts w:ascii="Aptos" w:hAnsi="Aptos"/>
          <w:sz w:val="22"/>
          <w:szCs w:val="22"/>
        </w:rPr>
        <w:t xml:space="preserve"> or </w:t>
      </w:r>
      <w:r w:rsidR="00FC17F5" w:rsidRPr="00014FD9">
        <w:rPr>
          <w:rFonts w:ascii="Aptos" w:hAnsi="Aptos"/>
          <w:sz w:val="22"/>
          <w:szCs w:val="22"/>
        </w:rPr>
        <w:t xml:space="preserve">that </w:t>
      </w:r>
      <w:r w:rsidRPr="00014FD9">
        <w:rPr>
          <w:rFonts w:ascii="Aptos" w:hAnsi="Aptos"/>
          <w:sz w:val="22"/>
          <w:szCs w:val="22"/>
        </w:rPr>
        <w:t>paired new ICT with training, reliable connectivity</w:t>
      </w:r>
      <w:r w:rsidR="00FC17F5" w:rsidRPr="00014FD9">
        <w:rPr>
          <w:rFonts w:ascii="Aptos" w:hAnsi="Aptos"/>
          <w:sz w:val="22"/>
          <w:szCs w:val="22"/>
        </w:rPr>
        <w:t>,</w:t>
      </w:r>
      <w:r w:rsidRPr="00014FD9">
        <w:rPr>
          <w:rFonts w:ascii="Aptos" w:hAnsi="Aptos"/>
          <w:sz w:val="22"/>
          <w:szCs w:val="22"/>
        </w:rPr>
        <w:t xml:space="preserve"> and strong user ownership, often showcased technology as a </w:t>
      </w:r>
      <w:r w:rsidR="00FC17F5" w:rsidRPr="00014FD9">
        <w:rPr>
          <w:rFonts w:ascii="Aptos" w:hAnsi="Aptos"/>
          <w:sz w:val="22"/>
          <w:szCs w:val="22"/>
        </w:rPr>
        <w:t>flagship achievement</w:t>
      </w:r>
      <w:r w:rsidRPr="00014FD9">
        <w:rPr>
          <w:rFonts w:ascii="Aptos" w:hAnsi="Aptos"/>
          <w:sz w:val="22"/>
          <w:szCs w:val="22"/>
        </w:rPr>
        <w:t xml:space="preserve">. </w:t>
      </w:r>
      <w:r w:rsidR="00FC17F5" w:rsidRPr="00014FD9">
        <w:rPr>
          <w:rFonts w:ascii="Aptos" w:hAnsi="Aptos"/>
          <w:sz w:val="22"/>
          <w:szCs w:val="22"/>
        </w:rPr>
        <w:t>In contrast, w</w:t>
      </w:r>
      <w:r w:rsidRPr="00014FD9">
        <w:rPr>
          <w:rFonts w:ascii="Aptos" w:hAnsi="Aptos"/>
          <w:sz w:val="22"/>
          <w:szCs w:val="22"/>
        </w:rPr>
        <w:t xml:space="preserve">here </w:t>
      </w:r>
      <w:r w:rsidR="00FC17F5" w:rsidRPr="00014FD9">
        <w:rPr>
          <w:rFonts w:ascii="Aptos" w:hAnsi="Aptos"/>
          <w:sz w:val="22"/>
          <w:szCs w:val="22"/>
        </w:rPr>
        <w:t xml:space="preserve">the </w:t>
      </w:r>
      <w:r w:rsidRPr="00014FD9">
        <w:rPr>
          <w:rFonts w:ascii="Aptos" w:hAnsi="Aptos"/>
          <w:sz w:val="22"/>
          <w:szCs w:val="22"/>
        </w:rPr>
        <w:t xml:space="preserve">enablers were weak, especially in FCV contexts, over-engineered systems stalled or were abandoned while adaptive and “fit-for-purpose” tools were more successful. </w:t>
      </w:r>
    </w:p>
    <w:p w14:paraId="00521425" w14:textId="77777777" w:rsidR="00130FC9" w:rsidRPr="00014FD9" w:rsidRDefault="00130FC9" w:rsidP="000A3020">
      <w:pPr>
        <w:pStyle w:val="NormalWeb"/>
        <w:spacing w:before="0" w:beforeAutospacing="0" w:after="0" w:afterAutospacing="0"/>
        <w:jc w:val="both"/>
        <w:rPr>
          <w:rFonts w:ascii="Aptos" w:hAnsi="Aptos"/>
          <w:sz w:val="22"/>
          <w:szCs w:val="22"/>
        </w:rPr>
      </w:pPr>
    </w:p>
    <w:p w14:paraId="67DB8995" w14:textId="51C0C229" w:rsidR="00130FC9" w:rsidRPr="00014FD9" w:rsidRDefault="00130FC9" w:rsidP="244FAC12">
      <w:pPr>
        <w:pStyle w:val="NormalWeb"/>
        <w:spacing w:before="0" w:beforeAutospacing="0" w:after="0" w:afterAutospacing="0"/>
        <w:ind w:left="720"/>
        <w:jc w:val="both"/>
        <w:rPr>
          <w:rFonts w:ascii="Aptos" w:hAnsi="Aptos"/>
          <w:sz w:val="22"/>
          <w:szCs w:val="22"/>
        </w:rPr>
      </w:pPr>
      <w:r w:rsidRPr="00014FD9">
        <w:rPr>
          <w:rFonts w:ascii="Aptos" w:hAnsi="Aptos"/>
          <w:i/>
          <w:iCs/>
          <w:sz w:val="22"/>
          <w:szCs w:val="22"/>
        </w:rPr>
        <w:t>Lesson</w:t>
      </w:r>
      <w:r w:rsidRPr="00014FD9">
        <w:rPr>
          <w:rFonts w:ascii="Aptos" w:hAnsi="Aptos"/>
          <w:sz w:val="22"/>
          <w:szCs w:val="22"/>
        </w:rPr>
        <w:t xml:space="preserve">: </w:t>
      </w:r>
      <w:r w:rsidR="00FC17F5" w:rsidRPr="00014FD9">
        <w:rPr>
          <w:rFonts w:ascii="Aptos" w:hAnsi="Aptos"/>
          <w:sz w:val="22"/>
          <w:szCs w:val="22"/>
        </w:rPr>
        <w:t>T</w:t>
      </w:r>
      <w:r w:rsidRPr="00014FD9">
        <w:rPr>
          <w:rFonts w:ascii="Aptos" w:hAnsi="Aptos"/>
          <w:sz w:val="22"/>
          <w:szCs w:val="22"/>
        </w:rPr>
        <w:t xml:space="preserve">echnological complexity </w:t>
      </w:r>
      <w:r w:rsidR="00FC17F5" w:rsidRPr="00014FD9">
        <w:rPr>
          <w:rFonts w:ascii="Aptos" w:hAnsi="Aptos"/>
          <w:sz w:val="22"/>
          <w:szCs w:val="22"/>
        </w:rPr>
        <w:t>should align with</w:t>
      </w:r>
      <w:r w:rsidRPr="00014FD9">
        <w:rPr>
          <w:rFonts w:ascii="Aptos" w:hAnsi="Aptos"/>
          <w:sz w:val="22"/>
          <w:szCs w:val="22"/>
        </w:rPr>
        <w:t xml:space="preserve"> </w:t>
      </w:r>
      <w:r w:rsidR="008B6980" w:rsidRPr="00014FD9">
        <w:rPr>
          <w:rFonts w:ascii="Aptos" w:hAnsi="Aptos"/>
          <w:sz w:val="22"/>
          <w:szCs w:val="22"/>
        </w:rPr>
        <w:t>local</w:t>
      </w:r>
      <w:r w:rsidRPr="00014FD9">
        <w:rPr>
          <w:rFonts w:ascii="Aptos" w:hAnsi="Aptos"/>
          <w:sz w:val="22"/>
          <w:szCs w:val="22"/>
        </w:rPr>
        <w:t xml:space="preserve"> implementation capacity</w:t>
      </w:r>
      <w:r w:rsidR="00FC17F5" w:rsidRPr="00014FD9">
        <w:rPr>
          <w:rFonts w:ascii="Aptos" w:hAnsi="Aptos"/>
          <w:sz w:val="22"/>
          <w:szCs w:val="22"/>
        </w:rPr>
        <w:t>,</w:t>
      </w:r>
      <w:r w:rsidRPr="00014FD9">
        <w:rPr>
          <w:rFonts w:ascii="Aptos" w:hAnsi="Aptos"/>
          <w:sz w:val="22"/>
          <w:szCs w:val="22"/>
        </w:rPr>
        <w:t xml:space="preserve"> and adequate operations</w:t>
      </w:r>
      <w:r w:rsidR="00FC17F5" w:rsidRPr="00014FD9">
        <w:rPr>
          <w:rFonts w:ascii="Aptos" w:hAnsi="Aptos"/>
          <w:sz w:val="22"/>
          <w:szCs w:val="22"/>
        </w:rPr>
        <w:t xml:space="preserve"> </w:t>
      </w:r>
      <w:r w:rsidRPr="00014FD9">
        <w:rPr>
          <w:rFonts w:ascii="Aptos" w:hAnsi="Aptos"/>
          <w:sz w:val="22"/>
          <w:szCs w:val="22"/>
        </w:rPr>
        <w:t>and</w:t>
      </w:r>
      <w:r w:rsidR="00FC17F5" w:rsidRPr="00014FD9">
        <w:rPr>
          <w:rFonts w:ascii="Aptos" w:hAnsi="Aptos"/>
          <w:sz w:val="22"/>
          <w:szCs w:val="22"/>
        </w:rPr>
        <w:t xml:space="preserve"> </w:t>
      </w:r>
      <w:r w:rsidRPr="00014FD9">
        <w:rPr>
          <w:rFonts w:ascii="Aptos" w:hAnsi="Aptos"/>
          <w:sz w:val="22"/>
          <w:szCs w:val="22"/>
        </w:rPr>
        <w:t xml:space="preserve">maintenance resources </w:t>
      </w:r>
      <w:r w:rsidR="00FC17F5" w:rsidRPr="00014FD9">
        <w:rPr>
          <w:rFonts w:ascii="Aptos" w:hAnsi="Aptos"/>
          <w:sz w:val="22"/>
          <w:szCs w:val="22"/>
        </w:rPr>
        <w:t xml:space="preserve">need to be secured </w:t>
      </w:r>
      <w:r w:rsidRPr="00014FD9">
        <w:rPr>
          <w:rFonts w:ascii="Aptos" w:hAnsi="Aptos"/>
          <w:sz w:val="22"/>
          <w:szCs w:val="22"/>
        </w:rPr>
        <w:t>at appraisal</w:t>
      </w:r>
      <w:r w:rsidR="00FC17F5" w:rsidRPr="00014FD9">
        <w:rPr>
          <w:rFonts w:ascii="Aptos" w:hAnsi="Aptos"/>
          <w:sz w:val="22"/>
          <w:szCs w:val="22"/>
        </w:rPr>
        <w:t xml:space="preserve">. Without </w:t>
      </w:r>
      <w:r w:rsidRPr="00014FD9">
        <w:rPr>
          <w:rFonts w:ascii="Aptos" w:hAnsi="Aptos"/>
          <w:sz w:val="22"/>
          <w:szCs w:val="22"/>
        </w:rPr>
        <w:t>these preconditions, otherwise promising innovation</w:t>
      </w:r>
      <w:r w:rsidR="00FC17F5" w:rsidRPr="00014FD9">
        <w:rPr>
          <w:rFonts w:ascii="Aptos" w:hAnsi="Aptos"/>
          <w:sz w:val="22"/>
          <w:szCs w:val="22"/>
        </w:rPr>
        <w:t>s</w:t>
      </w:r>
      <w:r w:rsidRPr="00014FD9">
        <w:rPr>
          <w:rFonts w:ascii="Aptos" w:hAnsi="Aptos"/>
          <w:sz w:val="22"/>
          <w:szCs w:val="22"/>
        </w:rPr>
        <w:t xml:space="preserve"> can become liabilit</w:t>
      </w:r>
      <w:r w:rsidR="00FC17F5" w:rsidRPr="00014FD9">
        <w:rPr>
          <w:rFonts w:ascii="Aptos" w:hAnsi="Aptos"/>
          <w:sz w:val="22"/>
          <w:szCs w:val="22"/>
        </w:rPr>
        <w:t>ies</w:t>
      </w:r>
      <w:r w:rsidRPr="00014FD9">
        <w:rPr>
          <w:rFonts w:ascii="Aptos" w:hAnsi="Aptos"/>
          <w:sz w:val="22"/>
          <w:szCs w:val="22"/>
        </w:rPr>
        <w:t xml:space="preserve"> during implementation.</w:t>
      </w:r>
    </w:p>
    <w:p w14:paraId="2FF94A23" w14:textId="77777777" w:rsidR="00130FC9" w:rsidRPr="00014FD9" w:rsidRDefault="00130FC9" w:rsidP="000A3020">
      <w:pPr>
        <w:pStyle w:val="NormalWeb"/>
        <w:spacing w:before="0" w:beforeAutospacing="0" w:after="0" w:afterAutospacing="0"/>
        <w:jc w:val="both"/>
        <w:rPr>
          <w:rStyle w:val="Strong"/>
          <w:rFonts w:ascii="Aptos" w:eastAsiaTheme="majorEastAsia" w:hAnsi="Aptos"/>
          <w:sz w:val="22"/>
          <w:szCs w:val="22"/>
        </w:rPr>
      </w:pPr>
    </w:p>
    <w:p w14:paraId="28DC869A" w14:textId="5141E16C" w:rsidR="00FC17F5" w:rsidRPr="00014FD9" w:rsidRDefault="00130FC9" w:rsidP="244FAC12">
      <w:pPr>
        <w:pStyle w:val="NormalWeb"/>
        <w:spacing w:before="0" w:beforeAutospacing="0" w:after="0" w:afterAutospacing="0"/>
        <w:jc w:val="both"/>
        <w:rPr>
          <w:rFonts w:ascii="Aptos" w:hAnsi="Aptos"/>
          <w:sz w:val="22"/>
          <w:szCs w:val="22"/>
        </w:rPr>
      </w:pPr>
      <w:r w:rsidRPr="00014FD9">
        <w:rPr>
          <w:rStyle w:val="Strong"/>
          <w:rFonts w:ascii="Aptos" w:eastAsiaTheme="majorEastAsia" w:hAnsi="Aptos"/>
          <w:sz w:val="22"/>
          <w:szCs w:val="22"/>
        </w:rPr>
        <w:t>Collaborative innovations</w:t>
      </w:r>
      <w:r w:rsidRPr="00014FD9">
        <w:rPr>
          <w:rFonts w:ascii="Aptos" w:hAnsi="Aptos"/>
          <w:sz w:val="22"/>
          <w:szCs w:val="22"/>
        </w:rPr>
        <w:t xml:space="preserve"> </w:t>
      </w:r>
      <w:r w:rsidR="00FC17F5" w:rsidRPr="00014FD9">
        <w:rPr>
          <w:rFonts w:ascii="Aptos" w:hAnsi="Aptos"/>
          <w:b/>
          <w:bCs/>
          <w:sz w:val="22"/>
          <w:szCs w:val="22"/>
        </w:rPr>
        <w:t xml:space="preserve">bring together </w:t>
      </w:r>
      <w:r w:rsidRPr="00014FD9">
        <w:rPr>
          <w:rFonts w:ascii="Aptos" w:hAnsi="Aptos"/>
          <w:b/>
          <w:bCs/>
          <w:sz w:val="22"/>
          <w:szCs w:val="22"/>
        </w:rPr>
        <w:t xml:space="preserve">diverse </w:t>
      </w:r>
      <w:r w:rsidR="00093361" w:rsidRPr="00014FD9">
        <w:rPr>
          <w:rFonts w:ascii="Aptos" w:hAnsi="Aptos"/>
          <w:b/>
          <w:bCs/>
          <w:sz w:val="22"/>
          <w:szCs w:val="22"/>
        </w:rPr>
        <w:t xml:space="preserve">actors, </w:t>
      </w:r>
      <w:r w:rsidR="00FC17F5" w:rsidRPr="00014FD9">
        <w:rPr>
          <w:rFonts w:ascii="Aptos" w:hAnsi="Aptos"/>
          <w:b/>
          <w:bCs/>
          <w:sz w:val="22"/>
          <w:szCs w:val="22"/>
        </w:rPr>
        <w:t xml:space="preserve">including </w:t>
      </w:r>
      <w:r w:rsidRPr="00014FD9">
        <w:rPr>
          <w:rFonts w:ascii="Aptos" w:hAnsi="Aptos"/>
          <w:b/>
          <w:bCs/>
          <w:sz w:val="22"/>
          <w:szCs w:val="22"/>
        </w:rPr>
        <w:t xml:space="preserve">governments, </w:t>
      </w:r>
      <w:r w:rsidR="00FC17F5" w:rsidRPr="00014FD9">
        <w:rPr>
          <w:rFonts w:ascii="Aptos" w:hAnsi="Aptos"/>
          <w:b/>
          <w:bCs/>
          <w:sz w:val="22"/>
          <w:szCs w:val="22"/>
        </w:rPr>
        <w:t xml:space="preserve">the </w:t>
      </w:r>
      <w:r w:rsidRPr="00014FD9">
        <w:rPr>
          <w:rFonts w:ascii="Aptos" w:hAnsi="Aptos"/>
          <w:b/>
          <w:bCs/>
          <w:sz w:val="22"/>
          <w:szCs w:val="22"/>
        </w:rPr>
        <w:t>private sector, civil society, academia, and communities</w:t>
      </w:r>
      <w:r w:rsidR="00093361" w:rsidRPr="00014FD9">
        <w:rPr>
          <w:rFonts w:ascii="Aptos" w:hAnsi="Aptos"/>
          <w:b/>
          <w:bCs/>
          <w:sz w:val="22"/>
          <w:szCs w:val="22"/>
        </w:rPr>
        <w:t xml:space="preserve">, </w:t>
      </w:r>
      <w:r w:rsidRPr="00014FD9">
        <w:rPr>
          <w:rFonts w:ascii="Aptos" w:hAnsi="Aptos"/>
          <w:b/>
          <w:bCs/>
          <w:sz w:val="22"/>
          <w:szCs w:val="22"/>
        </w:rPr>
        <w:t>to jointly address complex development challenges</w:t>
      </w:r>
      <w:r w:rsidR="00FC17F5" w:rsidRPr="00014FD9">
        <w:rPr>
          <w:rFonts w:ascii="Aptos" w:hAnsi="Aptos"/>
          <w:b/>
          <w:bCs/>
          <w:sz w:val="22"/>
          <w:szCs w:val="22"/>
        </w:rPr>
        <w:t>.</w:t>
      </w:r>
      <w:r w:rsidRPr="00014FD9">
        <w:rPr>
          <w:rFonts w:ascii="Aptos" w:hAnsi="Aptos"/>
          <w:sz w:val="22"/>
          <w:szCs w:val="22"/>
        </w:rPr>
        <w:t xml:space="preserve"> </w:t>
      </w:r>
      <w:r w:rsidR="00FC17F5" w:rsidRPr="00014FD9">
        <w:rPr>
          <w:rFonts w:ascii="Aptos" w:hAnsi="Aptos"/>
          <w:sz w:val="22"/>
          <w:szCs w:val="22"/>
        </w:rPr>
        <w:t>These collaborations often take the form of</w:t>
      </w:r>
      <w:r w:rsidRPr="00014FD9">
        <w:rPr>
          <w:rFonts w:ascii="Aptos" w:hAnsi="Aptos"/>
          <w:sz w:val="22"/>
          <w:szCs w:val="22"/>
        </w:rPr>
        <w:t xml:space="preserve"> self-help group</w:t>
      </w:r>
      <w:r w:rsidR="00FC17F5" w:rsidRPr="00014FD9">
        <w:rPr>
          <w:rFonts w:ascii="Aptos" w:hAnsi="Aptos"/>
          <w:sz w:val="22"/>
          <w:szCs w:val="22"/>
        </w:rPr>
        <w:t>s</w:t>
      </w:r>
      <w:r w:rsidRPr="00014FD9">
        <w:rPr>
          <w:rFonts w:ascii="Aptos" w:hAnsi="Aptos"/>
          <w:sz w:val="22"/>
          <w:szCs w:val="22"/>
        </w:rPr>
        <w:t xml:space="preserve">, multi-stakeholder </w:t>
      </w:r>
      <w:r w:rsidRPr="00014FD9">
        <w:rPr>
          <w:rFonts w:ascii="Aptos" w:hAnsi="Aptos"/>
          <w:sz w:val="22"/>
          <w:szCs w:val="22"/>
        </w:rPr>
        <w:lastRenderedPageBreak/>
        <w:t>coalitions, social entrepreneurship</w:t>
      </w:r>
      <w:r w:rsidR="00FC17F5" w:rsidRPr="00014FD9">
        <w:rPr>
          <w:rFonts w:ascii="Aptos" w:hAnsi="Aptos"/>
          <w:sz w:val="22"/>
          <w:szCs w:val="22"/>
        </w:rPr>
        <w:t>,</w:t>
      </w:r>
      <w:r w:rsidRPr="00014FD9">
        <w:rPr>
          <w:rFonts w:ascii="Aptos" w:hAnsi="Aptos"/>
          <w:sz w:val="22"/>
          <w:szCs w:val="22"/>
        </w:rPr>
        <w:t xml:space="preserve"> and community-driven solutions. </w:t>
      </w:r>
      <w:r w:rsidR="00FC17F5" w:rsidRPr="00014FD9">
        <w:rPr>
          <w:rFonts w:ascii="Aptos" w:hAnsi="Aptos"/>
          <w:sz w:val="22"/>
          <w:szCs w:val="22"/>
        </w:rPr>
        <w:t xml:space="preserve">By leveraging </w:t>
      </w:r>
      <w:r w:rsidRPr="00014FD9">
        <w:rPr>
          <w:rFonts w:ascii="Aptos" w:hAnsi="Aptos"/>
          <w:sz w:val="22"/>
          <w:szCs w:val="22"/>
        </w:rPr>
        <w:t>collective resources, expertise, and perspectives</w:t>
      </w:r>
      <w:r w:rsidR="00FC17F5" w:rsidRPr="00014FD9">
        <w:rPr>
          <w:rFonts w:ascii="Aptos" w:hAnsi="Aptos"/>
          <w:sz w:val="22"/>
          <w:szCs w:val="22"/>
        </w:rPr>
        <w:t>, collaborative innovations</w:t>
      </w:r>
      <w:r w:rsidRPr="00014FD9">
        <w:rPr>
          <w:rFonts w:ascii="Aptos" w:hAnsi="Aptos"/>
          <w:sz w:val="22"/>
          <w:szCs w:val="22"/>
        </w:rPr>
        <w:t xml:space="preserve"> achieve outcomes that isolated efforts</w:t>
      </w:r>
      <w:r w:rsidR="00FC17F5" w:rsidRPr="00014FD9">
        <w:rPr>
          <w:rFonts w:ascii="Aptos" w:hAnsi="Aptos"/>
          <w:sz w:val="22"/>
          <w:szCs w:val="22"/>
        </w:rPr>
        <w:t xml:space="preserve"> often cannot</w:t>
      </w:r>
      <w:r w:rsidR="006F6759" w:rsidRPr="00014FD9">
        <w:rPr>
          <w:rFonts w:ascii="Aptos" w:hAnsi="Aptos"/>
          <w:sz w:val="22"/>
          <w:szCs w:val="22"/>
        </w:rPr>
        <w:t>.</w:t>
      </w:r>
      <w:r w:rsidR="00EB4581" w:rsidRPr="00014FD9">
        <w:rPr>
          <w:rFonts w:ascii="Aptos" w:hAnsi="Aptos"/>
          <w:sz w:val="22"/>
          <w:szCs w:val="22"/>
        </w:rPr>
        <w:t xml:space="preserve"> </w:t>
      </w:r>
      <w:r w:rsidR="00FC17F5" w:rsidRPr="00014FD9">
        <w:rPr>
          <w:rFonts w:ascii="Aptos" w:hAnsi="Aptos"/>
          <w:sz w:val="22"/>
          <w:szCs w:val="22"/>
        </w:rPr>
        <w:t>Projects that embed innovative ways of including beneficiaries or local civil society in design and delivery saw higher uptake and durability, especially in FCV settings. Key drivers included early trust-building, clearly defined partner roles, and sustained capacity support. Without them, even technically sound innovations lose traction. Collaborative innovations are often add-ons that act as multipliers for early-stage innovations, turning them into scalable, locally owned solutions.</w:t>
      </w:r>
    </w:p>
    <w:p w14:paraId="398AE4AB" w14:textId="77777777" w:rsidR="00DF2F84" w:rsidRPr="00014FD9" w:rsidRDefault="00DF2F84" w:rsidP="000A3020">
      <w:pPr>
        <w:pStyle w:val="NormalWeb"/>
        <w:spacing w:before="0" w:beforeAutospacing="0" w:after="0" w:afterAutospacing="0"/>
        <w:jc w:val="both"/>
        <w:rPr>
          <w:rFonts w:ascii="Aptos" w:hAnsi="Aptos"/>
          <w:sz w:val="22"/>
          <w:szCs w:val="22"/>
        </w:rPr>
      </w:pPr>
    </w:p>
    <w:p w14:paraId="471872E0" w14:textId="7E16FA4D" w:rsidR="00130FC9" w:rsidRPr="00014FD9" w:rsidRDefault="00130FC9" w:rsidP="244FAC12">
      <w:pPr>
        <w:pStyle w:val="NormalWeb"/>
        <w:spacing w:before="0" w:beforeAutospacing="0" w:after="0" w:afterAutospacing="0"/>
        <w:ind w:left="720"/>
        <w:jc w:val="both"/>
        <w:rPr>
          <w:rFonts w:ascii="Aptos" w:hAnsi="Aptos"/>
          <w:sz w:val="22"/>
          <w:szCs w:val="22"/>
        </w:rPr>
      </w:pPr>
      <w:r w:rsidRPr="00014FD9">
        <w:rPr>
          <w:rFonts w:ascii="Aptos" w:hAnsi="Aptos"/>
          <w:i/>
          <w:iCs/>
          <w:sz w:val="22"/>
          <w:szCs w:val="22"/>
        </w:rPr>
        <w:t>Lessons</w:t>
      </w:r>
      <w:r w:rsidRPr="00014FD9">
        <w:rPr>
          <w:rFonts w:ascii="Aptos" w:hAnsi="Aptos"/>
          <w:sz w:val="22"/>
          <w:szCs w:val="22"/>
        </w:rPr>
        <w:t xml:space="preserve">: </w:t>
      </w:r>
      <w:r w:rsidR="00FC17F5" w:rsidRPr="00014FD9">
        <w:rPr>
          <w:rFonts w:ascii="Aptos" w:hAnsi="Aptos"/>
          <w:sz w:val="22"/>
          <w:szCs w:val="22"/>
        </w:rPr>
        <w:t xml:space="preserve">Projects with embedded collaboration—especially beneficiary or civil society involvement—show greater uptake and sustainability of their innovations. </w:t>
      </w:r>
      <w:r w:rsidR="00E1720F" w:rsidRPr="00014FD9">
        <w:rPr>
          <w:rFonts w:ascii="Aptos" w:hAnsi="Aptos"/>
          <w:sz w:val="22"/>
          <w:szCs w:val="22"/>
        </w:rPr>
        <w:t xml:space="preserve">Sectors </w:t>
      </w:r>
      <w:r w:rsidR="00FC17F5" w:rsidRPr="00014FD9">
        <w:rPr>
          <w:rFonts w:ascii="Aptos" w:hAnsi="Aptos"/>
          <w:sz w:val="22"/>
          <w:szCs w:val="22"/>
        </w:rPr>
        <w:t>lacking</w:t>
      </w:r>
      <w:r w:rsidR="00CF6742" w:rsidRPr="00014FD9">
        <w:rPr>
          <w:rFonts w:ascii="Aptos" w:hAnsi="Aptos"/>
          <w:sz w:val="22"/>
          <w:szCs w:val="22"/>
        </w:rPr>
        <w:t xml:space="preserve"> collaboration levers </w:t>
      </w:r>
      <w:r w:rsidR="00E1720F" w:rsidRPr="00014FD9">
        <w:rPr>
          <w:rFonts w:ascii="Aptos" w:hAnsi="Aptos"/>
          <w:sz w:val="22"/>
          <w:szCs w:val="22"/>
        </w:rPr>
        <w:t xml:space="preserve">would benefit </w:t>
      </w:r>
      <w:r w:rsidR="00C4554B" w:rsidRPr="00014FD9">
        <w:rPr>
          <w:rFonts w:ascii="Aptos" w:hAnsi="Aptos"/>
          <w:sz w:val="22"/>
          <w:szCs w:val="22"/>
        </w:rPr>
        <w:t xml:space="preserve">from </w:t>
      </w:r>
      <w:r w:rsidR="00FC17F5" w:rsidRPr="00014FD9">
        <w:rPr>
          <w:rFonts w:ascii="Aptos" w:hAnsi="Aptos"/>
          <w:sz w:val="22"/>
          <w:szCs w:val="22"/>
        </w:rPr>
        <w:t xml:space="preserve">the </w:t>
      </w:r>
      <w:r w:rsidR="00EB0F5E" w:rsidRPr="00014FD9">
        <w:rPr>
          <w:rFonts w:ascii="Aptos" w:hAnsi="Aptos"/>
          <w:sz w:val="22"/>
          <w:szCs w:val="22"/>
        </w:rPr>
        <w:t>experiences of other sectors.</w:t>
      </w:r>
    </w:p>
    <w:p w14:paraId="67841E63" w14:textId="77777777" w:rsidR="00130FC9" w:rsidRPr="00014FD9" w:rsidRDefault="00130FC9" w:rsidP="000A3020">
      <w:pPr>
        <w:pStyle w:val="NormalWeb"/>
        <w:spacing w:before="0" w:beforeAutospacing="0" w:after="0" w:afterAutospacing="0"/>
        <w:jc w:val="both"/>
        <w:rPr>
          <w:rStyle w:val="Strong"/>
          <w:rFonts w:ascii="Aptos" w:eastAsiaTheme="majorEastAsia" w:hAnsi="Aptos"/>
          <w:sz w:val="22"/>
          <w:szCs w:val="22"/>
        </w:rPr>
      </w:pPr>
    </w:p>
    <w:p w14:paraId="5CE552EC" w14:textId="4CE6FE69" w:rsidR="00E4658C" w:rsidRPr="00014FD9" w:rsidRDefault="003830E7" w:rsidP="244FAC12">
      <w:pPr>
        <w:pStyle w:val="NormalWeb"/>
        <w:spacing w:before="0" w:beforeAutospacing="0" w:after="0" w:afterAutospacing="0"/>
        <w:jc w:val="both"/>
        <w:rPr>
          <w:rFonts w:ascii="Aptos" w:hAnsi="Aptos"/>
          <w:sz w:val="22"/>
          <w:szCs w:val="22"/>
        </w:rPr>
      </w:pPr>
      <w:r w:rsidRPr="00014FD9">
        <w:rPr>
          <w:rStyle w:val="Strong"/>
          <w:rFonts w:ascii="Aptos" w:eastAsiaTheme="majorEastAsia" w:hAnsi="Aptos"/>
          <w:sz w:val="22"/>
          <w:szCs w:val="22"/>
        </w:rPr>
        <w:t>Financial innovations</w:t>
      </w:r>
      <w:r w:rsidRPr="00014FD9">
        <w:rPr>
          <w:rFonts w:ascii="Aptos" w:hAnsi="Aptos"/>
          <w:sz w:val="22"/>
          <w:szCs w:val="22"/>
        </w:rPr>
        <w:t xml:space="preserve"> </w:t>
      </w:r>
      <w:r w:rsidR="008D34E1" w:rsidRPr="00014FD9">
        <w:rPr>
          <w:rFonts w:ascii="Aptos" w:hAnsi="Aptos"/>
          <w:b/>
          <w:bCs/>
          <w:sz w:val="22"/>
          <w:szCs w:val="22"/>
        </w:rPr>
        <w:t xml:space="preserve">advance </w:t>
      </w:r>
      <w:r w:rsidR="00FC17F5" w:rsidRPr="00014FD9">
        <w:rPr>
          <w:rFonts w:ascii="Aptos" w:hAnsi="Aptos"/>
          <w:b/>
          <w:bCs/>
          <w:sz w:val="22"/>
          <w:szCs w:val="22"/>
        </w:rPr>
        <w:t xml:space="preserve">the </w:t>
      </w:r>
      <w:r w:rsidR="000C32BA" w:rsidRPr="00014FD9">
        <w:rPr>
          <w:rFonts w:ascii="Aptos" w:hAnsi="Aptos"/>
          <w:b/>
          <w:bCs/>
          <w:sz w:val="22"/>
          <w:szCs w:val="22"/>
        </w:rPr>
        <w:t>creation</w:t>
      </w:r>
      <w:r w:rsidR="00CE5225" w:rsidRPr="00014FD9">
        <w:rPr>
          <w:rFonts w:ascii="Aptos" w:hAnsi="Aptos"/>
          <w:b/>
          <w:bCs/>
          <w:sz w:val="22"/>
          <w:szCs w:val="22"/>
        </w:rPr>
        <w:t xml:space="preserve"> and dissemination </w:t>
      </w:r>
      <w:r w:rsidR="000C32BA" w:rsidRPr="00014FD9">
        <w:rPr>
          <w:rFonts w:ascii="Aptos" w:hAnsi="Aptos"/>
          <w:b/>
          <w:bCs/>
          <w:sz w:val="22"/>
          <w:szCs w:val="22"/>
        </w:rPr>
        <w:t>of new financial products, services, technologies, or processes that improve or transform financial transactions and services.</w:t>
      </w:r>
      <w:r w:rsidR="000C32BA" w:rsidRPr="00014FD9">
        <w:rPr>
          <w:rFonts w:ascii="Aptos" w:hAnsi="Aptos"/>
          <w:sz w:val="22"/>
          <w:szCs w:val="22"/>
        </w:rPr>
        <w:t xml:space="preserve"> </w:t>
      </w:r>
      <w:r w:rsidR="00024442" w:rsidRPr="00014FD9">
        <w:rPr>
          <w:rFonts w:ascii="Aptos" w:hAnsi="Aptos"/>
          <w:sz w:val="22"/>
          <w:szCs w:val="22"/>
        </w:rPr>
        <w:t xml:space="preserve">Innovations like </w:t>
      </w:r>
      <w:r w:rsidR="00490772" w:rsidRPr="00014FD9">
        <w:rPr>
          <w:rFonts w:ascii="Aptos" w:hAnsi="Aptos"/>
          <w:sz w:val="22"/>
          <w:szCs w:val="22"/>
        </w:rPr>
        <w:t xml:space="preserve">digital payment systems, mobile banking, </w:t>
      </w:r>
      <w:r w:rsidRPr="00014FD9">
        <w:rPr>
          <w:rFonts w:ascii="Aptos" w:hAnsi="Aptos"/>
          <w:sz w:val="22"/>
          <w:szCs w:val="22"/>
        </w:rPr>
        <w:t>community funds</w:t>
      </w:r>
      <w:r w:rsidR="00FC17F5" w:rsidRPr="00014FD9">
        <w:rPr>
          <w:rFonts w:ascii="Aptos" w:hAnsi="Aptos"/>
          <w:sz w:val="22"/>
          <w:szCs w:val="22"/>
        </w:rPr>
        <w:t>,</w:t>
      </w:r>
      <w:r w:rsidR="00024442" w:rsidRPr="00014FD9">
        <w:rPr>
          <w:rFonts w:ascii="Aptos" w:hAnsi="Aptos"/>
          <w:sz w:val="22"/>
          <w:szCs w:val="22"/>
        </w:rPr>
        <w:t xml:space="preserve"> or</w:t>
      </w:r>
      <w:r w:rsidRPr="00014FD9">
        <w:rPr>
          <w:rFonts w:ascii="Aptos" w:hAnsi="Aptos"/>
          <w:sz w:val="22"/>
          <w:szCs w:val="22"/>
        </w:rPr>
        <w:t xml:space="preserve"> microfinance</w:t>
      </w:r>
      <w:r w:rsidR="00B51F33" w:rsidRPr="00014FD9">
        <w:rPr>
          <w:rFonts w:ascii="Aptos" w:hAnsi="Aptos"/>
          <w:sz w:val="22"/>
          <w:szCs w:val="22"/>
        </w:rPr>
        <w:t xml:space="preserve"> </w:t>
      </w:r>
      <w:r w:rsidR="00B22F93" w:rsidRPr="00014FD9">
        <w:rPr>
          <w:rFonts w:ascii="Aptos" w:hAnsi="Aptos"/>
          <w:sz w:val="22"/>
          <w:szCs w:val="22"/>
        </w:rPr>
        <w:t>enhance</w:t>
      </w:r>
      <w:r w:rsidR="005D2C98" w:rsidRPr="00014FD9">
        <w:rPr>
          <w:rFonts w:ascii="Aptos" w:hAnsi="Aptos"/>
          <w:sz w:val="22"/>
          <w:szCs w:val="22"/>
        </w:rPr>
        <w:t>d</w:t>
      </w:r>
      <w:r w:rsidR="00B22F93" w:rsidRPr="00014FD9">
        <w:rPr>
          <w:rFonts w:ascii="Aptos" w:hAnsi="Aptos"/>
          <w:sz w:val="22"/>
          <w:szCs w:val="22"/>
        </w:rPr>
        <w:t xml:space="preserve"> the efficiency, accessibility, affordability, and functionality of financial markets and services, particularly to better serve underserved populations and address development challenges</w:t>
      </w:r>
      <w:r w:rsidRPr="00014FD9">
        <w:rPr>
          <w:rFonts w:ascii="Aptos" w:hAnsi="Aptos"/>
          <w:sz w:val="22"/>
          <w:szCs w:val="22"/>
        </w:rPr>
        <w:t xml:space="preserve">. </w:t>
      </w:r>
    </w:p>
    <w:p w14:paraId="38F50AD4" w14:textId="77777777" w:rsidR="00FC17F5" w:rsidRPr="00014FD9" w:rsidRDefault="00FC17F5" w:rsidP="244FAC12">
      <w:pPr>
        <w:pStyle w:val="NormalWeb"/>
        <w:spacing w:before="0" w:beforeAutospacing="0" w:after="0" w:afterAutospacing="0"/>
        <w:jc w:val="both"/>
        <w:rPr>
          <w:rFonts w:ascii="Aptos" w:hAnsi="Aptos"/>
          <w:sz w:val="22"/>
          <w:szCs w:val="22"/>
        </w:rPr>
      </w:pPr>
    </w:p>
    <w:p w14:paraId="4E2A55D1" w14:textId="09835C52" w:rsidR="00FC17F5" w:rsidRPr="00014FD9" w:rsidRDefault="00EB4581" w:rsidP="244FAC12">
      <w:pPr>
        <w:pStyle w:val="NormalWeb"/>
        <w:spacing w:before="0" w:beforeAutospacing="0" w:after="0" w:afterAutospacing="0"/>
        <w:jc w:val="both"/>
        <w:rPr>
          <w:rFonts w:ascii="Aptos" w:hAnsi="Aptos"/>
          <w:sz w:val="22"/>
          <w:szCs w:val="22"/>
        </w:rPr>
      </w:pPr>
      <w:r w:rsidRPr="00014FD9">
        <w:rPr>
          <w:rStyle w:val="Strong"/>
          <w:rFonts w:ascii="Aptos" w:eastAsiaTheme="majorEastAsia" w:hAnsi="Aptos"/>
          <w:sz w:val="22"/>
          <w:szCs w:val="22"/>
        </w:rPr>
        <w:t>F</w:t>
      </w:r>
      <w:r w:rsidR="00FC17F5" w:rsidRPr="00014FD9">
        <w:rPr>
          <w:rStyle w:val="Strong"/>
          <w:rFonts w:ascii="Aptos" w:eastAsiaTheme="majorEastAsia" w:hAnsi="Aptos"/>
          <w:sz w:val="22"/>
          <w:szCs w:val="22"/>
        </w:rPr>
        <w:t xml:space="preserve">inancial innovation remains a frontier area in the </w:t>
      </w:r>
      <w:r w:rsidR="00651094" w:rsidRPr="00014FD9">
        <w:rPr>
          <w:rStyle w:val="Strong"/>
          <w:rFonts w:ascii="Aptos" w:eastAsiaTheme="majorEastAsia" w:hAnsi="Aptos"/>
          <w:sz w:val="22"/>
          <w:szCs w:val="22"/>
        </w:rPr>
        <w:t>WBG</w:t>
      </w:r>
      <w:r w:rsidR="00FC17F5" w:rsidRPr="00014FD9">
        <w:rPr>
          <w:rStyle w:val="Strong"/>
          <w:rFonts w:ascii="Aptos" w:eastAsiaTheme="majorEastAsia" w:hAnsi="Aptos"/>
          <w:sz w:val="22"/>
          <w:szCs w:val="22"/>
        </w:rPr>
        <w:t xml:space="preserve"> portfolio.</w:t>
      </w:r>
      <w:r w:rsidR="00FC17F5" w:rsidRPr="00014FD9">
        <w:rPr>
          <w:rFonts w:ascii="Aptos" w:hAnsi="Aptos"/>
          <w:sz w:val="22"/>
          <w:szCs w:val="22"/>
        </w:rPr>
        <w:t xml:space="preserve"> Its success relies on governance and capacity; weak oversight or misaligned incentives quickly erode the benefits of novel financing structures. Financial innovations can de-risk projects by linking funding to results, involving local stakeholders, expanding access to finance, improving transparency, and fostering financial inclusion. However, explicit de-risking instruments—</w:t>
      </w:r>
      <w:r w:rsidR="00EC48DB" w:rsidRPr="00014FD9">
        <w:rPr>
          <w:rFonts w:ascii="Aptos" w:hAnsi="Aptos"/>
          <w:sz w:val="22"/>
          <w:szCs w:val="22"/>
        </w:rPr>
        <w:t xml:space="preserve">e.g. </w:t>
      </w:r>
      <w:r w:rsidR="00FC17F5" w:rsidRPr="00014FD9">
        <w:rPr>
          <w:rFonts w:ascii="Aptos" w:hAnsi="Aptos"/>
          <w:sz w:val="22"/>
          <w:szCs w:val="22"/>
        </w:rPr>
        <w:t xml:space="preserve">output-based disbursements, community grant windows, microfinance, mobile banking—surface in only </w:t>
      </w:r>
      <w:r w:rsidR="00152EA1" w:rsidRPr="00014FD9">
        <w:rPr>
          <w:rFonts w:ascii="Aptos" w:hAnsi="Aptos"/>
          <w:sz w:val="22"/>
          <w:szCs w:val="22"/>
        </w:rPr>
        <w:t>ten percent of</w:t>
      </w:r>
      <w:r w:rsidR="00FC17F5" w:rsidRPr="00014FD9">
        <w:rPr>
          <w:rFonts w:ascii="Aptos" w:hAnsi="Aptos"/>
          <w:sz w:val="22"/>
          <w:szCs w:val="22"/>
        </w:rPr>
        <w:t xml:space="preserve"> projects. Where governance and incentive frameworks are sound, these tools deliver outsized payoffs, signaling an underused opportunity for creative financing across various sectors. In FCVs, light but well-defined institutional setups (e.g., third-party agencies) have proved effective where full-scale reforms were unrealistic.</w:t>
      </w:r>
    </w:p>
    <w:p w14:paraId="1742506B" w14:textId="3B9100A5" w:rsidR="00E4658C" w:rsidRPr="00014FD9" w:rsidRDefault="00E4658C" w:rsidP="244FAC12">
      <w:pPr>
        <w:pStyle w:val="NormalWeb"/>
        <w:spacing w:before="0" w:beforeAutospacing="0" w:after="0" w:afterAutospacing="0"/>
        <w:jc w:val="both"/>
        <w:rPr>
          <w:rFonts w:ascii="Aptos" w:hAnsi="Aptos"/>
          <w:sz w:val="22"/>
          <w:szCs w:val="22"/>
        </w:rPr>
      </w:pPr>
    </w:p>
    <w:p w14:paraId="102E57CA" w14:textId="61BD437B" w:rsidR="00C40101" w:rsidRPr="00014FD9" w:rsidRDefault="008D78C4" w:rsidP="244FAC12">
      <w:pPr>
        <w:pStyle w:val="NormalWeb"/>
        <w:spacing w:before="0" w:beforeAutospacing="0" w:after="0" w:afterAutospacing="0"/>
        <w:ind w:left="720"/>
        <w:jc w:val="both"/>
        <w:rPr>
          <w:rFonts w:ascii="Aptos" w:hAnsi="Aptos"/>
          <w:sz w:val="22"/>
          <w:szCs w:val="22"/>
        </w:rPr>
      </w:pPr>
      <w:r w:rsidRPr="00014FD9">
        <w:rPr>
          <w:rFonts w:ascii="Aptos" w:hAnsi="Aptos"/>
          <w:i/>
          <w:iCs/>
          <w:sz w:val="22"/>
          <w:szCs w:val="22"/>
        </w:rPr>
        <w:t>Lessons</w:t>
      </w:r>
      <w:r w:rsidR="00E4658C" w:rsidRPr="00014FD9">
        <w:rPr>
          <w:rFonts w:ascii="Aptos" w:hAnsi="Aptos"/>
          <w:sz w:val="22"/>
          <w:szCs w:val="22"/>
        </w:rPr>
        <w:t xml:space="preserve">: </w:t>
      </w:r>
      <w:r w:rsidR="00FC17F5" w:rsidRPr="00014FD9">
        <w:rPr>
          <w:rFonts w:ascii="Aptos" w:hAnsi="Aptos"/>
          <w:sz w:val="22"/>
          <w:szCs w:val="22"/>
        </w:rPr>
        <w:t xml:space="preserve">Financial innovations perform best when supported by strong governance and well-aligned incentives. De-risking tools, such as output-based financing and community grant mechanisms, remain underused but show high impact when applied effectively. </w:t>
      </w:r>
    </w:p>
    <w:p w14:paraId="7530690C" w14:textId="77777777" w:rsidR="0000642A" w:rsidRPr="00014FD9" w:rsidRDefault="0000642A" w:rsidP="000A3020">
      <w:pPr>
        <w:pStyle w:val="NormalWeb"/>
        <w:spacing w:before="0" w:beforeAutospacing="0" w:after="0" w:afterAutospacing="0"/>
        <w:jc w:val="both"/>
        <w:rPr>
          <w:rStyle w:val="Strong"/>
          <w:rFonts w:ascii="Aptos" w:eastAsiaTheme="majorEastAsia" w:hAnsi="Aptos"/>
          <w:sz w:val="22"/>
          <w:szCs w:val="22"/>
        </w:rPr>
      </w:pPr>
    </w:p>
    <w:p w14:paraId="3E2E5057" w14:textId="277EBB0D" w:rsidR="008131BC" w:rsidRPr="00014FD9" w:rsidRDefault="00467888" w:rsidP="17FB6BC5">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Innovation types </w:t>
      </w:r>
      <w:r w:rsidR="00FC17F5" w:rsidRPr="00014FD9">
        <w:rPr>
          <w:rFonts w:ascii="Aptos" w:hAnsi="Aptos"/>
          <w:b/>
          <w:bCs/>
          <w:sz w:val="22"/>
          <w:szCs w:val="22"/>
        </w:rPr>
        <w:t>may overlap</w:t>
      </w:r>
      <w:r w:rsidR="0028019F" w:rsidRPr="00014FD9">
        <w:rPr>
          <w:rFonts w:ascii="Aptos" w:hAnsi="Aptos"/>
          <w:b/>
          <w:bCs/>
          <w:sz w:val="22"/>
          <w:szCs w:val="22"/>
        </w:rPr>
        <w:t xml:space="preserve"> </w:t>
      </w:r>
      <w:r w:rsidR="0094526D" w:rsidRPr="00014FD9">
        <w:rPr>
          <w:rFonts w:ascii="Aptos" w:hAnsi="Aptos"/>
          <w:b/>
          <w:bCs/>
          <w:sz w:val="22"/>
          <w:szCs w:val="22"/>
        </w:rPr>
        <w:t xml:space="preserve">– the </w:t>
      </w:r>
      <w:r w:rsidRPr="00014FD9">
        <w:rPr>
          <w:rStyle w:val="Strong"/>
          <w:rFonts w:ascii="Aptos" w:eastAsiaTheme="majorEastAsia" w:hAnsi="Aptos"/>
          <w:sz w:val="22"/>
          <w:szCs w:val="22"/>
        </w:rPr>
        <w:t xml:space="preserve">prevailing configuration </w:t>
      </w:r>
      <w:r w:rsidR="0094526D" w:rsidRPr="00014FD9">
        <w:rPr>
          <w:rStyle w:val="Strong"/>
          <w:rFonts w:ascii="Aptos" w:eastAsiaTheme="majorEastAsia" w:hAnsi="Aptos"/>
          <w:sz w:val="22"/>
          <w:szCs w:val="22"/>
        </w:rPr>
        <w:t xml:space="preserve">includes </w:t>
      </w:r>
      <w:r w:rsidRPr="00014FD9">
        <w:rPr>
          <w:rStyle w:val="Strong"/>
          <w:rFonts w:ascii="Aptos" w:eastAsiaTheme="majorEastAsia" w:hAnsi="Aptos"/>
          <w:sz w:val="22"/>
          <w:szCs w:val="22"/>
        </w:rPr>
        <w:t>institutional</w:t>
      </w:r>
      <w:r w:rsidR="00FC17F5" w:rsidRPr="00014FD9">
        <w:rPr>
          <w:rStyle w:val="Strong"/>
          <w:rFonts w:ascii="Aptos" w:eastAsiaTheme="majorEastAsia" w:hAnsi="Aptos"/>
          <w:sz w:val="22"/>
          <w:szCs w:val="22"/>
        </w:rPr>
        <w:t xml:space="preserve"> and </w:t>
      </w:r>
      <w:r w:rsidRPr="00014FD9">
        <w:rPr>
          <w:rStyle w:val="Strong"/>
          <w:rFonts w:ascii="Aptos" w:eastAsiaTheme="majorEastAsia" w:hAnsi="Aptos"/>
          <w:sz w:val="22"/>
          <w:szCs w:val="22"/>
        </w:rPr>
        <w:t>operational innovations</w:t>
      </w:r>
      <w:r w:rsidR="00FC17F5" w:rsidRPr="00014FD9">
        <w:rPr>
          <w:rStyle w:val="Strong"/>
          <w:rFonts w:ascii="Aptos" w:eastAsiaTheme="majorEastAsia" w:hAnsi="Aptos"/>
          <w:sz w:val="22"/>
          <w:szCs w:val="22"/>
        </w:rPr>
        <w:t>,</w:t>
      </w:r>
      <w:r w:rsidRPr="00014FD9">
        <w:rPr>
          <w:rStyle w:val="Strong"/>
          <w:rFonts w:ascii="Aptos" w:eastAsiaTheme="majorEastAsia" w:hAnsi="Aptos"/>
          <w:sz w:val="22"/>
          <w:szCs w:val="22"/>
        </w:rPr>
        <w:t xml:space="preserve"> </w:t>
      </w:r>
      <w:r w:rsidR="0094526D" w:rsidRPr="00014FD9">
        <w:rPr>
          <w:rStyle w:val="Strong"/>
          <w:rFonts w:ascii="Aptos" w:eastAsiaTheme="majorEastAsia" w:hAnsi="Aptos"/>
          <w:sz w:val="22"/>
          <w:szCs w:val="22"/>
        </w:rPr>
        <w:t xml:space="preserve">followed </w:t>
      </w:r>
      <w:r w:rsidRPr="00014FD9">
        <w:rPr>
          <w:rStyle w:val="Strong"/>
          <w:rFonts w:ascii="Aptos" w:eastAsiaTheme="majorEastAsia" w:hAnsi="Aptos"/>
          <w:sz w:val="22"/>
          <w:szCs w:val="22"/>
        </w:rPr>
        <w:t xml:space="preserve">by technology </w:t>
      </w:r>
      <w:r w:rsidR="0038602C" w:rsidRPr="00014FD9">
        <w:rPr>
          <w:rStyle w:val="Strong"/>
          <w:rFonts w:ascii="Aptos" w:eastAsiaTheme="majorEastAsia" w:hAnsi="Aptos"/>
          <w:sz w:val="22"/>
          <w:szCs w:val="22"/>
        </w:rPr>
        <w:t>(</w:t>
      </w:r>
      <w:r w:rsidR="00EF50A2" w:rsidRPr="00014FD9">
        <w:rPr>
          <w:rStyle w:val="Strong"/>
          <w:rFonts w:ascii="Aptos" w:eastAsiaTheme="majorEastAsia" w:hAnsi="Aptos"/>
          <w:sz w:val="22"/>
          <w:szCs w:val="22"/>
        </w:rPr>
        <w:t xml:space="preserve">Tables </w:t>
      </w:r>
      <w:r w:rsidR="0017179F" w:rsidRPr="00014FD9">
        <w:rPr>
          <w:rStyle w:val="Strong"/>
          <w:rFonts w:ascii="Aptos" w:eastAsiaTheme="majorEastAsia" w:hAnsi="Aptos"/>
          <w:sz w:val="22"/>
          <w:szCs w:val="22"/>
        </w:rPr>
        <w:t>3.</w:t>
      </w:r>
      <w:r w:rsidR="0038602C" w:rsidRPr="00014FD9">
        <w:rPr>
          <w:rStyle w:val="Strong"/>
          <w:rFonts w:ascii="Aptos" w:eastAsiaTheme="majorEastAsia" w:hAnsi="Aptos"/>
          <w:sz w:val="22"/>
          <w:szCs w:val="22"/>
        </w:rPr>
        <w:t xml:space="preserve">5 and </w:t>
      </w:r>
      <w:r w:rsidR="0017179F" w:rsidRPr="00014FD9">
        <w:rPr>
          <w:rStyle w:val="Strong"/>
          <w:rFonts w:ascii="Aptos" w:eastAsiaTheme="majorEastAsia" w:hAnsi="Aptos"/>
          <w:sz w:val="22"/>
          <w:szCs w:val="22"/>
        </w:rPr>
        <w:t>3.6</w:t>
      </w:r>
      <w:r w:rsidR="003D2201" w:rsidRPr="00014FD9">
        <w:rPr>
          <w:rStyle w:val="Strong"/>
          <w:rFonts w:ascii="Aptos" w:eastAsiaTheme="majorEastAsia" w:hAnsi="Aptos"/>
          <w:b w:val="0"/>
          <w:bCs w:val="0"/>
          <w:sz w:val="22"/>
          <w:szCs w:val="22"/>
        </w:rPr>
        <w:t>)</w:t>
      </w:r>
      <w:r w:rsidRPr="00014FD9">
        <w:rPr>
          <w:rStyle w:val="Strong"/>
          <w:rFonts w:ascii="Aptos" w:eastAsiaTheme="majorEastAsia" w:hAnsi="Aptos"/>
          <w:sz w:val="22"/>
          <w:szCs w:val="22"/>
        </w:rPr>
        <w:t>.</w:t>
      </w:r>
      <w:r w:rsidRPr="00014FD9">
        <w:rPr>
          <w:rFonts w:ascii="Aptos" w:hAnsi="Aptos"/>
          <w:sz w:val="22"/>
          <w:szCs w:val="22"/>
        </w:rPr>
        <w:t xml:space="preserve"> Many High</w:t>
      </w:r>
      <w:r w:rsidR="00EE33EC" w:rsidRPr="00014FD9">
        <w:rPr>
          <w:rFonts w:ascii="Aptos" w:hAnsi="Aptos"/>
          <w:sz w:val="22"/>
          <w:szCs w:val="22"/>
        </w:rPr>
        <w:t xml:space="preserve"> and </w:t>
      </w:r>
      <w:r w:rsidRPr="00014FD9">
        <w:rPr>
          <w:rFonts w:ascii="Aptos" w:hAnsi="Aptos"/>
          <w:sz w:val="22"/>
          <w:szCs w:val="22"/>
        </w:rPr>
        <w:t>Moderate innovation intensity projects deploy digital platforms</w:t>
      </w:r>
      <w:r w:rsidR="00AC3B70" w:rsidRPr="00014FD9">
        <w:rPr>
          <w:rFonts w:ascii="Aptos" w:hAnsi="Aptos"/>
          <w:sz w:val="22"/>
          <w:szCs w:val="22"/>
        </w:rPr>
        <w:t xml:space="preserve"> </w:t>
      </w:r>
      <w:r w:rsidRPr="00014FD9">
        <w:rPr>
          <w:rStyle w:val="Strong"/>
          <w:rFonts w:ascii="Aptos" w:eastAsiaTheme="majorEastAsia" w:hAnsi="Aptos"/>
          <w:b w:val="0"/>
          <w:bCs w:val="0"/>
          <w:sz w:val="22"/>
          <w:szCs w:val="22"/>
        </w:rPr>
        <w:t>with</w:t>
      </w:r>
      <w:r w:rsidRPr="00014FD9">
        <w:rPr>
          <w:rFonts w:ascii="Aptos" w:hAnsi="Aptos"/>
          <w:sz w:val="22"/>
          <w:szCs w:val="22"/>
        </w:rPr>
        <w:t xml:space="preserve"> phased pilots, adaptive M&amp;E, and other execution-focused adjustments—underscoring that ICT </w:t>
      </w:r>
      <w:r w:rsidR="00161434" w:rsidRPr="00014FD9">
        <w:rPr>
          <w:rFonts w:ascii="Aptos" w:hAnsi="Aptos"/>
          <w:sz w:val="22"/>
          <w:szCs w:val="22"/>
        </w:rPr>
        <w:t xml:space="preserve">relies on the </w:t>
      </w:r>
      <w:r w:rsidRPr="00014FD9">
        <w:rPr>
          <w:rFonts w:ascii="Aptos" w:hAnsi="Aptos"/>
          <w:sz w:val="22"/>
          <w:szCs w:val="22"/>
        </w:rPr>
        <w:t>learning</w:t>
      </w:r>
      <w:r w:rsidRPr="00014FD9">
        <w:rPr>
          <w:rFonts w:ascii="Cambria Math" w:hAnsi="Cambria Math" w:cs="Cambria Math"/>
          <w:sz w:val="22"/>
          <w:szCs w:val="22"/>
        </w:rPr>
        <w:t>‐</w:t>
      </w:r>
      <w:r w:rsidRPr="00014FD9">
        <w:rPr>
          <w:rFonts w:ascii="Aptos" w:hAnsi="Aptos"/>
          <w:sz w:val="22"/>
          <w:szCs w:val="22"/>
        </w:rPr>
        <w:t>oriented delivery architecture.</w:t>
      </w:r>
      <w:r w:rsidR="00A8735A" w:rsidRPr="00014FD9">
        <w:rPr>
          <w:rFonts w:ascii="Aptos" w:hAnsi="Aptos"/>
          <w:sz w:val="22"/>
          <w:szCs w:val="22"/>
        </w:rPr>
        <w:t xml:space="preserve"> </w:t>
      </w:r>
      <w:r w:rsidRPr="00014FD9">
        <w:rPr>
          <w:rFonts w:ascii="Aptos" w:hAnsi="Aptos"/>
          <w:sz w:val="22"/>
          <w:szCs w:val="22"/>
        </w:rPr>
        <w:t xml:space="preserve">Financial innovations </w:t>
      </w:r>
      <w:r w:rsidR="00A8735A" w:rsidRPr="00014FD9">
        <w:rPr>
          <w:rFonts w:ascii="Aptos" w:hAnsi="Aptos"/>
          <w:sz w:val="22"/>
          <w:szCs w:val="22"/>
        </w:rPr>
        <w:t>also</w:t>
      </w:r>
      <w:r w:rsidR="00C2369B" w:rsidRPr="00014FD9">
        <w:rPr>
          <w:rFonts w:ascii="Aptos" w:hAnsi="Aptos"/>
          <w:sz w:val="22"/>
          <w:szCs w:val="22"/>
        </w:rPr>
        <w:t xml:space="preserve"> </w:t>
      </w:r>
      <w:r w:rsidR="00EE33EC" w:rsidRPr="00014FD9">
        <w:rPr>
          <w:rFonts w:ascii="Aptos" w:hAnsi="Aptos"/>
          <w:sz w:val="22"/>
          <w:szCs w:val="22"/>
        </w:rPr>
        <w:t>create opportunities</w:t>
      </w:r>
      <w:r w:rsidR="00C2369B" w:rsidRPr="00014FD9">
        <w:rPr>
          <w:rFonts w:ascii="Aptos" w:hAnsi="Aptos"/>
          <w:sz w:val="22"/>
          <w:szCs w:val="22"/>
        </w:rPr>
        <w:t xml:space="preserve"> for cross-sectoral </w:t>
      </w:r>
      <w:r w:rsidR="000E139B" w:rsidRPr="00014FD9">
        <w:rPr>
          <w:rFonts w:ascii="Aptos" w:hAnsi="Aptos"/>
          <w:sz w:val="22"/>
          <w:szCs w:val="22"/>
        </w:rPr>
        <w:t>innovations</w:t>
      </w:r>
      <w:r w:rsidR="00FC17F5" w:rsidRPr="00014FD9">
        <w:rPr>
          <w:rFonts w:ascii="Aptos" w:hAnsi="Aptos"/>
          <w:sz w:val="22"/>
          <w:szCs w:val="22"/>
        </w:rPr>
        <w:t>, helping</w:t>
      </w:r>
      <w:r w:rsidR="00C2369B" w:rsidRPr="00014FD9">
        <w:rPr>
          <w:rFonts w:ascii="Aptos" w:hAnsi="Aptos"/>
          <w:sz w:val="22"/>
          <w:szCs w:val="22"/>
        </w:rPr>
        <w:t xml:space="preserve"> to refine incentive structures, </w:t>
      </w:r>
      <w:r w:rsidR="00FC17F5" w:rsidRPr="00014FD9">
        <w:rPr>
          <w:rFonts w:ascii="Aptos" w:hAnsi="Aptos"/>
          <w:sz w:val="22"/>
          <w:szCs w:val="22"/>
        </w:rPr>
        <w:t xml:space="preserve">strengthen </w:t>
      </w:r>
      <w:r w:rsidR="00C2369B" w:rsidRPr="00014FD9">
        <w:rPr>
          <w:rFonts w:ascii="Aptos" w:hAnsi="Aptos"/>
          <w:sz w:val="22"/>
          <w:szCs w:val="22"/>
        </w:rPr>
        <w:t xml:space="preserve">risk mitigation, and </w:t>
      </w:r>
      <w:r w:rsidR="00FC17F5" w:rsidRPr="00014FD9">
        <w:rPr>
          <w:rFonts w:ascii="Aptos" w:hAnsi="Aptos"/>
          <w:sz w:val="22"/>
          <w:szCs w:val="22"/>
        </w:rPr>
        <w:t xml:space="preserve">support </w:t>
      </w:r>
      <w:r w:rsidR="00C2369B" w:rsidRPr="00014FD9">
        <w:rPr>
          <w:rFonts w:ascii="Aptos" w:hAnsi="Aptos"/>
          <w:sz w:val="22"/>
          <w:szCs w:val="22"/>
        </w:rPr>
        <w:t xml:space="preserve">adaptive delivery mechanisms that ultimately </w:t>
      </w:r>
      <w:r w:rsidR="00FC17F5" w:rsidRPr="00014FD9">
        <w:rPr>
          <w:rFonts w:ascii="Aptos" w:hAnsi="Aptos"/>
          <w:sz w:val="22"/>
          <w:szCs w:val="22"/>
        </w:rPr>
        <w:t xml:space="preserve">attract </w:t>
      </w:r>
      <w:r w:rsidR="00C2369B" w:rsidRPr="00014FD9">
        <w:rPr>
          <w:rFonts w:ascii="Aptos" w:hAnsi="Aptos"/>
          <w:sz w:val="22"/>
          <w:szCs w:val="22"/>
        </w:rPr>
        <w:t>greater and more effective private investment.</w:t>
      </w:r>
      <w:r w:rsidR="00AC3B70" w:rsidRPr="00014FD9">
        <w:rPr>
          <w:rFonts w:ascii="Aptos" w:hAnsi="Aptos"/>
          <w:sz w:val="22"/>
          <w:szCs w:val="22"/>
        </w:rPr>
        <w:t xml:space="preserve"> For example, a project in Rwanda used a partial credit guarantee to leverage private bond markets </w:t>
      </w:r>
      <w:r w:rsidR="00FC17F5" w:rsidRPr="00014FD9">
        <w:rPr>
          <w:rFonts w:ascii="Aptos" w:hAnsi="Aptos"/>
          <w:sz w:val="22"/>
          <w:szCs w:val="22"/>
        </w:rPr>
        <w:t xml:space="preserve">for </w:t>
      </w:r>
      <w:r w:rsidR="00EE33EC" w:rsidRPr="00014FD9">
        <w:rPr>
          <w:rFonts w:ascii="Aptos" w:hAnsi="Aptos"/>
          <w:sz w:val="22"/>
          <w:szCs w:val="22"/>
        </w:rPr>
        <w:t xml:space="preserve">small and medium enterprise </w:t>
      </w:r>
      <w:r w:rsidR="00FC17F5" w:rsidRPr="00014FD9">
        <w:rPr>
          <w:rFonts w:ascii="Aptos" w:hAnsi="Aptos"/>
          <w:sz w:val="22"/>
          <w:szCs w:val="22"/>
        </w:rPr>
        <w:t>financing</w:t>
      </w:r>
      <w:r w:rsidR="00AC3B70" w:rsidRPr="00014FD9">
        <w:rPr>
          <w:rFonts w:ascii="Aptos" w:hAnsi="Aptos"/>
          <w:sz w:val="22"/>
          <w:szCs w:val="22"/>
        </w:rPr>
        <w:t>.</w:t>
      </w:r>
      <w:r w:rsidR="007B3E18" w:rsidRPr="00014FD9">
        <w:rPr>
          <w:rStyle w:val="FootnoteReference"/>
          <w:rFonts w:ascii="Aptos" w:hAnsi="Aptos"/>
          <w:sz w:val="22"/>
          <w:szCs w:val="22"/>
        </w:rPr>
        <w:footnoteReference w:id="12"/>
      </w:r>
      <w:r w:rsidR="00824FBA" w:rsidRPr="00014FD9">
        <w:rPr>
          <w:rFonts w:ascii="Aptos" w:hAnsi="Aptos"/>
          <w:sz w:val="22"/>
          <w:szCs w:val="22"/>
        </w:rPr>
        <w:t xml:space="preserve"> </w:t>
      </w:r>
    </w:p>
    <w:p w14:paraId="62871325" w14:textId="77777777" w:rsidR="00086EC4" w:rsidRPr="00014FD9" w:rsidRDefault="00086EC4" w:rsidP="000A3020">
      <w:pPr>
        <w:pStyle w:val="NormalWeb"/>
        <w:spacing w:before="0" w:beforeAutospacing="0" w:after="0" w:afterAutospacing="0"/>
        <w:jc w:val="both"/>
        <w:rPr>
          <w:rFonts w:ascii="Aptos" w:hAnsi="Aptos"/>
          <w:sz w:val="22"/>
          <w:szCs w:val="22"/>
        </w:rPr>
      </w:pPr>
    </w:p>
    <w:p w14:paraId="0A8DFEAF" w14:textId="77777777" w:rsidR="0054137B" w:rsidRDefault="0054137B" w:rsidP="244FAC12">
      <w:pPr>
        <w:pStyle w:val="Title"/>
        <w:rPr>
          <w:rFonts w:ascii="Aptos" w:hAnsi="Aptos"/>
        </w:rPr>
      </w:pPr>
      <w:bookmarkStart w:id="68" w:name="_Ref203043575"/>
    </w:p>
    <w:p w14:paraId="06EC3E6C" w14:textId="5D11AFB1" w:rsidR="000B7185" w:rsidRPr="00014FD9" w:rsidRDefault="00EB4581" w:rsidP="244FAC12">
      <w:pPr>
        <w:pStyle w:val="Title"/>
        <w:rPr>
          <w:rFonts w:ascii="Aptos" w:hAnsi="Aptos"/>
        </w:rPr>
      </w:pPr>
      <w:r w:rsidRPr="00014FD9">
        <w:rPr>
          <w:rFonts w:ascii="Aptos" w:hAnsi="Aptos"/>
        </w:rPr>
        <w:t>T</w:t>
      </w:r>
      <w:r w:rsidR="00EF50A2" w:rsidRPr="00014FD9">
        <w:rPr>
          <w:rFonts w:ascii="Aptos" w:hAnsi="Aptos"/>
        </w:rPr>
        <w:t xml:space="preserve">able </w:t>
      </w:r>
      <w:r w:rsidR="0017179F" w:rsidRPr="00014FD9">
        <w:rPr>
          <w:rFonts w:ascii="Aptos" w:hAnsi="Aptos"/>
        </w:rPr>
        <w:t>3.</w:t>
      </w:r>
      <w:r w:rsidR="00351680" w:rsidRPr="00014FD9">
        <w:rPr>
          <w:rFonts w:ascii="Aptos" w:hAnsi="Aptos"/>
        </w:rPr>
        <w:t>5</w:t>
      </w:r>
      <w:bookmarkEnd w:id="68"/>
      <w:r w:rsidR="00960BE0" w:rsidRPr="00014FD9">
        <w:rPr>
          <w:rFonts w:ascii="Aptos" w:hAnsi="Aptos"/>
        </w:rPr>
        <w:t>.</w:t>
      </w:r>
      <w:r w:rsidR="003D2201" w:rsidRPr="00014FD9">
        <w:rPr>
          <w:rFonts w:ascii="Aptos" w:hAnsi="Aptos"/>
        </w:rPr>
        <w:t xml:space="preserve"> Prevalence of Innovation </w:t>
      </w:r>
      <w:r w:rsidR="00351680" w:rsidRPr="00014FD9">
        <w:rPr>
          <w:rFonts w:ascii="Aptos" w:hAnsi="Aptos"/>
        </w:rPr>
        <w:t>T</w:t>
      </w:r>
      <w:r w:rsidR="003D2201" w:rsidRPr="00014FD9">
        <w:rPr>
          <w:rFonts w:ascii="Aptos" w:hAnsi="Aptos"/>
        </w:rPr>
        <w:t xml:space="preserve">ypes in the </w:t>
      </w:r>
      <w:r w:rsidR="006D0C0A" w:rsidRPr="00014FD9">
        <w:rPr>
          <w:rFonts w:ascii="Aptos" w:hAnsi="Aptos"/>
        </w:rPr>
        <w:t xml:space="preserve">Innovation </w:t>
      </w:r>
      <w:r w:rsidR="00351680" w:rsidRPr="00014FD9">
        <w:rPr>
          <w:rFonts w:ascii="Aptos" w:hAnsi="Aptos"/>
        </w:rPr>
        <w:t>P</w:t>
      </w:r>
      <w:r w:rsidR="003D2201" w:rsidRPr="00014FD9">
        <w:rPr>
          <w:rFonts w:ascii="Aptos" w:hAnsi="Aptos"/>
        </w:rPr>
        <w:t>ortfolio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380"/>
        <w:gridCol w:w="3158"/>
        <w:gridCol w:w="3478"/>
      </w:tblGrid>
      <w:tr w:rsidR="57C00E66" w:rsidRPr="00014FD9" w14:paraId="55ABB277" w14:textId="77777777" w:rsidTr="00014FD9">
        <w:trPr>
          <w:trHeight w:val="285"/>
        </w:trPr>
        <w:tc>
          <w:tcPr>
            <w:tcW w:w="2380" w:type="dxa"/>
            <w:tcMar>
              <w:top w:w="15" w:type="dxa"/>
              <w:left w:w="15" w:type="dxa"/>
              <w:right w:w="15" w:type="dxa"/>
            </w:tcMar>
          </w:tcPr>
          <w:p w14:paraId="2DCA8A3E" w14:textId="49CCC357"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Innovation Type</w:t>
            </w:r>
          </w:p>
        </w:tc>
        <w:tc>
          <w:tcPr>
            <w:tcW w:w="3158" w:type="dxa"/>
            <w:tcMar>
              <w:top w:w="15" w:type="dxa"/>
              <w:left w:w="15" w:type="dxa"/>
              <w:right w:w="15" w:type="dxa"/>
            </w:tcMar>
          </w:tcPr>
          <w:p w14:paraId="6EB55E7E" w14:textId="461203E0"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High + Moderate Innovative Projects</w:t>
            </w:r>
          </w:p>
        </w:tc>
        <w:tc>
          <w:tcPr>
            <w:tcW w:w="3478" w:type="dxa"/>
            <w:tcMar>
              <w:top w:w="15" w:type="dxa"/>
              <w:left w:w="15" w:type="dxa"/>
              <w:right w:w="15" w:type="dxa"/>
            </w:tcMar>
          </w:tcPr>
          <w:p w14:paraId="7641BA3C" w14:textId="26B417D9"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High + Moderate Innovative Projects (%)</w:t>
            </w:r>
          </w:p>
        </w:tc>
      </w:tr>
      <w:tr w:rsidR="57C00E66" w:rsidRPr="00014FD9" w14:paraId="16929FB0" w14:textId="77777777" w:rsidTr="00014FD9">
        <w:trPr>
          <w:trHeight w:val="285"/>
        </w:trPr>
        <w:tc>
          <w:tcPr>
            <w:tcW w:w="2380" w:type="dxa"/>
            <w:tcMar>
              <w:top w:w="15" w:type="dxa"/>
              <w:left w:w="15" w:type="dxa"/>
              <w:right w:w="15" w:type="dxa"/>
            </w:tcMar>
            <w:vAlign w:val="bottom"/>
          </w:tcPr>
          <w:p w14:paraId="5AF13A15" w14:textId="094017F4"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lastRenderedPageBreak/>
              <w:t>Operational/Institutional</w:t>
            </w:r>
          </w:p>
        </w:tc>
        <w:tc>
          <w:tcPr>
            <w:tcW w:w="3158" w:type="dxa"/>
            <w:tcMar>
              <w:top w:w="15" w:type="dxa"/>
              <w:left w:w="15" w:type="dxa"/>
              <w:right w:w="15" w:type="dxa"/>
            </w:tcMar>
            <w:vAlign w:val="bottom"/>
          </w:tcPr>
          <w:p w14:paraId="48533343" w14:textId="497F281C"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781</w:t>
            </w:r>
          </w:p>
        </w:tc>
        <w:tc>
          <w:tcPr>
            <w:tcW w:w="3478" w:type="dxa"/>
            <w:tcMar>
              <w:top w:w="15" w:type="dxa"/>
              <w:left w:w="15" w:type="dxa"/>
              <w:right w:w="15" w:type="dxa"/>
            </w:tcMar>
            <w:vAlign w:val="bottom"/>
          </w:tcPr>
          <w:p w14:paraId="75906090" w14:textId="588EEDB1"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80%</w:t>
            </w:r>
          </w:p>
        </w:tc>
      </w:tr>
      <w:tr w:rsidR="57C00E66" w:rsidRPr="00014FD9" w14:paraId="7C27E731" w14:textId="77777777" w:rsidTr="00014FD9">
        <w:trPr>
          <w:trHeight w:val="285"/>
        </w:trPr>
        <w:tc>
          <w:tcPr>
            <w:tcW w:w="2380" w:type="dxa"/>
            <w:tcMar>
              <w:top w:w="15" w:type="dxa"/>
              <w:left w:w="15" w:type="dxa"/>
              <w:right w:w="15" w:type="dxa"/>
            </w:tcMar>
            <w:vAlign w:val="bottom"/>
          </w:tcPr>
          <w:p w14:paraId="7EE04386" w14:textId="1104CA85"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Technological</w:t>
            </w:r>
          </w:p>
        </w:tc>
        <w:tc>
          <w:tcPr>
            <w:tcW w:w="3158" w:type="dxa"/>
            <w:tcMar>
              <w:top w:w="15" w:type="dxa"/>
              <w:left w:w="15" w:type="dxa"/>
              <w:right w:w="15" w:type="dxa"/>
            </w:tcMar>
            <w:vAlign w:val="bottom"/>
          </w:tcPr>
          <w:p w14:paraId="65D90449" w14:textId="6E9CFA92"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467</w:t>
            </w:r>
          </w:p>
        </w:tc>
        <w:tc>
          <w:tcPr>
            <w:tcW w:w="3478" w:type="dxa"/>
            <w:tcMar>
              <w:top w:w="15" w:type="dxa"/>
              <w:left w:w="15" w:type="dxa"/>
              <w:right w:w="15" w:type="dxa"/>
            </w:tcMar>
            <w:vAlign w:val="bottom"/>
          </w:tcPr>
          <w:p w14:paraId="1488E53C" w14:textId="2793FF1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48%</w:t>
            </w:r>
          </w:p>
        </w:tc>
      </w:tr>
      <w:tr w:rsidR="57C00E66" w:rsidRPr="00014FD9" w14:paraId="521F2837" w14:textId="77777777" w:rsidTr="00014FD9">
        <w:trPr>
          <w:trHeight w:val="285"/>
        </w:trPr>
        <w:tc>
          <w:tcPr>
            <w:tcW w:w="2380" w:type="dxa"/>
            <w:tcMar>
              <w:top w:w="15" w:type="dxa"/>
              <w:left w:w="15" w:type="dxa"/>
              <w:right w:w="15" w:type="dxa"/>
            </w:tcMar>
            <w:vAlign w:val="bottom"/>
          </w:tcPr>
          <w:p w14:paraId="2363AD07" w14:textId="2A5A0D44"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Collaborative</w:t>
            </w:r>
          </w:p>
        </w:tc>
        <w:tc>
          <w:tcPr>
            <w:tcW w:w="3158" w:type="dxa"/>
            <w:tcMar>
              <w:top w:w="15" w:type="dxa"/>
              <w:left w:w="15" w:type="dxa"/>
              <w:right w:w="15" w:type="dxa"/>
            </w:tcMar>
            <w:vAlign w:val="bottom"/>
          </w:tcPr>
          <w:p w14:paraId="227C46F9" w14:textId="34D48F31"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291</w:t>
            </w:r>
          </w:p>
        </w:tc>
        <w:tc>
          <w:tcPr>
            <w:tcW w:w="3478" w:type="dxa"/>
            <w:tcMar>
              <w:top w:w="15" w:type="dxa"/>
              <w:left w:w="15" w:type="dxa"/>
              <w:right w:w="15" w:type="dxa"/>
            </w:tcMar>
            <w:vAlign w:val="bottom"/>
          </w:tcPr>
          <w:p w14:paraId="1152D444" w14:textId="2E64A0C3"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30%</w:t>
            </w:r>
          </w:p>
        </w:tc>
      </w:tr>
      <w:tr w:rsidR="57C00E66" w:rsidRPr="00014FD9" w14:paraId="4C2DC20C" w14:textId="77777777" w:rsidTr="00014FD9">
        <w:trPr>
          <w:trHeight w:val="285"/>
        </w:trPr>
        <w:tc>
          <w:tcPr>
            <w:tcW w:w="2380" w:type="dxa"/>
            <w:tcMar>
              <w:top w:w="15" w:type="dxa"/>
              <w:left w:w="15" w:type="dxa"/>
              <w:right w:w="15" w:type="dxa"/>
            </w:tcMar>
            <w:vAlign w:val="bottom"/>
          </w:tcPr>
          <w:p w14:paraId="7AD6E89F" w14:textId="109D3AEC"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Financial</w:t>
            </w:r>
          </w:p>
        </w:tc>
        <w:tc>
          <w:tcPr>
            <w:tcW w:w="3158" w:type="dxa"/>
            <w:tcMar>
              <w:top w:w="15" w:type="dxa"/>
              <w:left w:w="15" w:type="dxa"/>
              <w:right w:w="15" w:type="dxa"/>
            </w:tcMar>
            <w:vAlign w:val="bottom"/>
          </w:tcPr>
          <w:p w14:paraId="4E8A0911" w14:textId="2E2AD1CD"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286</w:t>
            </w:r>
          </w:p>
        </w:tc>
        <w:tc>
          <w:tcPr>
            <w:tcW w:w="3478" w:type="dxa"/>
            <w:tcMar>
              <w:top w:w="15" w:type="dxa"/>
              <w:left w:w="15" w:type="dxa"/>
              <w:right w:w="15" w:type="dxa"/>
            </w:tcMar>
            <w:vAlign w:val="bottom"/>
          </w:tcPr>
          <w:p w14:paraId="39FFA768" w14:textId="2E0C5BC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29%</w:t>
            </w:r>
          </w:p>
        </w:tc>
      </w:tr>
    </w:tbl>
    <w:p w14:paraId="57D9AE93" w14:textId="7092A75F" w:rsidR="00F25157" w:rsidRPr="00014FD9" w:rsidRDefault="00EB4581" w:rsidP="244FAC12">
      <w:pPr>
        <w:jc w:val="both"/>
        <w:rPr>
          <w:rStyle w:val="Strong"/>
          <w:rFonts w:ascii="Aptos" w:eastAsiaTheme="majorEastAsia" w:hAnsi="Aptos"/>
          <w:sz w:val="18"/>
          <w:szCs w:val="18"/>
        </w:rPr>
      </w:pPr>
      <w:r w:rsidRPr="00014FD9">
        <w:rPr>
          <w:rFonts w:ascii="Aptos" w:hAnsi="Aptos"/>
          <w:i/>
          <w:iCs/>
          <w:sz w:val="18"/>
          <w:szCs w:val="18"/>
        </w:rPr>
        <w:t xml:space="preserve">Note: </w:t>
      </w:r>
      <w:r w:rsidR="0017179F" w:rsidRPr="00014FD9">
        <w:rPr>
          <w:rFonts w:ascii="Aptos" w:hAnsi="Aptos"/>
          <w:sz w:val="18"/>
          <w:szCs w:val="18"/>
        </w:rPr>
        <w:t>The table r</w:t>
      </w:r>
      <w:r w:rsidR="000910FE" w:rsidRPr="00014FD9">
        <w:rPr>
          <w:rFonts w:ascii="Aptos" w:hAnsi="Aptos"/>
          <w:sz w:val="18"/>
          <w:szCs w:val="18"/>
        </w:rPr>
        <w:t xml:space="preserve">efers to innovation types in </w:t>
      </w:r>
      <w:r w:rsidR="0030698E" w:rsidRPr="00014FD9">
        <w:rPr>
          <w:rStyle w:val="Strong"/>
          <w:rFonts w:ascii="Aptos" w:eastAsiaTheme="majorEastAsia" w:hAnsi="Aptos"/>
          <w:b w:val="0"/>
          <w:bCs w:val="0"/>
          <w:sz w:val="18"/>
          <w:szCs w:val="18"/>
        </w:rPr>
        <w:t>974</w:t>
      </w:r>
      <w:r w:rsidR="0030698E" w:rsidRPr="00014FD9">
        <w:rPr>
          <w:rFonts w:ascii="Aptos" w:hAnsi="Aptos"/>
          <w:sz w:val="18"/>
          <w:szCs w:val="18"/>
        </w:rPr>
        <w:t xml:space="preserve"> </w:t>
      </w:r>
      <w:r w:rsidR="000910FE" w:rsidRPr="00014FD9">
        <w:rPr>
          <w:rFonts w:ascii="Aptos" w:hAnsi="Aptos"/>
          <w:sz w:val="18"/>
          <w:szCs w:val="18"/>
        </w:rPr>
        <w:t xml:space="preserve">High + Moderate innovation projects. </w:t>
      </w:r>
      <w:r w:rsidRPr="00014FD9">
        <w:rPr>
          <w:rFonts w:ascii="Aptos" w:hAnsi="Aptos"/>
          <w:sz w:val="18"/>
          <w:szCs w:val="18"/>
        </w:rPr>
        <w:t>The innovation t</w:t>
      </w:r>
      <w:r w:rsidR="002172FC" w:rsidRPr="00014FD9">
        <w:rPr>
          <w:rFonts w:ascii="Aptos" w:hAnsi="Aptos"/>
          <w:sz w:val="18"/>
          <w:szCs w:val="18"/>
        </w:rPr>
        <w:t xml:space="preserve">ypes are </w:t>
      </w:r>
      <w:r w:rsidR="002172FC" w:rsidRPr="00014FD9">
        <w:rPr>
          <w:rStyle w:val="Strong"/>
          <w:rFonts w:ascii="Aptos" w:eastAsiaTheme="majorEastAsia" w:hAnsi="Aptos"/>
          <w:b w:val="0"/>
          <w:bCs w:val="0"/>
          <w:sz w:val="18"/>
          <w:szCs w:val="18"/>
        </w:rPr>
        <w:t>not</w:t>
      </w:r>
      <w:r w:rsidR="002172FC" w:rsidRPr="00014FD9">
        <w:rPr>
          <w:rFonts w:ascii="Aptos" w:hAnsi="Aptos"/>
          <w:sz w:val="18"/>
          <w:szCs w:val="18"/>
        </w:rPr>
        <w:t xml:space="preserve"> mutually exclusive; many projects combine two or more</w:t>
      </w:r>
      <w:r w:rsidRPr="00014FD9">
        <w:rPr>
          <w:rFonts w:ascii="Aptos" w:hAnsi="Aptos"/>
          <w:sz w:val="18"/>
          <w:szCs w:val="18"/>
        </w:rPr>
        <w:t>.</w:t>
      </w:r>
    </w:p>
    <w:p w14:paraId="03A0EC8F" w14:textId="77777777" w:rsidR="00F26847" w:rsidRPr="00014FD9" w:rsidRDefault="00F26847" w:rsidP="244FAC12">
      <w:pPr>
        <w:jc w:val="both"/>
        <w:rPr>
          <w:rFonts w:ascii="Aptos" w:hAnsi="Aptos"/>
          <w:i/>
          <w:iCs/>
          <w:sz w:val="20"/>
          <w:szCs w:val="20"/>
        </w:rPr>
      </w:pPr>
    </w:p>
    <w:p w14:paraId="79F22CEE" w14:textId="26A703E4" w:rsidR="004756D7" w:rsidRPr="00014FD9" w:rsidRDefault="004756D7" w:rsidP="244FAC12">
      <w:pPr>
        <w:jc w:val="both"/>
        <w:rPr>
          <w:rFonts w:ascii="Aptos" w:eastAsiaTheme="majorEastAsia" w:hAnsi="Aptos"/>
          <w:sz w:val="22"/>
          <w:szCs w:val="22"/>
        </w:rPr>
      </w:pPr>
      <w:r w:rsidRPr="00014FD9">
        <w:rPr>
          <w:rFonts w:ascii="Aptos" w:eastAsiaTheme="majorEastAsia" w:hAnsi="Aptos"/>
          <w:b/>
          <w:bCs/>
          <w:sz w:val="22"/>
          <w:szCs w:val="22"/>
        </w:rPr>
        <w:t xml:space="preserve">Over the past </w:t>
      </w:r>
      <w:r w:rsidR="008F1C32" w:rsidRPr="00014FD9">
        <w:rPr>
          <w:rFonts w:ascii="Aptos" w:eastAsiaTheme="majorEastAsia" w:hAnsi="Aptos"/>
          <w:b/>
          <w:bCs/>
          <w:sz w:val="22"/>
          <w:szCs w:val="22"/>
        </w:rPr>
        <w:t>three decades</w:t>
      </w:r>
      <w:r w:rsidRPr="00014FD9">
        <w:rPr>
          <w:rFonts w:ascii="Aptos" w:eastAsiaTheme="majorEastAsia" w:hAnsi="Aptos"/>
          <w:b/>
          <w:bCs/>
          <w:sz w:val="22"/>
          <w:szCs w:val="22"/>
        </w:rPr>
        <w:t>, the World Bank’s innovation portfolio has broadened across operational</w:t>
      </w:r>
      <w:r w:rsidR="004835F5" w:rsidRPr="00014FD9">
        <w:rPr>
          <w:rFonts w:ascii="Aptos" w:eastAsiaTheme="majorEastAsia" w:hAnsi="Aptos"/>
          <w:b/>
          <w:bCs/>
          <w:sz w:val="22"/>
          <w:szCs w:val="22"/>
        </w:rPr>
        <w:t>/</w:t>
      </w:r>
      <w:r w:rsidRPr="00014FD9">
        <w:rPr>
          <w:rFonts w:ascii="Aptos" w:eastAsiaTheme="majorEastAsia" w:hAnsi="Aptos"/>
          <w:b/>
          <w:bCs/>
          <w:sz w:val="22"/>
          <w:szCs w:val="22"/>
        </w:rPr>
        <w:t xml:space="preserve"> institutional, technological, collaborative, and financial areas, though with distinct trajectories.</w:t>
      </w:r>
      <w:r w:rsidRPr="00014FD9">
        <w:rPr>
          <w:rFonts w:ascii="Aptos" w:eastAsiaTheme="majorEastAsia" w:hAnsi="Aptos"/>
          <w:sz w:val="22"/>
          <w:szCs w:val="22"/>
        </w:rPr>
        <w:t xml:space="preserve"> Operational and institutional innovations dominated in the late 1990s and 2000s, and they continue to provide the backbone of the portfolio. Technological innovations, initially limited, gained momentum during 2008–2017 and</w:t>
      </w:r>
      <w:r w:rsidR="00072553" w:rsidRPr="00014FD9">
        <w:rPr>
          <w:rFonts w:ascii="Aptos" w:eastAsiaTheme="majorEastAsia" w:hAnsi="Aptos"/>
          <w:sz w:val="22"/>
          <w:szCs w:val="22"/>
        </w:rPr>
        <w:t xml:space="preserve"> continued</w:t>
      </w:r>
      <w:r w:rsidR="00DD24F0" w:rsidRPr="00014FD9">
        <w:rPr>
          <w:rFonts w:ascii="Aptos" w:eastAsiaTheme="majorEastAsia" w:hAnsi="Aptos"/>
          <w:sz w:val="22"/>
          <w:szCs w:val="22"/>
        </w:rPr>
        <w:t xml:space="preserve"> </w:t>
      </w:r>
      <w:proofErr w:type="gramStart"/>
      <w:r w:rsidR="00A71D7D" w:rsidRPr="00014FD9">
        <w:rPr>
          <w:rFonts w:ascii="Aptos" w:eastAsiaTheme="majorEastAsia" w:hAnsi="Aptos"/>
          <w:sz w:val="22"/>
          <w:szCs w:val="22"/>
        </w:rPr>
        <w:t xml:space="preserve">expanding  </w:t>
      </w:r>
      <w:r w:rsidRPr="00014FD9">
        <w:rPr>
          <w:rFonts w:ascii="Aptos" w:eastAsiaTheme="majorEastAsia" w:hAnsi="Aptos"/>
          <w:sz w:val="22"/>
          <w:szCs w:val="22"/>
        </w:rPr>
        <w:t>after</w:t>
      </w:r>
      <w:proofErr w:type="gramEnd"/>
      <w:r w:rsidRPr="00014FD9">
        <w:rPr>
          <w:rFonts w:ascii="Aptos" w:eastAsiaTheme="majorEastAsia" w:hAnsi="Aptos"/>
          <w:sz w:val="22"/>
          <w:szCs w:val="22"/>
        </w:rPr>
        <w:t xml:space="preserve"> 2018, becoming a defining feature of many innovative projects. Collaborative innovations</w:t>
      </w:r>
      <w:r w:rsidR="00DF714C" w:rsidRPr="00014FD9">
        <w:rPr>
          <w:rFonts w:ascii="Aptos" w:eastAsiaTheme="majorEastAsia" w:hAnsi="Aptos"/>
          <w:sz w:val="22"/>
          <w:szCs w:val="22"/>
        </w:rPr>
        <w:t xml:space="preserve"> </w:t>
      </w:r>
      <w:r w:rsidRPr="00014FD9">
        <w:rPr>
          <w:rFonts w:ascii="Aptos" w:eastAsiaTheme="majorEastAsia" w:hAnsi="Aptos"/>
          <w:sz w:val="22"/>
          <w:szCs w:val="22"/>
        </w:rPr>
        <w:t xml:space="preserve">grew </w:t>
      </w:r>
      <w:r w:rsidR="00DF714C" w:rsidRPr="00014FD9">
        <w:rPr>
          <w:rFonts w:ascii="Aptos" w:eastAsiaTheme="majorEastAsia" w:hAnsi="Aptos"/>
          <w:sz w:val="22"/>
          <w:szCs w:val="22"/>
        </w:rPr>
        <w:t xml:space="preserve">steadily </w:t>
      </w:r>
      <w:r w:rsidRPr="00014FD9">
        <w:rPr>
          <w:rFonts w:ascii="Aptos" w:eastAsiaTheme="majorEastAsia" w:hAnsi="Aptos"/>
          <w:sz w:val="22"/>
          <w:szCs w:val="22"/>
        </w:rPr>
        <w:t xml:space="preserve">during the first two decades but have plateaued more recently, suggesting that while partnerships and co-creation remain important, they have not expanded at the same pace as other innovation types. Financial innovations followed a slower path: relatively modest in earlier cohorts, they gained traction only in the most recent decade, often in tandem with technology-driven approaches and reflecting </w:t>
      </w:r>
      <w:r w:rsidR="00DF714C" w:rsidRPr="00014FD9">
        <w:rPr>
          <w:rFonts w:ascii="Aptos" w:eastAsiaTheme="majorEastAsia" w:hAnsi="Aptos"/>
          <w:sz w:val="22"/>
          <w:szCs w:val="22"/>
        </w:rPr>
        <w:t xml:space="preserve">the </w:t>
      </w:r>
      <w:r w:rsidRPr="00014FD9">
        <w:rPr>
          <w:rFonts w:ascii="Aptos" w:eastAsiaTheme="majorEastAsia" w:hAnsi="Aptos"/>
          <w:sz w:val="22"/>
          <w:szCs w:val="22"/>
        </w:rPr>
        <w:t xml:space="preserve">increased use of results-based financing, guarantees, and blended finance instruments. Taken together, these </w:t>
      </w:r>
      <w:r w:rsidR="00DF714C" w:rsidRPr="00014FD9">
        <w:rPr>
          <w:rFonts w:ascii="Aptos" w:eastAsiaTheme="majorEastAsia" w:hAnsi="Aptos"/>
          <w:sz w:val="22"/>
          <w:szCs w:val="22"/>
        </w:rPr>
        <w:t xml:space="preserve">trends </w:t>
      </w:r>
      <w:r w:rsidRPr="00014FD9">
        <w:rPr>
          <w:rFonts w:ascii="Aptos" w:eastAsiaTheme="majorEastAsia" w:hAnsi="Aptos"/>
          <w:sz w:val="22"/>
          <w:szCs w:val="22"/>
        </w:rPr>
        <w:t>indicate that technology has become a central driver of innovation, financial instruments are beginning to follow a similar expansion curve, and collaboration remains steady but no longer the main growth frontier.</w:t>
      </w:r>
    </w:p>
    <w:p w14:paraId="2947C8E3" w14:textId="77777777" w:rsidR="000910FE" w:rsidRPr="00014FD9" w:rsidRDefault="000910FE" w:rsidP="000A3020">
      <w:pPr>
        <w:jc w:val="both"/>
        <w:rPr>
          <w:rFonts w:ascii="Aptos" w:eastAsiaTheme="majorEastAsia" w:hAnsi="Aptos"/>
          <w:sz w:val="22"/>
          <w:szCs w:val="22"/>
        </w:rPr>
      </w:pPr>
    </w:p>
    <w:p w14:paraId="7230490A" w14:textId="38433DCA" w:rsidR="004756D7" w:rsidRPr="00014FD9" w:rsidRDefault="00EF50A2" w:rsidP="244FAC12">
      <w:pPr>
        <w:pStyle w:val="Title"/>
        <w:rPr>
          <w:rStyle w:val="Strong"/>
          <w:rFonts w:ascii="Aptos" w:hAnsi="Aptos"/>
        </w:rPr>
      </w:pPr>
      <w:r w:rsidRPr="00014FD9">
        <w:rPr>
          <w:rFonts w:ascii="Aptos" w:hAnsi="Aptos"/>
        </w:rPr>
        <w:t xml:space="preserve">Table </w:t>
      </w:r>
      <w:r w:rsidR="0017179F" w:rsidRPr="00014FD9">
        <w:rPr>
          <w:rFonts w:ascii="Aptos" w:hAnsi="Aptos"/>
        </w:rPr>
        <w:t>3.6</w:t>
      </w:r>
      <w:r w:rsidR="008131BC" w:rsidRPr="00014FD9">
        <w:rPr>
          <w:rFonts w:ascii="Aptos" w:hAnsi="Aptos"/>
        </w:rPr>
        <w:t>.</w:t>
      </w:r>
      <w:r w:rsidR="004756D7" w:rsidRPr="00014FD9">
        <w:rPr>
          <w:rFonts w:ascii="Aptos" w:hAnsi="Aptos"/>
        </w:rPr>
        <w:t xml:space="preserve"> Prevalence of Innovation Types by Decade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517"/>
        <w:gridCol w:w="1274"/>
        <w:gridCol w:w="1274"/>
        <w:gridCol w:w="1274"/>
        <w:gridCol w:w="760"/>
      </w:tblGrid>
      <w:tr w:rsidR="57C00E66" w:rsidRPr="00014FD9" w14:paraId="16F05BEB" w14:textId="77777777" w:rsidTr="00014FD9">
        <w:trPr>
          <w:trHeight w:val="285"/>
          <w:jc w:val="center"/>
        </w:trPr>
        <w:tc>
          <w:tcPr>
            <w:tcW w:w="2517" w:type="dxa"/>
            <w:tcMar>
              <w:top w:w="15" w:type="dxa"/>
              <w:left w:w="15" w:type="dxa"/>
              <w:right w:w="15" w:type="dxa"/>
            </w:tcMar>
          </w:tcPr>
          <w:p w14:paraId="2590AF89" w14:textId="017B7097"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Innovation Type</w:t>
            </w:r>
          </w:p>
        </w:tc>
        <w:tc>
          <w:tcPr>
            <w:tcW w:w="1274" w:type="dxa"/>
            <w:tcMar>
              <w:top w:w="15" w:type="dxa"/>
              <w:left w:w="15" w:type="dxa"/>
              <w:right w:w="15" w:type="dxa"/>
            </w:tcMar>
          </w:tcPr>
          <w:p w14:paraId="334556D9" w14:textId="325D91C6"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1998-2007</w:t>
            </w:r>
          </w:p>
        </w:tc>
        <w:tc>
          <w:tcPr>
            <w:tcW w:w="1274" w:type="dxa"/>
            <w:tcMar>
              <w:top w:w="15" w:type="dxa"/>
              <w:left w:w="15" w:type="dxa"/>
              <w:right w:w="15" w:type="dxa"/>
            </w:tcMar>
          </w:tcPr>
          <w:p w14:paraId="7647E491" w14:textId="14F65218"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2008-2017</w:t>
            </w:r>
          </w:p>
        </w:tc>
        <w:tc>
          <w:tcPr>
            <w:tcW w:w="1274" w:type="dxa"/>
            <w:tcMar>
              <w:top w:w="15" w:type="dxa"/>
              <w:left w:w="15" w:type="dxa"/>
              <w:right w:w="15" w:type="dxa"/>
            </w:tcMar>
          </w:tcPr>
          <w:p w14:paraId="00629EC9" w14:textId="23841B85"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2018-2025</w:t>
            </w:r>
          </w:p>
        </w:tc>
        <w:tc>
          <w:tcPr>
            <w:tcW w:w="760" w:type="dxa"/>
            <w:tcMar>
              <w:top w:w="15" w:type="dxa"/>
              <w:left w:w="15" w:type="dxa"/>
              <w:right w:w="15" w:type="dxa"/>
            </w:tcMar>
          </w:tcPr>
          <w:p w14:paraId="2C83B397" w14:textId="53501799"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Total</w:t>
            </w:r>
          </w:p>
        </w:tc>
      </w:tr>
      <w:tr w:rsidR="57C00E66" w:rsidRPr="00014FD9" w14:paraId="54A7FB04" w14:textId="77777777" w:rsidTr="00014FD9">
        <w:trPr>
          <w:trHeight w:val="285"/>
          <w:jc w:val="center"/>
        </w:trPr>
        <w:tc>
          <w:tcPr>
            <w:tcW w:w="2517" w:type="dxa"/>
            <w:tcMar>
              <w:top w:w="15" w:type="dxa"/>
              <w:left w:w="15" w:type="dxa"/>
              <w:right w:w="15" w:type="dxa"/>
            </w:tcMar>
            <w:vAlign w:val="bottom"/>
          </w:tcPr>
          <w:p w14:paraId="48F4BA10" w14:textId="1139B82E"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Operational/Institutional</w:t>
            </w:r>
          </w:p>
        </w:tc>
        <w:tc>
          <w:tcPr>
            <w:tcW w:w="1274" w:type="dxa"/>
            <w:tcMar>
              <w:top w:w="15" w:type="dxa"/>
              <w:left w:w="15" w:type="dxa"/>
              <w:right w:w="15" w:type="dxa"/>
            </w:tcMar>
            <w:vAlign w:val="bottom"/>
          </w:tcPr>
          <w:p w14:paraId="5813B756" w14:textId="4B96B52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168</w:t>
            </w:r>
          </w:p>
        </w:tc>
        <w:tc>
          <w:tcPr>
            <w:tcW w:w="1274" w:type="dxa"/>
            <w:tcMar>
              <w:top w:w="15" w:type="dxa"/>
              <w:left w:w="15" w:type="dxa"/>
              <w:right w:w="15" w:type="dxa"/>
            </w:tcMar>
            <w:vAlign w:val="bottom"/>
          </w:tcPr>
          <w:p w14:paraId="4BAC5D99" w14:textId="1948034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289</w:t>
            </w:r>
          </w:p>
        </w:tc>
        <w:tc>
          <w:tcPr>
            <w:tcW w:w="1274" w:type="dxa"/>
            <w:tcMar>
              <w:top w:w="15" w:type="dxa"/>
              <w:left w:w="15" w:type="dxa"/>
              <w:right w:w="15" w:type="dxa"/>
            </w:tcMar>
            <w:vAlign w:val="bottom"/>
          </w:tcPr>
          <w:p w14:paraId="199F07FF" w14:textId="72122460"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324</w:t>
            </w:r>
          </w:p>
        </w:tc>
        <w:tc>
          <w:tcPr>
            <w:tcW w:w="760" w:type="dxa"/>
            <w:tcMar>
              <w:top w:w="15" w:type="dxa"/>
              <w:left w:w="15" w:type="dxa"/>
              <w:right w:w="15" w:type="dxa"/>
            </w:tcMar>
            <w:vAlign w:val="bottom"/>
          </w:tcPr>
          <w:p w14:paraId="18034975" w14:textId="612DEFEB"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781</w:t>
            </w:r>
          </w:p>
        </w:tc>
      </w:tr>
      <w:tr w:rsidR="57C00E66" w:rsidRPr="00014FD9" w14:paraId="5A290E35" w14:textId="77777777" w:rsidTr="00014FD9">
        <w:trPr>
          <w:trHeight w:val="285"/>
          <w:jc w:val="center"/>
        </w:trPr>
        <w:tc>
          <w:tcPr>
            <w:tcW w:w="2517" w:type="dxa"/>
            <w:tcMar>
              <w:top w:w="15" w:type="dxa"/>
              <w:left w:w="15" w:type="dxa"/>
              <w:right w:w="15" w:type="dxa"/>
            </w:tcMar>
            <w:vAlign w:val="bottom"/>
          </w:tcPr>
          <w:p w14:paraId="281A439F" w14:textId="4E584AEF"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Technological</w:t>
            </w:r>
          </w:p>
        </w:tc>
        <w:tc>
          <w:tcPr>
            <w:tcW w:w="1274" w:type="dxa"/>
            <w:tcMar>
              <w:top w:w="15" w:type="dxa"/>
              <w:left w:w="15" w:type="dxa"/>
              <w:right w:w="15" w:type="dxa"/>
            </w:tcMar>
            <w:vAlign w:val="bottom"/>
          </w:tcPr>
          <w:p w14:paraId="6EDB9E0A" w14:textId="09C28B6C"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104</w:t>
            </w:r>
          </w:p>
        </w:tc>
        <w:tc>
          <w:tcPr>
            <w:tcW w:w="1274" w:type="dxa"/>
            <w:tcMar>
              <w:top w:w="15" w:type="dxa"/>
              <w:left w:w="15" w:type="dxa"/>
              <w:right w:w="15" w:type="dxa"/>
            </w:tcMar>
            <w:vAlign w:val="bottom"/>
          </w:tcPr>
          <w:p w14:paraId="35320325" w14:textId="7243D384"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172</w:t>
            </w:r>
          </w:p>
        </w:tc>
        <w:tc>
          <w:tcPr>
            <w:tcW w:w="1274" w:type="dxa"/>
            <w:tcMar>
              <w:top w:w="15" w:type="dxa"/>
              <w:left w:w="15" w:type="dxa"/>
              <w:right w:w="15" w:type="dxa"/>
            </w:tcMar>
            <w:vAlign w:val="bottom"/>
          </w:tcPr>
          <w:p w14:paraId="19A63E67" w14:textId="248E174D"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191</w:t>
            </w:r>
          </w:p>
        </w:tc>
        <w:tc>
          <w:tcPr>
            <w:tcW w:w="760" w:type="dxa"/>
            <w:tcMar>
              <w:top w:w="15" w:type="dxa"/>
              <w:left w:w="15" w:type="dxa"/>
              <w:right w:w="15" w:type="dxa"/>
            </w:tcMar>
            <w:vAlign w:val="bottom"/>
          </w:tcPr>
          <w:p w14:paraId="5DCB367F" w14:textId="29EB628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467</w:t>
            </w:r>
          </w:p>
        </w:tc>
      </w:tr>
      <w:tr w:rsidR="57C00E66" w:rsidRPr="00014FD9" w14:paraId="16A38417" w14:textId="77777777" w:rsidTr="00014FD9">
        <w:trPr>
          <w:trHeight w:val="285"/>
          <w:jc w:val="center"/>
        </w:trPr>
        <w:tc>
          <w:tcPr>
            <w:tcW w:w="2517" w:type="dxa"/>
            <w:tcMar>
              <w:top w:w="15" w:type="dxa"/>
              <w:left w:w="15" w:type="dxa"/>
              <w:right w:w="15" w:type="dxa"/>
            </w:tcMar>
            <w:vAlign w:val="bottom"/>
          </w:tcPr>
          <w:p w14:paraId="30977132" w14:textId="5261193C"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Collaborative</w:t>
            </w:r>
          </w:p>
        </w:tc>
        <w:tc>
          <w:tcPr>
            <w:tcW w:w="1274" w:type="dxa"/>
            <w:tcMar>
              <w:top w:w="15" w:type="dxa"/>
              <w:left w:w="15" w:type="dxa"/>
              <w:right w:w="15" w:type="dxa"/>
            </w:tcMar>
            <w:vAlign w:val="bottom"/>
          </w:tcPr>
          <w:p w14:paraId="57D75469" w14:textId="712EFB28"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65</w:t>
            </w:r>
          </w:p>
        </w:tc>
        <w:tc>
          <w:tcPr>
            <w:tcW w:w="1274" w:type="dxa"/>
            <w:tcMar>
              <w:top w:w="15" w:type="dxa"/>
              <w:left w:w="15" w:type="dxa"/>
              <w:right w:w="15" w:type="dxa"/>
            </w:tcMar>
            <w:vAlign w:val="bottom"/>
          </w:tcPr>
          <w:p w14:paraId="596093B2" w14:textId="13D777B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113</w:t>
            </w:r>
          </w:p>
        </w:tc>
        <w:tc>
          <w:tcPr>
            <w:tcW w:w="1274" w:type="dxa"/>
            <w:tcMar>
              <w:top w:w="15" w:type="dxa"/>
              <w:left w:w="15" w:type="dxa"/>
              <w:right w:w="15" w:type="dxa"/>
            </w:tcMar>
            <w:vAlign w:val="bottom"/>
          </w:tcPr>
          <w:p w14:paraId="1A8658B5" w14:textId="05B53E09"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113</w:t>
            </w:r>
          </w:p>
        </w:tc>
        <w:tc>
          <w:tcPr>
            <w:tcW w:w="760" w:type="dxa"/>
            <w:tcMar>
              <w:top w:w="15" w:type="dxa"/>
              <w:left w:w="15" w:type="dxa"/>
              <w:right w:w="15" w:type="dxa"/>
            </w:tcMar>
            <w:vAlign w:val="bottom"/>
          </w:tcPr>
          <w:p w14:paraId="62C13CB3" w14:textId="3B4DF69C"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291</w:t>
            </w:r>
          </w:p>
        </w:tc>
      </w:tr>
      <w:tr w:rsidR="57C00E66" w:rsidRPr="00014FD9" w14:paraId="6585D251" w14:textId="77777777" w:rsidTr="00014FD9">
        <w:trPr>
          <w:trHeight w:val="285"/>
          <w:jc w:val="center"/>
        </w:trPr>
        <w:tc>
          <w:tcPr>
            <w:tcW w:w="2517" w:type="dxa"/>
            <w:tcMar>
              <w:top w:w="15" w:type="dxa"/>
              <w:left w:w="15" w:type="dxa"/>
              <w:right w:w="15" w:type="dxa"/>
            </w:tcMar>
            <w:vAlign w:val="bottom"/>
          </w:tcPr>
          <w:p w14:paraId="487EF37B" w14:textId="75A7D4A1"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Financial</w:t>
            </w:r>
          </w:p>
        </w:tc>
        <w:tc>
          <w:tcPr>
            <w:tcW w:w="1274" w:type="dxa"/>
            <w:tcMar>
              <w:top w:w="15" w:type="dxa"/>
              <w:left w:w="15" w:type="dxa"/>
              <w:right w:w="15" w:type="dxa"/>
            </w:tcMar>
            <w:vAlign w:val="bottom"/>
          </w:tcPr>
          <w:p w14:paraId="0574BB8D" w14:textId="20CC163F"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53</w:t>
            </w:r>
          </w:p>
        </w:tc>
        <w:tc>
          <w:tcPr>
            <w:tcW w:w="1274" w:type="dxa"/>
            <w:tcMar>
              <w:top w:w="15" w:type="dxa"/>
              <w:left w:w="15" w:type="dxa"/>
              <w:right w:w="15" w:type="dxa"/>
            </w:tcMar>
            <w:vAlign w:val="bottom"/>
          </w:tcPr>
          <w:p w14:paraId="712BD966" w14:textId="4F1C101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90</w:t>
            </w:r>
          </w:p>
        </w:tc>
        <w:tc>
          <w:tcPr>
            <w:tcW w:w="1274" w:type="dxa"/>
            <w:tcMar>
              <w:top w:w="15" w:type="dxa"/>
              <w:left w:w="15" w:type="dxa"/>
              <w:right w:w="15" w:type="dxa"/>
            </w:tcMar>
            <w:vAlign w:val="bottom"/>
          </w:tcPr>
          <w:p w14:paraId="27B1D19C" w14:textId="43398AF5"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143</w:t>
            </w:r>
          </w:p>
        </w:tc>
        <w:tc>
          <w:tcPr>
            <w:tcW w:w="760" w:type="dxa"/>
            <w:tcMar>
              <w:top w:w="15" w:type="dxa"/>
              <w:left w:w="15" w:type="dxa"/>
              <w:right w:w="15" w:type="dxa"/>
            </w:tcMar>
            <w:vAlign w:val="bottom"/>
          </w:tcPr>
          <w:p w14:paraId="17BA08F0" w14:textId="5A1BB71D"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286</w:t>
            </w:r>
          </w:p>
        </w:tc>
      </w:tr>
    </w:tbl>
    <w:p w14:paraId="2A6740DB" w14:textId="17811FF6" w:rsidR="004756D7" w:rsidRPr="00014FD9" w:rsidRDefault="00EF50A2" w:rsidP="000A3020">
      <w:pPr>
        <w:ind w:left="360"/>
        <w:jc w:val="both"/>
        <w:rPr>
          <w:rFonts w:ascii="Aptos" w:hAnsi="Aptos"/>
          <w:sz w:val="18"/>
          <w:szCs w:val="18"/>
        </w:rPr>
      </w:pPr>
      <w:r w:rsidRPr="00014FD9">
        <w:rPr>
          <w:rFonts w:ascii="Aptos" w:hAnsi="Aptos"/>
          <w:i/>
          <w:iCs/>
          <w:sz w:val="18"/>
          <w:szCs w:val="18"/>
        </w:rPr>
        <w:t xml:space="preserve">Note: </w:t>
      </w:r>
      <w:r w:rsidR="0017179F" w:rsidRPr="00014FD9">
        <w:rPr>
          <w:rFonts w:ascii="Aptos" w:hAnsi="Aptos"/>
          <w:sz w:val="18"/>
          <w:szCs w:val="18"/>
        </w:rPr>
        <w:t>The table r</w:t>
      </w:r>
      <w:r w:rsidRPr="00014FD9">
        <w:rPr>
          <w:rFonts w:ascii="Aptos" w:hAnsi="Aptos"/>
          <w:sz w:val="18"/>
          <w:szCs w:val="18"/>
        </w:rPr>
        <w:t>efers to innovation types i</w:t>
      </w:r>
      <w:r w:rsidR="004756D7" w:rsidRPr="00014FD9">
        <w:rPr>
          <w:rFonts w:ascii="Aptos" w:hAnsi="Aptos"/>
          <w:sz w:val="18"/>
          <w:szCs w:val="18"/>
        </w:rPr>
        <w:t xml:space="preserve">n </w:t>
      </w:r>
      <w:r w:rsidR="00064E97" w:rsidRPr="00014FD9">
        <w:rPr>
          <w:rStyle w:val="Strong"/>
          <w:rFonts w:ascii="Aptos" w:eastAsiaTheme="majorEastAsia" w:hAnsi="Aptos"/>
          <w:b w:val="0"/>
          <w:bCs w:val="0"/>
          <w:sz w:val="18"/>
          <w:szCs w:val="18"/>
        </w:rPr>
        <w:t>974</w:t>
      </w:r>
      <w:r w:rsidR="00064E97" w:rsidRPr="00014FD9">
        <w:rPr>
          <w:rFonts w:ascii="Aptos" w:hAnsi="Aptos"/>
          <w:sz w:val="18"/>
          <w:szCs w:val="18"/>
        </w:rPr>
        <w:t xml:space="preserve"> </w:t>
      </w:r>
      <w:r w:rsidR="004756D7" w:rsidRPr="00014FD9">
        <w:rPr>
          <w:rFonts w:ascii="Aptos" w:hAnsi="Aptos"/>
          <w:sz w:val="18"/>
          <w:szCs w:val="18"/>
        </w:rPr>
        <w:t>High + Moderate innovation projects</w:t>
      </w:r>
      <w:r w:rsidRPr="00014FD9">
        <w:rPr>
          <w:rFonts w:ascii="Aptos" w:hAnsi="Aptos"/>
          <w:sz w:val="18"/>
          <w:szCs w:val="18"/>
        </w:rPr>
        <w:t xml:space="preserve">. The </w:t>
      </w:r>
      <w:proofErr w:type="gramStart"/>
      <w:r w:rsidRPr="00014FD9">
        <w:rPr>
          <w:rFonts w:ascii="Aptos" w:hAnsi="Aptos"/>
          <w:sz w:val="18"/>
          <w:szCs w:val="18"/>
        </w:rPr>
        <w:t>time period</w:t>
      </w:r>
      <w:proofErr w:type="gramEnd"/>
      <w:r w:rsidRPr="00014FD9">
        <w:rPr>
          <w:rFonts w:ascii="Aptos" w:hAnsi="Aptos"/>
          <w:sz w:val="18"/>
          <w:szCs w:val="18"/>
        </w:rPr>
        <w:t xml:space="preserve"> </w:t>
      </w:r>
      <w:r w:rsidR="004756D7" w:rsidRPr="00014FD9">
        <w:rPr>
          <w:rFonts w:ascii="Aptos" w:hAnsi="Aptos"/>
          <w:sz w:val="18"/>
          <w:szCs w:val="18"/>
        </w:rPr>
        <w:t xml:space="preserve">2018–2025 is a partial cohort, </w:t>
      </w:r>
      <w:r w:rsidRPr="00014FD9">
        <w:rPr>
          <w:rFonts w:ascii="Aptos" w:hAnsi="Aptos"/>
          <w:sz w:val="18"/>
          <w:szCs w:val="18"/>
        </w:rPr>
        <w:t xml:space="preserve">with </w:t>
      </w:r>
      <w:r w:rsidR="004756D7" w:rsidRPr="00014FD9">
        <w:rPr>
          <w:rFonts w:ascii="Aptos" w:hAnsi="Aptos"/>
          <w:sz w:val="18"/>
          <w:szCs w:val="18"/>
        </w:rPr>
        <w:t>many projects</w:t>
      </w:r>
      <w:r w:rsidRPr="00014FD9">
        <w:rPr>
          <w:rFonts w:ascii="Aptos" w:hAnsi="Aptos"/>
          <w:sz w:val="18"/>
          <w:szCs w:val="18"/>
        </w:rPr>
        <w:t xml:space="preserve"> still under implementation</w:t>
      </w:r>
      <w:r w:rsidR="004756D7" w:rsidRPr="00014FD9">
        <w:rPr>
          <w:rFonts w:ascii="Aptos" w:hAnsi="Aptos"/>
          <w:sz w:val="18"/>
          <w:szCs w:val="18"/>
        </w:rPr>
        <w:t>.</w:t>
      </w:r>
    </w:p>
    <w:p w14:paraId="1B2C6CF2" w14:textId="77777777" w:rsidR="004756D7" w:rsidRPr="00014FD9" w:rsidRDefault="004756D7" w:rsidP="244FAC12">
      <w:pPr>
        <w:jc w:val="both"/>
        <w:rPr>
          <w:rStyle w:val="Strong"/>
          <w:rFonts w:ascii="Aptos" w:eastAsiaTheme="majorEastAsia" w:hAnsi="Aptos"/>
          <w:b w:val="0"/>
          <w:bCs w:val="0"/>
          <w:sz w:val="22"/>
          <w:szCs w:val="22"/>
        </w:rPr>
      </w:pPr>
    </w:p>
    <w:p w14:paraId="77227A46" w14:textId="150FC4A1" w:rsidR="007B3E18" w:rsidRPr="00014FD9" w:rsidRDefault="007B3E18" w:rsidP="00B94645">
      <w:pPr>
        <w:pStyle w:val="Heading2"/>
        <w:numPr>
          <w:ilvl w:val="0"/>
          <w:numId w:val="103"/>
        </w:numPr>
        <w:spacing w:after="0" w:afterAutospacing="0"/>
        <w:rPr>
          <w:rFonts w:ascii="Aptos" w:hAnsi="Aptos"/>
        </w:rPr>
      </w:pPr>
      <w:bookmarkStart w:id="69" w:name="_Toc217304317"/>
      <w:bookmarkStart w:id="70" w:name="_Toc217305653"/>
      <w:bookmarkStart w:id="71" w:name="_Toc222450688"/>
      <w:bookmarkStart w:id="72" w:name="_Toc212189890"/>
      <w:bookmarkStart w:id="73" w:name="_Toc215657588"/>
      <w:bookmarkEnd w:id="69"/>
      <w:bookmarkEnd w:id="70"/>
      <w:r w:rsidRPr="00014FD9">
        <w:rPr>
          <w:rFonts w:ascii="Aptos" w:hAnsi="Aptos"/>
        </w:rPr>
        <w:t>Innovation Patterns in Diff</w:t>
      </w:r>
      <w:r w:rsidR="00F5668B" w:rsidRPr="00014FD9">
        <w:rPr>
          <w:rFonts w:ascii="Aptos" w:hAnsi="Aptos"/>
        </w:rPr>
        <w:t>erent Geographies</w:t>
      </w:r>
      <w:bookmarkEnd w:id="71"/>
    </w:p>
    <w:bookmarkEnd w:id="72"/>
    <w:bookmarkEnd w:id="73"/>
    <w:p w14:paraId="26D5287E" w14:textId="77777777" w:rsidR="00C51852" w:rsidRPr="00014FD9" w:rsidRDefault="00C51852" w:rsidP="244FAC12">
      <w:pPr>
        <w:pStyle w:val="NormalWeb"/>
        <w:spacing w:before="0" w:beforeAutospacing="0" w:after="0" w:afterAutospacing="0"/>
        <w:jc w:val="both"/>
        <w:rPr>
          <w:rFonts w:ascii="Aptos" w:hAnsi="Aptos"/>
          <w:b/>
          <w:bCs/>
          <w:sz w:val="22"/>
          <w:szCs w:val="22"/>
        </w:rPr>
      </w:pPr>
    </w:p>
    <w:p w14:paraId="26D25EB9" w14:textId="29101619" w:rsidR="00A340AB" w:rsidRPr="00014FD9" w:rsidRDefault="003E6A52" w:rsidP="6BB5A78A">
      <w:pPr>
        <w:pStyle w:val="NormalWeb"/>
        <w:spacing w:before="0" w:beforeAutospacing="0" w:after="0" w:afterAutospacing="0"/>
        <w:jc w:val="both"/>
        <w:rPr>
          <w:rFonts w:ascii="Aptos" w:hAnsi="Aptos"/>
          <w:color w:val="000000" w:themeColor="text1"/>
          <w:sz w:val="22"/>
          <w:szCs w:val="22"/>
        </w:rPr>
      </w:pPr>
      <w:r w:rsidRPr="00014FD9">
        <w:rPr>
          <w:rFonts w:ascii="Aptos" w:hAnsi="Aptos"/>
          <w:b/>
          <w:bCs/>
          <w:sz w:val="22"/>
          <w:szCs w:val="22"/>
        </w:rPr>
        <w:t xml:space="preserve">Regional patterns of innovation intensity show </w:t>
      </w:r>
      <w:r w:rsidR="00FB5435" w:rsidRPr="00014FD9">
        <w:rPr>
          <w:rFonts w:ascii="Aptos" w:hAnsi="Aptos"/>
          <w:b/>
          <w:bCs/>
          <w:sz w:val="22"/>
          <w:szCs w:val="22"/>
        </w:rPr>
        <w:t>limited</w:t>
      </w:r>
      <w:r w:rsidRPr="00014FD9">
        <w:rPr>
          <w:rFonts w:ascii="Aptos" w:hAnsi="Aptos"/>
          <w:b/>
          <w:bCs/>
          <w:sz w:val="22"/>
          <w:szCs w:val="22"/>
        </w:rPr>
        <w:t xml:space="preserve"> variation</w:t>
      </w:r>
      <w:r w:rsidR="00DF714C" w:rsidRPr="00014FD9">
        <w:rPr>
          <w:rFonts w:ascii="Aptos" w:hAnsi="Aptos"/>
          <w:b/>
          <w:bCs/>
          <w:sz w:val="22"/>
          <w:szCs w:val="22"/>
        </w:rPr>
        <w:t>.</w:t>
      </w:r>
      <w:r w:rsidR="000910FE" w:rsidRPr="00014FD9">
        <w:rPr>
          <w:rStyle w:val="FootnoteReference"/>
          <w:rFonts w:ascii="Aptos" w:hAnsi="Aptos"/>
          <w:b/>
          <w:bCs/>
          <w:sz w:val="22"/>
          <w:szCs w:val="22"/>
        </w:rPr>
        <w:footnoteReference w:id="13"/>
      </w:r>
      <w:r w:rsidR="00B07226" w:rsidRPr="00014FD9">
        <w:rPr>
          <w:rFonts w:ascii="Aptos" w:hAnsi="Aptos"/>
          <w:sz w:val="22"/>
          <w:szCs w:val="22"/>
        </w:rPr>
        <w:t xml:space="preserve"> Projects ran</w:t>
      </w:r>
      <w:r w:rsidR="008B31A3" w:rsidRPr="00014FD9">
        <w:rPr>
          <w:rFonts w:ascii="Aptos" w:hAnsi="Aptos"/>
          <w:sz w:val="22"/>
          <w:szCs w:val="22"/>
        </w:rPr>
        <w:t>k</w:t>
      </w:r>
      <w:r w:rsidR="00B07226" w:rsidRPr="00014FD9">
        <w:rPr>
          <w:rFonts w:ascii="Aptos" w:hAnsi="Aptos"/>
          <w:sz w:val="22"/>
          <w:szCs w:val="22"/>
        </w:rPr>
        <w:t xml:space="preserve">ing </w:t>
      </w:r>
      <w:r w:rsidR="00DF714C" w:rsidRPr="00014FD9">
        <w:rPr>
          <w:rFonts w:ascii="Aptos" w:hAnsi="Aptos"/>
          <w:sz w:val="22"/>
          <w:szCs w:val="22"/>
        </w:rPr>
        <w:t>High</w:t>
      </w:r>
      <w:r w:rsidR="000910FE" w:rsidRPr="00014FD9">
        <w:rPr>
          <w:rFonts w:ascii="Aptos" w:hAnsi="Aptos"/>
          <w:sz w:val="22"/>
          <w:szCs w:val="22"/>
        </w:rPr>
        <w:t xml:space="preserve"> and </w:t>
      </w:r>
      <w:r w:rsidR="00DF714C" w:rsidRPr="00014FD9">
        <w:rPr>
          <w:rFonts w:ascii="Aptos" w:hAnsi="Aptos"/>
          <w:sz w:val="22"/>
          <w:szCs w:val="22"/>
        </w:rPr>
        <w:t xml:space="preserve">Moderate </w:t>
      </w:r>
      <w:r w:rsidR="00B07226" w:rsidRPr="00014FD9">
        <w:rPr>
          <w:rFonts w:ascii="Aptos" w:hAnsi="Aptos"/>
          <w:sz w:val="22"/>
          <w:szCs w:val="22"/>
        </w:rPr>
        <w:t xml:space="preserve">on the </w:t>
      </w:r>
      <w:r w:rsidR="004D0419" w:rsidRPr="00014FD9">
        <w:rPr>
          <w:rFonts w:ascii="Aptos" w:hAnsi="Aptos"/>
          <w:sz w:val="22"/>
          <w:szCs w:val="22"/>
        </w:rPr>
        <w:t>I</w:t>
      </w:r>
      <w:r w:rsidR="00B07226" w:rsidRPr="00014FD9">
        <w:rPr>
          <w:rFonts w:ascii="Aptos" w:hAnsi="Aptos"/>
          <w:sz w:val="22"/>
          <w:szCs w:val="22"/>
        </w:rPr>
        <w:t xml:space="preserve">nnovation </w:t>
      </w:r>
      <w:r w:rsidR="004D0419" w:rsidRPr="00014FD9">
        <w:rPr>
          <w:rFonts w:ascii="Aptos" w:hAnsi="Aptos"/>
          <w:sz w:val="22"/>
          <w:szCs w:val="22"/>
        </w:rPr>
        <w:t>I</w:t>
      </w:r>
      <w:r w:rsidR="00B07226" w:rsidRPr="00014FD9">
        <w:rPr>
          <w:rFonts w:ascii="Aptos" w:hAnsi="Aptos"/>
          <w:sz w:val="22"/>
          <w:szCs w:val="22"/>
        </w:rPr>
        <w:t xml:space="preserve">ndex </w:t>
      </w:r>
      <w:r w:rsidRPr="00014FD9">
        <w:rPr>
          <w:rFonts w:ascii="Aptos" w:hAnsi="Aptos"/>
          <w:sz w:val="22"/>
          <w:szCs w:val="22"/>
        </w:rPr>
        <w:t>rang</w:t>
      </w:r>
      <w:r w:rsidR="00B07226" w:rsidRPr="00014FD9">
        <w:rPr>
          <w:rFonts w:ascii="Aptos" w:hAnsi="Aptos"/>
          <w:sz w:val="22"/>
          <w:szCs w:val="22"/>
        </w:rPr>
        <w:t>e</w:t>
      </w:r>
      <w:r w:rsidRPr="00014FD9">
        <w:rPr>
          <w:rFonts w:ascii="Aptos" w:hAnsi="Aptos"/>
          <w:sz w:val="22"/>
          <w:szCs w:val="22"/>
        </w:rPr>
        <w:t xml:space="preserve"> from </w:t>
      </w:r>
      <w:r w:rsidR="00DF714C" w:rsidRPr="00014FD9">
        <w:rPr>
          <w:rFonts w:ascii="Aptos" w:hAnsi="Aptos"/>
          <w:sz w:val="22"/>
          <w:szCs w:val="22"/>
        </w:rPr>
        <w:t xml:space="preserve">a high of </w:t>
      </w:r>
      <w:r w:rsidR="003915BA" w:rsidRPr="00014FD9">
        <w:rPr>
          <w:rFonts w:ascii="Aptos" w:hAnsi="Aptos"/>
          <w:sz w:val="22"/>
          <w:szCs w:val="22"/>
        </w:rPr>
        <w:t>16.7</w:t>
      </w:r>
      <w:r w:rsidRPr="00014FD9">
        <w:rPr>
          <w:rStyle w:val="Strong"/>
          <w:rFonts w:ascii="Aptos" w:eastAsiaTheme="majorEastAsia" w:hAnsi="Aptos"/>
          <w:b w:val="0"/>
          <w:bCs w:val="0"/>
          <w:sz w:val="22"/>
          <w:szCs w:val="22"/>
        </w:rPr>
        <w:t xml:space="preserve"> percent of projects in East Asia </w:t>
      </w:r>
      <w:r w:rsidR="00DF714C" w:rsidRPr="00014FD9">
        <w:rPr>
          <w:rStyle w:val="Strong"/>
          <w:rFonts w:ascii="Aptos" w:eastAsiaTheme="majorEastAsia" w:hAnsi="Aptos"/>
          <w:b w:val="0"/>
          <w:bCs w:val="0"/>
          <w:sz w:val="22"/>
          <w:szCs w:val="22"/>
        </w:rPr>
        <w:t xml:space="preserve">and </w:t>
      </w:r>
      <w:r w:rsidRPr="00014FD9">
        <w:rPr>
          <w:rStyle w:val="Strong"/>
          <w:rFonts w:ascii="Aptos" w:eastAsiaTheme="majorEastAsia" w:hAnsi="Aptos"/>
          <w:b w:val="0"/>
          <w:bCs w:val="0"/>
          <w:sz w:val="22"/>
          <w:szCs w:val="22"/>
        </w:rPr>
        <w:t>Pacific</w:t>
      </w:r>
      <w:r w:rsidRPr="00014FD9">
        <w:rPr>
          <w:rFonts w:ascii="Aptos" w:hAnsi="Aptos"/>
          <w:sz w:val="22"/>
          <w:szCs w:val="22"/>
        </w:rPr>
        <w:t xml:space="preserve"> and </w:t>
      </w:r>
      <w:r w:rsidR="005C6293" w:rsidRPr="00014FD9">
        <w:rPr>
          <w:rFonts w:ascii="Aptos" w:hAnsi="Aptos"/>
          <w:sz w:val="22"/>
          <w:szCs w:val="22"/>
        </w:rPr>
        <w:t xml:space="preserve">15 percent in </w:t>
      </w:r>
      <w:r w:rsidRPr="00014FD9">
        <w:rPr>
          <w:rStyle w:val="Strong"/>
          <w:rFonts w:ascii="Aptos" w:eastAsiaTheme="majorEastAsia" w:hAnsi="Aptos"/>
          <w:b w:val="0"/>
          <w:bCs w:val="0"/>
          <w:sz w:val="22"/>
          <w:szCs w:val="22"/>
        </w:rPr>
        <w:t>South Asia</w:t>
      </w:r>
      <w:r w:rsidR="00DF714C" w:rsidRPr="00014FD9">
        <w:rPr>
          <w:rFonts w:ascii="Aptos" w:hAnsi="Aptos"/>
          <w:sz w:val="22"/>
          <w:szCs w:val="22"/>
        </w:rPr>
        <w:t xml:space="preserve"> </w:t>
      </w:r>
      <w:r w:rsidR="003B2BD8" w:rsidRPr="00014FD9">
        <w:rPr>
          <w:rFonts w:ascii="Aptos" w:hAnsi="Aptos"/>
          <w:sz w:val="22"/>
          <w:szCs w:val="22"/>
        </w:rPr>
        <w:t>to a</w:t>
      </w:r>
      <w:r w:rsidR="00DF714C" w:rsidRPr="00014FD9">
        <w:rPr>
          <w:rFonts w:ascii="Aptos" w:hAnsi="Aptos"/>
          <w:sz w:val="22"/>
          <w:szCs w:val="22"/>
        </w:rPr>
        <w:t xml:space="preserve"> low of</w:t>
      </w:r>
      <w:r w:rsidR="00812047" w:rsidRPr="00014FD9">
        <w:rPr>
          <w:rFonts w:ascii="Aptos" w:hAnsi="Aptos"/>
          <w:sz w:val="22"/>
          <w:szCs w:val="22"/>
        </w:rPr>
        <w:t xml:space="preserve"> 9.2</w:t>
      </w:r>
      <w:r w:rsidRPr="00014FD9">
        <w:rPr>
          <w:rStyle w:val="Strong"/>
          <w:rFonts w:ascii="Aptos" w:eastAsiaTheme="majorEastAsia" w:hAnsi="Aptos"/>
          <w:b w:val="0"/>
          <w:bCs w:val="0"/>
          <w:sz w:val="22"/>
          <w:szCs w:val="22"/>
        </w:rPr>
        <w:t xml:space="preserve"> percent in Europe </w:t>
      </w:r>
      <w:r w:rsidR="00DF714C" w:rsidRPr="00014FD9">
        <w:rPr>
          <w:rStyle w:val="Strong"/>
          <w:rFonts w:ascii="Aptos" w:eastAsiaTheme="majorEastAsia" w:hAnsi="Aptos"/>
          <w:b w:val="0"/>
          <w:bCs w:val="0"/>
          <w:sz w:val="22"/>
          <w:szCs w:val="22"/>
        </w:rPr>
        <w:t xml:space="preserve">and </w:t>
      </w:r>
      <w:r w:rsidRPr="00014FD9">
        <w:rPr>
          <w:rStyle w:val="Strong"/>
          <w:rFonts w:ascii="Aptos" w:eastAsiaTheme="majorEastAsia" w:hAnsi="Aptos"/>
          <w:b w:val="0"/>
          <w:bCs w:val="0"/>
          <w:sz w:val="22"/>
          <w:szCs w:val="22"/>
        </w:rPr>
        <w:t>Central Asia</w:t>
      </w:r>
      <w:r w:rsidRPr="00014FD9">
        <w:rPr>
          <w:rFonts w:ascii="Aptos" w:hAnsi="Aptos"/>
          <w:sz w:val="22"/>
          <w:szCs w:val="22"/>
        </w:rPr>
        <w:t xml:space="preserve"> (</w:t>
      </w:r>
      <w:r w:rsidR="00EF50A2" w:rsidRPr="00014FD9">
        <w:rPr>
          <w:rFonts w:ascii="Aptos" w:hAnsi="Aptos"/>
          <w:sz w:val="22"/>
          <w:szCs w:val="22"/>
        </w:rPr>
        <w:t xml:space="preserve">Table </w:t>
      </w:r>
      <w:r w:rsidR="0017179F" w:rsidRPr="00014FD9">
        <w:rPr>
          <w:rFonts w:ascii="Aptos" w:hAnsi="Aptos"/>
          <w:sz w:val="22"/>
          <w:szCs w:val="22"/>
        </w:rPr>
        <w:t>3.7</w:t>
      </w:r>
      <w:r w:rsidRPr="00014FD9">
        <w:rPr>
          <w:rFonts w:ascii="Aptos" w:hAnsi="Aptos"/>
          <w:sz w:val="22"/>
          <w:szCs w:val="22"/>
        </w:rPr>
        <w:t>). In most other regions</w:t>
      </w:r>
      <w:r w:rsidR="00DF714C" w:rsidRPr="00014FD9">
        <w:rPr>
          <w:rFonts w:ascii="Aptos" w:hAnsi="Aptos"/>
          <w:sz w:val="22"/>
          <w:szCs w:val="22"/>
        </w:rPr>
        <w:t>, about</w:t>
      </w:r>
      <w:r w:rsidRPr="00014FD9">
        <w:rPr>
          <w:rStyle w:val="Strong"/>
          <w:rFonts w:ascii="Aptos" w:eastAsiaTheme="majorEastAsia" w:hAnsi="Aptos"/>
          <w:b w:val="0"/>
          <w:bCs w:val="0"/>
          <w:sz w:val="22"/>
          <w:szCs w:val="22"/>
        </w:rPr>
        <w:t xml:space="preserve"> </w:t>
      </w:r>
      <w:r w:rsidR="008922A4" w:rsidRPr="00014FD9">
        <w:rPr>
          <w:rStyle w:val="Strong"/>
          <w:rFonts w:ascii="Aptos" w:eastAsiaTheme="majorEastAsia" w:hAnsi="Aptos"/>
          <w:b w:val="0"/>
          <w:bCs w:val="0"/>
          <w:sz w:val="22"/>
          <w:szCs w:val="22"/>
        </w:rPr>
        <w:t xml:space="preserve">11 to 13 percent of </w:t>
      </w:r>
      <w:r w:rsidRPr="00014FD9">
        <w:rPr>
          <w:rStyle w:val="Strong"/>
          <w:rFonts w:ascii="Aptos" w:eastAsiaTheme="majorEastAsia" w:hAnsi="Aptos"/>
          <w:b w:val="0"/>
          <w:bCs w:val="0"/>
          <w:sz w:val="22"/>
          <w:szCs w:val="22"/>
        </w:rPr>
        <w:t xml:space="preserve">projects </w:t>
      </w:r>
      <w:r w:rsidR="008922A4" w:rsidRPr="00014FD9">
        <w:rPr>
          <w:rStyle w:val="Strong"/>
          <w:rFonts w:ascii="Aptos" w:eastAsiaTheme="majorEastAsia" w:hAnsi="Aptos"/>
          <w:b w:val="0"/>
          <w:bCs w:val="0"/>
          <w:sz w:val="22"/>
          <w:szCs w:val="22"/>
        </w:rPr>
        <w:t xml:space="preserve">are </w:t>
      </w:r>
      <w:r w:rsidRPr="00014FD9">
        <w:rPr>
          <w:rStyle w:val="Strong"/>
          <w:rFonts w:ascii="Aptos" w:eastAsiaTheme="majorEastAsia" w:hAnsi="Aptos"/>
          <w:b w:val="0"/>
          <w:bCs w:val="0"/>
          <w:sz w:val="22"/>
          <w:szCs w:val="22"/>
        </w:rPr>
        <w:t>innovative</w:t>
      </w:r>
      <w:r w:rsidR="00DF714C" w:rsidRPr="00014FD9">
        <w:rPr>
          <w:rFonts w:ascii="Aptos" w:hAnsi="Aptos"/>
          <w:sz w:val="22"/>
          <w:szCs w:val="22"/>
        </w:rPr>
        <w:t>.</w:t>
      </w:r>
      <w:r w:rsidRPr="00014FD9">
        <w:rPr>
          <w:rFonts w:ascii="Aptos" w:hAnsi="Aptos"/>
          <w:sz w:val="22"/>
          <w:szCs w:val="22"/>
        </w:rPr>
        <w:t xml:space="preserve"> </w:t>
      </w:r>
    </w:p>
    <w:p w14:paraId="2F5FC7E5" w14:textId="77777777" w:rsidR="000910FE" w:rsidRPr="00014FD9" w:rsidRDefault="000910FE" w:rsidP="244FAC12">
      <w:pPr>
        <w:pStyle w:val="Caption"/>
        <w:spacing w:after="0"/>
        <w:rPr>
          <w:rFonts w:ascii="Aptos" w:hAnsi="Aptos"/>
          <w:i w:val="0"/>
          <w:iCs w:val="0"/>
          <w:sz w:val="22"/>
          <w:szCs w:val="22"/>
        </w:rPr>
      </w:pPr>
    </w:p>
    <w:p w14:paraId="59FB0797" w14:textId="77777777" w:rsidR="005F3A57" w:rsidRDefault="005F3A57" w:rsidP="244FAC12">
      <w:pPr>
        <w:pStyle w:val="Title"/>
        <w:rPr>
          <w:rFonts w:ascii="Aptos" w:hAnsi="Aptos"/>
        </w:rPr>
      </w:pPr>
    </w:p>
    <w:p w14:paraId="5F432DF8" w14:textId="1D0167E2" w:rsidR="00F26847" w:rsidRPr="00014FD9" w:rsidRDefault="00EF50A2" w:rsidP="244FAC12">
      <w:pPr>
        <w:pStyle w:val="Title"/>
        <w:rPr>
          <w:rFonts w:ascii="Aptos" w:hAnsi="Aptos"/>
        </w:rPr>
      </w:pPr>
      <w:r w:rsidRPr="00014FD9">
        <w:rPr>
          <w:rFonts w:ascii="Aptos" w:hAnsi="Aptos"/>
        </w:rPr>
        <w:t xml:space="preserve">Table </w:t>
      </w:r>
      <w:r w:rsidR="0017179F" w:rsidRPr="00014FD9">
        <w:rPr>
          <w:rFonts w:ascii="Aptos" w:hAnsi="Aptos"/>
        </w:rPr>
        <w:t>3.7</w:t>
      </w:r>
      <w:r w:rsidR="00E5677F" w:rsidRPr="00014FD9">
        <w:rPr>
          <w:rFonts w:ascii="Aptos" w:hAnsi="Aptos"/>
        </w:rPr>
        <w:t xml:space="preserve">. </w:t>
      </w:r>
      <w:r w:rsidR="007E2072" w:rsidRPr="00014FD9">
        <w:rPr>
          <w:rFonts w:ascii="Aptos" w:hAnsi="Aptos"/>
        </w:rPr>
        <w:t>I</w:t>
      </w:r>
      <w:r w:rsidR="00285614" w:rsidRPr="00014FD9">
        <w:rPr>
          <w:rFonts w:ascii="Aptos" w:hAnsi="Aptos"/>
        </w:rPr>
        <w:t xml:space="preserve">nnovation </w:t>
      </w:r>
      <w:r w:rsidR="00216607" w:rsidRPr="00014FD9">
        <w:rPr>
          <w:rFonts w:ascii="Aptos" w:hAnsi="Aptos"/>
        </w:rPr>
        <w:t>I</w:t>
      </w:r>
      <w:r w:rsidR="00285614" w:rsidRPr="00014FD9">
        <w:rPr>
          <w:rFonts w:ascii="Aptos" w:hAnsi="Aptos"/>
        </w:rPr>
        <w:t xml:space="preserve">ntensity by </w:t>
      </w:r>
      <w:r w:rsidR="00216607" w:rsidRPr="00014FD9">
        <w:rPr>
          <w:rFonts w:ascii="Aptos" w:hAnsi="Aptos"/>
        </w:rPr>
        <w:t>R</w:t>
      </w:r>
      <w:r w:rsidR="00285614" w:rsidRPr="00014FD9">
        <w:rPr>
          <w:rFonts w:ascii="Aptos" w:hAnsi="Aptos"/>
        </w:rPr>
        <w:t>egion</w:t>
      </w:r>
      <w:r w:rsidR="000C5994" w:rsidRPr="00014FD9">
        <w:rPr>
          <w:rFonts w:ascii="Aptos" w:hAnsi="Apto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844"/>
        <w:gridCol w:w="1033"/>
        <w:gridCol w:w="3250"/>
        <w:gridCol w:w="1889"/>
      </w:tblGrid>
      <w:tr w:rsidR="57C00E66" w:rsidRPr="00014FD9" w14:paraId="54694E92" w14:textId="77777777" w:rsidTr="00014FD9">
        <w:trPr>
          <w:trHeight w:val="285"/>
          <w:jc w:val="center"/>
        </w:trPr>
        <w:tc>
          <w:tcPr>
            <w:tcW w:w="2844" w:type="dxa"/>
            <w:tcMar>
              <w:top w:w="15" w:type="dxa"/>
              <w:left w:w="15" w:type="dxa"/>
              <w:right w:w="15" w:type="dxa"/>
            </w:tcMar>
          </w:tcPr>
          <w:p w14:paraId="1FF9CC0A" w14:textId="4D44F22A"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World Bank Region</w:t>
            </w:r>
          </w:p>
        </w:tc>
        <w:tc>
          <w:tcPr>
            <w:tcW w:w="1033" w:type="dxa"/>
            <w:tcMar>
              <w:top w:w="15" w:type="dxa"/>
              <w:left w:w="15" w:type="dxa"/>
              <w:right w:w="15" w:type="dxa"/>
            </w:tcMar>
          </w:tcPr>
          <w:p w14:paraId="23979564" w14:textId="5A2259CF"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All Projects</w:t>
            </w:r>
          </w:p>
        </w:tc>
        <w:tc>
          <w:tcPr>
            <w:tcW w:w="3250" w:type="dxa"/>
            <w:tcMar>
              <w:top w:w="15" w:type="dxa"/>
              <w:left w:w="15" w:type="dxa"/>
              <w:right w:w="15" w:type="dxa"/>
            </w:tcMar>
          </w:tcPr>
          <w:p w14:paraId="5CCEA8AC" w14:textId="1D6B52A2"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High + Moderate Innovative Projects</w:t>
            </w:r>
          </w:p>
        </w:tc>
        <w:tc>
          <w:tcPr>
            <w:tcW w:w="1889" w:type="dxa"/>
            <w:tcMar>
              <w:top w:w="15" w:type="dxa"/>
              <w:left w:w="15" w:type="dxa"/>
              <w:right w:w="15" w:type="dxa"/>
            </w:tcMar>
          </w:tcPr>
          <w:p w14:paraId="051B729A" w14:textId="08152F04" w:rsidR="57C00E66" w:rsidRPr="00014FD9" w:rsidRDefault="57C00E66" w:rsidP="00712226">
            <w:pPr>
              <w:jc w:val="center"/>
              <w:rPr>
                <w:rFonts w:ascii="Aptos" w:eastAsia="Calibri" w:hAnsi="Aptos"/>
                <w:b/>
                <w:bCs/>
                <w:sz w:val="22"/>
                <w:szCs w:val="22"/>
              </w:rPr>
            </w:pPr>
            <w:r w:rsidRPr="00014FD9">
              <w:rPr>
                <w:rFonts w:ascii="Aptos" w:eastAsia="Calibri" w:hAnsi="Aptos"/>
                <w:b/>
                <w:bCs/>
                <w:sz w:val="22"/>
                <w:szCs w:val="22"/>
              </w:rPr>
              <w:t>% of Region Portfolio</w:t>
            </w:r>
          </w:p>
        </w:tc>
      </w:tr>
      <w:tr w:rsidR="57C00E66" w:rsidRPr="00014FD9" w14:paraId="1D8968F9" w14:textId="77777777" w:rsidTr="00014FD9">
        <w:trPr>
          <w:trHeight w:val="285"/>
          <w:jc w:val="center"/>
        </w:trPr>
        <w:tc>
          <w:tcPr>
            <w:tcW w:w="2844" w:type="dxa"/>
            <w:tcMar>
              <w:top w:w="15" w:type="dxa"/>
              <w:left w:w="15" w:type="dxa"/>
              <w:right w:w="15" w:type="dxa"/>
            </w:tcMar>
            <w:vAlign w:val="bottom"/>
          </w:tcPr>
          <w:p w14:paraId="2C092239" w14:textId="4770257D"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lastRenderedPageBreak/>
              <w:t>East Asia and Pacific</w:t>
            </w:r>
          </w:p>
        </w:tc>
        <w:tc>
          <w:tcPr>
            <w:tcW w:w="1033" w:type="dxa"/>
            <w:tcMar>
              <w:top w:w="15" w:type="dxa"/>
              <w:left w:w="15" w:type="dxa"/>
              <w:right w:w="15" w:type="dxa"/>
            </w:tcMar>
            <w:vAlign w:val="bottom"/>
          </w:tcPr>
          <w:p w14:paraId="5BF6413E" w14:textId="2E388BE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1213</w:t>
            </w:r>
          </w:p>
        </w:tc>
        <w:tc>
          <w:tcPr>
            <w:tcW w:w="3250" w:type="dxa"/>
            <w:tcMar>
              <w:top w:w="15" w:type="dxa"/>
              <w:left w:w="15" w:type="dxa"/>
              <w:right w:w="15" w:type="dxa"/>
            </w:tcMar>
            <w:vAlign w:val="bottom"/>
          </w:tcPr>
          <w:p w14:paraId="366BB540" w14:textId="32B837E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203</w:t>
            </w:r>
          </w:p>
        </w:tc>
        <w:tc>
          <w:tcPr>
            <w:tcW w:w="1889" w:type="dxa"/>
            <w:tcMar>
              <w:top w:w="15" w:type="dxa"/>
              <w:left w:w="15" w:type="dxa"/>
              <w:right w:w="15" w:type="dxa"/>
            </w:tcMar>
            <w:vAlign w:val="bottom"/>
          </w:tcPr>
          <w:p w14:paraId="7896E3B3" w14:textId="400DFD0B"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16.7%</w:t>
            </w:r>
          </w:p>
        </w:tc>
      </w:tr>
      <w:tr w:rsidR="57C00E66" w:rsidRPr="00014FD9" w14:paraId="01EB0D8F" w14:textId="77777777" w:rsidTr="00014FD9">
        <w:trPr>
          <w:trHeight w:val="285"/>
          <w:jc w:val="center"/>
        </w:trPr>
        <w:tc>
          <w:tcPr>
            <w:tcW w:w="2844" w:type="dxa"/>
            <w:tcMar>
              <w:top w:w="15" w:type="dxa"/>
              <w:left w:w="15" w:type="dxa"/>
              <w:right w:w="15" w:type="dxa"/>
            </w:tcMar>
            <w:vAlign w:val="bottom"/>
          </w:tcPr>
          <w:p w14:paraId="42D551CE" w14:textId="4C79C103"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South Asia</w:t>
            </w:r>
          </w:p>
        </w:tc>
        <w:tc>
          <w:tcPr>
            <w:tcW w:w="1033" w:type="dxa"/>
            <w:tcMar>
              <w:top w:w="15" w:type="dxa"/>
              <w:left w:w="15" w:type="dxa"/>
              <w:right w:w="15" w:type="dxa"/>
            </w:tcMar>
            <w:vAlign w:val="bottom"/>
          </w:tcPr>
          <w:p w14:paraId="79C3E761" w14:textId="414B7BD3"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856</w:t>
            </w:r>
          </w:p>
        </w:tc>
        <w:tc>
          <w:tcPr>
            <w:tcW w:w="3250" w:type="dxa"/>
            <w:tcMar>
              <w:top w:w="15" w:type="dxa"/>
              <w:left w:w="15" w:type="dxa"/>
              <w:right w:w="15" w:type="dxa"/>
            </w:tcMar>
            <w:vAlign w:val="bottom"/>
          </w:tcPr>
          <w:p w14:paraId="07464B27" w14:textId="2D902757"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128</w:t>
            </w:r>
          </w:p>
        </w:tc>
        <w:tc>
          <w:tcPr>
            <w:tcW w:w="1889" w:type="dxa"/>
            <w:tcMar>
              <w:top w:w="15" w:type="dxa"/>
              <w:left w:w="15" w:type="dxa"/>
              <w:right w:w="15" w:type="dxa"/>
            </w:tcMar>
            <w:vAlign w:val="bottom"/>
          </w:tcPr>
          <w:p w14:paraId="6BFD55C7" w14:textId="185364A8"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15.0%</w:t>
            </w:r>
          </w:p>
        </w:tc>
      </w:tr>
      <w:tr w:rsidR="57C00E66" w:rsidRPr="00014FD9" w14:paraId="01A349BE" w14:textId="77777777" w:rsidTr="00014FD9">
        <w:trPr>
          <w:trHeight w:val="285"/>
          <w:jc w:val="center"/>
        </w:trPr>
        <w:tc>
          <w:tcPr>
            <w:tcW w:w="2844" w:type="dxa"/>
            <w:tcMar>
              <w:top w:w="15" w:type="dxa"/>
              <w:left w:w="15" w:type="dxa"/>
              <w:right w:w="15" w:type="dxa"/>
            </w:tcMar>
            <w:vAlign w:val="bottom"/>
          </w:tcPr>
          <w:p w14:paraId="647126B8" w14:textId="03E2E91E"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Latin America and the Caribbean</w:t>
            </w:r>
          </w:p>
        </w:tc>
        <w:tc>
          <w:tcPr>
            <w:tcW w:w="1033" w:type="dxa"/>
            <w:tcMar>
              <w:top w:w="15" w:type="dxa"/>
              <w:left w:w="15" w:type="dxa"/>
              <w:right w:w="15" w:type="dxa"/>
            </w:tcMar>
            <w:vAlign w:val="bottom"/>
          </w:tcPr>
          <w:p w14:paraId="27BD9C2E" w14:textId="76E57363"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1412</w:t>
            </w:r>
          </w:p>
        </w:tc>
        <w:tc>
          <w:tcPr>
            <w:tcW w:w="3250" w:type="dxa"/>
            <w:tcMar>
              <w:top w:w="15" w:type="dxa"/>
              <w:left w:w="15" w:type="dxa"/>
              <w:right w:w="15" w:type="dxa"/>
            </w:tcMar>
            <w:vAlign w:val="bottom"/>
          </w:tcPr>
          <w:p w14:paraId="4AE65CCB" w14:textId="410CED60"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185</w:t>
            </w:r>
          </w:p>
        </w:tc>
        <w:tc>
          <w:tcPr>
            <w:tcW w:w="1889" w:type="dxa"/>
            <w:tcMar>
              <w:top w:w="15" w:type="dxa"/>
              <w:left w:w="15" w:type="dxa"/>
              <w:right w:w="15" w:type="dxa"/>
            </w:tcMar>
            <w:vAlign w:val="bottom"/>
          </w:tcPr>
          <w:p w14:paraId="368A2DA1" w14:textId="1A1DB41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13.1%</w:t>
            </w:r>
          </w:p>
        </w:tc>
      </w:tr>
      <w:tr w:rsidR="57C00E66" w:rsidRPr="00014FD9" w14:paraId="20B7FAC6" w14:textId="77777777" w:rsidTr="00014FD9">
        <w:trPr>
          <w:trHeight w:val="285"/>
          <w:jc w:val="center"/>
        </w:trPr>
        <w:tc>
          <w:tcPr>
            <w:tcW w:w="2844" w:type="dxa"/>
            <w:tcMar>
              <w:top w:w="15" w:type="dxa"/>
              <w:left w:w="15" w:type="dxa"/>
              <w:right w:w="15" w:type="dxa"/>
            </w:tcMar>
            <w:vAlign w:val="bottom"/>
          </w:tcPr>
          <w:p w14:paraId="27F2FE96" w14:textId="34692AE6"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Eastern and Southern Africa</w:t>
            </w:r>
          </w:p>
        </w:tc>
        <w:tc>
          <w:tcPr>
            <w:tcW w:w="1033" w:type="dxa"/>
            <w:tcMar>
              <w:top w:w="15" w:type="dxa"/>
              <w:left w:w="15" w:type="dxa"/>
              <w:right w:w="15" w:type="dxa"/>
            </w:tcMar>
            <w:vAlign w:val="bottom"/>
          </w:tcPr>
          <w:p w14:paraId="03FDFABD" w14:textId="52745922"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1051</w:t>
            </w:r>
          </w:p>
        </w:tc>
        <w:tc>
          <w:tcPr>
            <w:tcW w:w="3250" w:type="dxa"/>
            <w:tcMar>
              <w:top w:w="15" w:type="dxa"/>
              <w:left w:w="15" w:type="dxa"/>
              <w:right w:w="15" w:type="dxa"/>
            </w:tcMar>
            <w:vAlign w:val="bottom"/>
          </w:tcPr>
          <w:p w14:paraId="49CDBC6B" w14:textId="5C940FE4"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137</w:t>
            </w:r>
          </w:p>
        </w:tc>
        <w:tc>
          <w:tcPr>
            <w:tcW w:w="1889" w:type="dxa"/>
            <w:tcMar>
              <w:top w:w="15" w:type="dxa"/>
              <w:left w:w="15" w:type="dxa"/>
              <w:right w:w="15" w:type="dxa"/>
            </w:tcMar>
            <w:vAlign w:val="bottom"/>
          </w:tcPr>
          <w:p w14:paraId="71C56082" w14:textId="67AFEC50"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13.0%</w:t>
            </w:r>
          </w:p>
        </w:tc>
      </w:tr>
      <w:tr w:rsidR="57C00E66" w:rsidRPr="00014FD9" w14:paraId="6B4C3776" w14:textId="77777777" w:rsidTr="00014FD9">
        <w:trPr>
          <w:trHeight w:val="285"/>
          <w:jc w:val="center"/>
        </w:trPr>
        <w:tc>
          <w:tcPr>
            <w:tcW w:w="2844" w:type="dxa"/>
            <w:tcMar>
              <w:top w:w="15" w:type="dxa"/>
              <w:left w:w="15" w:type="dxa"/>
              <w:right w:w="15" w:type="dxa"/>
            </w:tcMar>
            <w:vAlign w:val="bottom"/>
          </w:tcPr>
          <w:p w14:paraId="1A51EC25" w14:textId="1E55F6A6"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Western and Central Africa</w:t>
            </w:r>
          </w:p>
        </w:tc>
        <w:tc>
          <w:tcPr>
            <w:tcW w:w="1033" w:type="dxa"/>
            <w:tcMar>
              <w:top w:w="15" w:type="dxa"/>
              <w:left w:w="15" w:type="dxa"/>
              <w:right w:w="15" w:type="dxa"/>
            </w:tcMar>
            <w:vAlign w:val="bottom"/>
          </w:tcPr>
          <w:p w14:paraId="3ADBA00F" w14:textId="78CE2D5D"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1137</w:t>
            </w:r>
          </w:p>
        </w:tc>
        <w:tc>
          <w:tcPr>
            <w:tcW w:w="3250" w:type="dxa"/>
            <w:tcMar>
              <w:top w:w="15" w:type="dxa"/>
              <w:left w:w="15" w:type="dxa"/>
              <w:right w:w="15" w:type="dxa"/>
            </w:tcMar>
            <w:vAlign w:val="bottom"/>
          </w:tcPr>
          <w:p w14:paraId="4F408768" w14:textId="3753FAF4"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134</w:t>
            </w:r>
          </w:p>
        </w:tc>
        <w:tc>
          <w:tcPr>
            <w:tcW w:w="1889" w:type="dxa"/>
            <w:tcMar>
              <w:top w:w="15" w:type="dxa"/>
              <w:left w:w="15" w:type="dxa"/>
              <w:right w:w="15" w:type="dxa"/>
            </w:tcMar>
            <w:vAlign w:val="bottom"/>
          </w:tcPr>
          <w:p w14:paraId="2A1C6AA5" w14:textId="7C3BB3D3"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11.8%</w:t>
            </w:r>
          </w:p>
        </w:tc>
      </w:tr>
      <w:tr w:rsidR="57C00E66" w:rsidRPr="00014FD9" w14:paraId="6395DE3A" w14:textId="77777777" w:rsidTr="00014FD9">
        <w:trPr>
          <w:trHeight w:val="285"/>
          <w:jc w:val="center"/>
        </w:trPr>
        <w:tc>
          <w:tcPr>
            <w:tcW w:w="2844" w:type="dxa"/>
            <w:tcMar>
              <w:top w:w="15" w:type="dxa"/>
              <w:left w:w="15" w:type="dxa"/>
              <w:right w:w="15" w:type="dxa"/>
            </w:tcMar>
            <w:vAlign w:val="bottom"/>
          </w:tcPr>
          <w:p w14:paraId="32034AA2" w14:textId="3B40A79E"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Middle East and North Africa</w:t>
            </w:r>
          </w:p>
        </w:tc>
        <w:tc>
          <w:tcPr>
            <w:tcW w:w="1033" w:type="dxa"/>
            <w:tcMar>
              <w:top w:w="15" w:type="dxa"/>
              <w:left w:w="15" w:type="dxa"/>
              <w:right w:w="15" w:type="dxa"/>
            </w:tcMar>
            <w:vAlign w:val="bottom"/>
          </w:tcPr>
          <w:p w14:paraId="3193077E" w14:textId="06612438"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560</w:t>
            </w:r>
          </w:p>
        </w:tc>
        <w:tc>
          <w:tcPr>
            <w:tcW w:w="3250" w:type="dxa"/>
            <w:tcMar>
              <w:top w:w="15" w:type="dxa"/>
              <w:left w:w="15" w:type="dxa"/>
              <w:right w:w="15" w:type="dxa"/>
            </w:tcMar>
            <w:vAlign w:val="bottom"/>
          </w:tcPr>
          <w:p w14:paraId="081EDEF4" w14:textId="7ACFCD7D"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64</w:t>
            </w:r>
          </w:p>
        </w:tc>
        <w:tc>
          <w:tcPr>
            <w:tcW w:w="1889" w:type="dxa"/>
            <w:tcMar>
              <w:top w:w="15" w:type="dxa"/>
              <w:left w:w="15" w:type="dxa"/>
              <w:right w:w="15" w:type="dxa"/>
            </w:tcMar>
            <w:vAlign w:val="bottom"/>
          </w:tcPr>
          <w:p w14:paraId="41C16CD5" w14:textId="069FCD48"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11.4%</w:t>
            </w:r>
          </w:p>
        </w:tc>
      </w:tr>
      <w:tr w:rsidR="57C00E66" w:rsidRPr="00014FD9" w14:paraId="0AB3F1ED" w14:textId="77777777" w:rsidTr="00014FD9">
        <w:trPr>
          <w:trHeight w:val="285"/>
          <w:jc w:val="center"/>
        </w:trPr>
        <w:tc>
          <w:tcPr>
            <w:tcW w:w="2844" w:type="dxa"/>
            <w:tcMar>
              <w:top w:w="15" w:type="dxa"/>
              <w:left w:w="15" w:type="dxa"/>
              <w:right w:w="15" w:type="dxa"/>
            </w:tcMar>
            <w:vAlign w:val="bottom"/>
          </w:tcPr>
          <w:p w14:paraId="41442140" w14:textId="459FCA15"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Europe and Central Asia</w:t>
            </w:r>
          </w:p>
        </w:tc>
        <w:tc>
          <w:tcPr>
            <w:tcW w:w="1033" w:type="dxa"/>
            <w:tcMar>
              <w:top w:w="15" w:type="dxa"/>
              <w:left w:w="15" w:type="dxa"/>
              <w:right w:w="15" w:type="dxa"/>
            </w:tcMar>
            <w:vAlign w:val="bottom"/>
          </w:tcPr>
          <w:p w14:paraId="349ED870" w14:textId="2F11A868"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1289</w:t>
            </w:r>
          </w:p>
        </w:tc>
        <w:tc>
          <w:tcPr>
            <w:tcW w:w="3250" w:type="dxa"/>
            <w:tcMar>
              <w:top w:w="15" w:type="dxa"/>
              <w:left w:w="15" w:type="dxa"/>
              <w:right w:w="15" w:type="dxa"/>
            </w:tcMar>
            <w:vAlign w:val="bottom"/>
          </w:tcPr>
          <w:p w14:paraId="6F1C8FE7" w14:textId="24225983"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119</w:t>
            </w:r>
          </w:p>
        </w:tc>
        <w:tc>
          <w:tcPr>
            <w:tcW w:w="1889" w:type="dxa"/>
            <w:tcMar>
              <w:top w:w="15" w:type="dxa"/>
              <w:left w:w="15" w:type="dxa"/>
              <w:right w:w="15" w:type="dxa"/>
            </w:tcMar>
            <w:vAlign w:val="bottom"/>
          </w:tcPr>
          <w:p w14:paraId="79980328" w14:textId="46BDE2E6"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9.2%</w:t>
            </w:r>
          </w:p>
        </w:tc>
      </w:tr>
      <w:tr w:rsidR="57C00E66" w:rsidRPr="00014FD9" w14:paraId="6F59D250" w14:textId="77777777" w:rsidTr="00014FD9">
        <w:trPr>
          <w:trHeight w:val="285"/>
          <w:jc w:val="center"/>
        </w:trPr>
        <w:tc>
          <w:tcPr>
            <w:tcW w:w="2844" w:type="dxa"/>
            <w:tcMar>
              <w:top w:w="15" w:type="dxa"/>
              <w:left w:w="15" w:type="dxa"/>
              <w:right w:w="15" w:type="dxa"/>
            </w:tcMar>
            <w:vAlign w:val="bottom"/>
          </w:tcPr>
          <w:p w14:paraId="6002C723" w14:textId="1F3EE53E" w:rsidR="57C00E66" w:rsidRPr="00014FD9" w:rsidRDefault="57C00E66">
            <w:pPr>
              <w:rPr>
                <w:rFonts w:ascii="Aptos" w:eastAsia="Calibri" w:hAnsi="Aptos"/>
                <w:color w:val="000000" w:themeColor="text1"/>
                <w:sz w:val="22"/>
                <w:szCs w:val="22"/>
              </w:rPr>
            </w:pPr>
            <w:r w:rsidRPr="00014FD9">
              <w:rPr>
                <w:rFonts w:ascii="Aptos" w:eastAsia="Calibri" w:hAnsi="Aptos"/>
                <w:color w:val="000000" w:themeColor="text1"/>
                <w:sz w:val="22"/>
                <w:szCs w:val="22"/>
              </w:rPr>
              <w:t>Other</w:t>
            </w:r>
          </w:p>
        </w:tc>
        <w:tc>
          <w:tcPr>
            <w:tcW w:w="1033" w:type="dxa"/>
            <w:tcMar>
              <w:top w:w="15" w:type="dxa"/>
              <w:left w:w="15" w:type="dxa"/>
              <w:right w:w="15" w:type="dxa"/>
            </w:tcMar>
            <w:vAlign w:val="bottom"/>
          </w:tcPr>
          <w:p w14:paraId="22636A9E" w14:textId="6BFB3F4B"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56</w:t>
            </w:r>
          </w:p>
        </w:tc>
        <w:tc>
          <w:tcPr>
            <w:tcW w:w="3250" w:type="dxa"/>
            <w:tcMar>
              <w:top w:w="15" w:type="dxa"/>
              <w:left w:w="15" w:type="dxa"/>
              <w:right w:w="15" w:type="dxa"/>
            </w:tcMar>
            <w:vAlign w:val="bottom"/>
          </w:tcPr>
          <w:p w14:paraId="3BCE83B6" w14:textId="7C7769FA"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4</w:t>
            </w:r>
          </w:p>
        </w:tc>
        <w:tc>
          <w:tcPr>
            <w:tcW w:w="1889" w:type="dxa"/>
            <w:tcMar>
              <w:top w:w="15" w:type="dxa"/>
              <w:left w:w="15" w:type="dxa"/>
              <w:right w:w="15" w:type="dxa"/>
            </w:tcMar>
            <w:vAlign w:val="bottom"/>
          </w:tcPr>
          <w:p w14:paraId="0C970554" w14:textId="0C5FAABE" w:rsidR="57C00E66" w:rsidRPr="00014FD9" w:rsidRDefault="57C00E66" w:rsidP="00712226">
            <w:pPr>
              <w:jc w:val="center"/>
              <w:rPr>
                <w:rFonts w:ascii="Aptos" w:eastAsia="Calibri" w:hAnsi="Aptos"/>
                <w:color w:val="000000" w:themeColor="text1"/>
                <w:sz w:val="22"/>
                <w:szCs w:val="22"/>
              </w:rPr>
            </w:pPr>
            <w:r w:rsidRPr="00014FD9">
              <w:rPr>
                <w:rFonts w:ascii="Aptos" w:eastAsia="Calibri" w:hAnsi="Aptos"/>
                <w:color w:val="000000" w:themeColor="text1"/>
                <w:sz w:val="22"/>
                <w:szCs w:val="22"/>
              </w:rPr>
              <w:t>7.1%</w:t>
            </w:r>
          </w:p>
        </w:tc>
      </w:tr>
    </w:tbl>
    <w:p w14:paraId="75423523" w14:textId="2D4ECFF8" w:rsidR="000910FE" w:rsidRPr="00014FD9" w:rsidRDefault="000910FE" w:rsidP="244FAC12">
      <w:pPr>
        <w:pStyle w:val="NormalWeb"/>
        <w:spacing w:before="0" w:beforeAutospacing="0" w:after="0" w:afterAutospacing="0"/>
        <w:jc w:val="both"/>
        <w:rPr>
          <w:rFonts w:ascii="Aptos" w:hAnsi="Aptos"/>
          <w:b/>
          <w:bCs/>
          <w:color w:val="000000" w:themeColor="text1"/>
          <w:sz w:val="18"/>
          <w:szCs w:val="18"/>
        </w:rPr>
      </w:pPr>
      <w:r w:rsidRPr="00014FD9">
        <w:rPr>
          <w:rFonts w:ascii="Aptos" w:hAnsi="Aptos"/>
          <w:i/>
          <w:iCs/>
          <w:color w:val="000000" w:themeColor="text1"/>
          <w:sz w:val="18"/>
          <w:szCs w:val="18"/>
        </w:rPr>
        <w:t>Note:</w:t>
      </w:r>
      <w:r w:rsidRPr="00014FD9">
        <w:rPr>
          <w:rFonts w:ascii="Aptos" w:hAnsi="Aptos"/>
          <w:b/>
          <w:bCs/>
          <w:color w:val="000000" w:themeColor="text1"/>
          <w:sz w:val="18"/>
          <w:szCs w:val="18"/>
        </w:rPr>
        <w:t xml:space="preserve"> </w:t>
      </w:r>
      <w:r w:rsidRPr="00014FD9">
        <w:rPr>
          <w:rFonts w:ascii="Aptos" w:hAnsi="Aptos"/>
          <w:color w:val="000000" w:themeColor="text1"/>
          <w:sz w:val="18"/>
          <w:szCs w:val="18"/>
        </w:rPr>
        <w:t>The</w:t>
      </w:r>
      <w:r w:rsidRPr="00014FD9">
        <w:rPr>
          <w:rFonts w:ascii="Aptos" w:hAnsi="Aptos"/>
          <w:b/>
          <w:bCs/>
          <w:color w:val="000000" w:themeColor="text1"/>
          <w:sz w:val="18"/>
          <w:szCs w:val="18"/>
        </w:rPr>
        <w:t xml:space="preserve"> </w:t>
      </w:r>
      <w:r w:rsidRPr="00014FD9">
        <w:rPr>
          <w:rFonts w:ascii="Aptos" w:hAnsi="Aptos"/>
          <w:sz w:val="18"/>
          <w:szCs w:val="18"/>
        </w:rPr>
        <w:t>Other/Regional</w:t>
      </w:r>
      <w:r w:rsidR="00014FD9">
        <w:rPr>
          <w:rFonts w:ascii="Aptos" w:hAnsi="Aptos"/>
          <w:sz w:val="18"/>
          <w:szCs w:val="18"/>
        </w:rPr>
        <w:t xml:space="preserve"> </w:t>
      </w:r>
      <w:r w:rsidRPr="00014FD9">
        <w:rPr>
          <w:rFonts w:ascii="Aptos" w:hAnsi="Aptos"/>
          <w:sz w:val="18"/>
          <w:szCs w:val="18"/>
        </w:rPr>
        <w:t>category covers projects not anchored in a single country. The majority are regional initiatives—especially in Africa, such as the West Africa Power Pool, Lake Chad Program, or Eastern Africa transport corridors—while a smaller share are global or multi-regional programs, such as climate funds, open data platforms, or pandemic instruments.</w:t>
      </w:r>
    </w:p>
    <w:p w14:paraId="6A530252" w14:textId="77777777" w:rsidR="000910FE" w:rsidRDefault="000910FE" w:rsidP="244FAC12">
      <w:pPr>
        <w:pStyle w:val="NormalWeb"/>
        <w:spacing w:before="0" w:beforeAutospacing="0" w:after="0" w:afterAutospacing="0"/>
        <w:jc w:val="both"/>
        <w:rPr>
          <w:rFonts w:ascii="Aptos" w:hAnsi="Aptos"/>
          <w:b/>
          <w:bCs/>
          <w:color w:val="000000" w:themeColor="text1"/>
          <w:sz w:val="22"/>
          <w:szCs w:val="22"/>
        </w:rPr>
      </w:pPr>
    </w:p>
    <w:p w14:paraId="25B3BA04" w14:textId="53C9499C" w:rsidR="00014FD9" w:rsidRPr="00014FD9" w:rsidRDefault="00014FD9" w:rsidP="00014FD9">
      <w:pPr>
        <w:pStyle w:val="Title"/>
        <w:rPr>
          <w:rFonts w:ascii="Aptos" w:hAnsi="Aptos"/>
        </w:rPr>
      </w:pPr>
      <w:r w:rsidRPr="00014FD9">
        <w:rPr>
          <w:rFonts w:ascii="Aptos" w:hAnsi="Aptos"/>
        </w:rPr>
        <w:t xml:space="preserve">Figure 3.1. Innovation Intensity by Region and Cohort </w:t>
      </w:r>
      <w:r>
        <w:rPr>
          <w:noProof/>
        </w:rPr>
        <w:drawing>
          <wp:inline distT="0" distB="0" distL="0" distR="0" wp14:anchorId="7169A12A" wp14:editId="423CDCAD">
            <wp:extent cx="5731510" cy="4298315"/>
            <wp:effectExtent l="0" t="0" r="2540" b="6985"/>
            <wp:docPr id="1407405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5589" name="Picture 14074055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7E1A2450" w14:textId="77777777" w:rsidR="00014FD9" w:rsidRPr="00014FD9" w:rsidRDefault="00014FD9" w:rsidP="00014FD9">
      <w:pPr>
        <w:ind w:left="360"/>
        <w:jc w:val="both"/>
        <w:rPr>
          <w:rFonts w:ascii="Aptos" w:hAnsi="Aptos"/>
          <w:color w:val="000000" w:themeColor="text1"/>
          <w:sz w:val="22"/>
          <w:szCs w:val="22"/>
        </w:rPr>
      </w:pPr>
      <w:r w:rsidRPr="00014FD9">
        <w:rPr>
          <w:rFonts w:ascii="Aptos" w:hAnsi="Aptos"/>
          <w:i/>
          <w:iCs/>
          <w:sz w:val="18"/>
          <w:szCs w:val="18"/>
        </w:rPr>
        <w:t xml:space="preserve">Note: </w:t>
      </w:r>
      <w:r w:rsidRPr="00014FD9">
        <w:rPr>
          <w:rFonts w:ascii="Aptos" w:hAnsi="Aptos"/>
          <w:sz w:val="18"/>
          <w:szCs w:val="18"/>
        </w:rPr>
        <w:t xml:space="preserve">The </w:t>
      </w:r>
      <w:proofErr w:type="gramStart"/>
      <w:r w:rsidRPr="00014FD9">
        <w:rPr>
          <w:rFonts w:ascii="Aptos" w:hAnsi="Aptos"/>
          <w:sz w:val="18"/>
          <w:szCs w:val="18"/>
        </w:rPr>
        <w:t>time period</w:t>
      </w:r>
      <w:proofErr w:type="gramEnd"/>
      <w:r w:rsidRPr="00014FD9">
        <w:rPr>
          <w:rFonts w:ascii="Aptos" w:hAnsi="Aptos"/>
          <w:sz w:val="18"/>
          <w:szCs w:val="18"/>
        </w:rPr>
        <w:t xml:space="preserve"> 2018–2025 is a partial cohort, with many projects still under implementation.</w:t>
      </w:r>
    </w:p>
    <w:p w14:paraId="5B69850F" w14:textId="77777777" w:rsidR="00014FD9" w:rsidRPr="00014FD9" w:rsidRDefault="00014FD9" w:rsidP="244FAC12">
      <w:pPr>
        <w:pStyle w:val="NormalWeb"/>
        <w:spacing w:before="0" w:beforeAutospacing="0" w:after="0" w:afterAutospacing="0"/>
        <w:jc w:val="both"/>
        <w:rPr>
          <w:rFonts w:ascii="Aptos" w:hAnsi="Aptos"/>
          <w:b/>
          <w:bCs/>
          <w:color w:val="000000" w:themeColor="text1"/>
          <w:sz w:val="22"/>
          <w:szCs w:val="22"/>
        </w:rPr>
      </w:pPr>
    </w:p>
    <w:p w14:paraId="26F62A19" w14:textId="4C511FFB" w:rsidR="00C750C8" w:rsidRPr="00014FD9" w:rsidRDefault="001F1B25"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b/>
          <w:bCs/>
          <w:color w:val="000000" w:themeColor="text1"/>
          <w:sz w:val="22"/>
          <w:szCs w:val="22"/>
        </w:rPr>
        <w:t>I</w:t>
      </w:r>
      <w:r w:rsidR="005D1689" w:rsidRPr="00014FD9">
        <w:rPr>
          <w:rFonts w:ascii="Aptos" w:hAnsi="Aptos"/>
          <w:b/>
          <w:bCs/>
          <w:color w:val="000000" w:themeColor="text1"/>
          <w:sz w:val="22"/>
          <w:szCs w:val="22"/>
        </w:rPr>
        <w:t xml:space="preserve">nnovation </w:t>
      </w:r>
      <w:r w:rsidR="00CB6B34" w:rsidRPr="00014FD9">
        <w:rPr>
          <w:rFonts w:ascii="Aptos" w:hAnsi="Aptos"/>
          <w:b/>
          <w:bCs/>
          <w:color w:val="000000" w:themeColor="text1"/>
          <w:sz w:val="22"/>
          <w:szCs w:val="22"/>
        </w:rPr>
        <w:t xml:space="preserve">has a relatively </w:t>
      </w:r>
      <w:r w:rsidR="00C52B8F" w:rsidRPr="00014FD9">
        <w:rPr>
          <w:rFonts w:ascii="Aptos" w:hAnsi="Aptos"/>
          <w:b/>
          <w:bCs/>
          <w:color w:val="000000" w:themeColor="text1"/>
          <w:sz w:val="22"/>
          <w:szCs w:val="22"/>
        </w:rPr>
        <w:t xml:space="preserve">even </w:t>
      </w:r>
      <w:r w:rsidR="00CB6B34" w:rsidRPr="00014FD9">
        <w:rPr>
          <w:rFonts w:ascii="Aptos" w:hAnsi="Aptos"/>
          <w:b/>
          <w:bCs/>
          <w:color w:val="000000" w:themeColor="text1"/>
          <w:sz w:val="22"/>
          <w:szCs w:val="22"/>
        </w:rPr>
        <w:t>geographic spread across the regions</w:t>
      </w:r>
      <w:r w:rsidR="005D1689" w:rsidRPr="00014FD9">
        <w:rPr>
          <w:rFonts w:ascii="Aptos" w:hAnsi="Aptos"/>
          <w:b/>
          <w:bCs/>
          <w:color w:val="000000" w:themeColor="text1"/>
          <w:sz w:val="22"/>
          <w:szCs w:val="22"/>
        </w:rPr>
        <w:t>.</w:t>
      </w:r>
      <w:r w:rsidR="00091240" w:rsidRPr="00014FD9">
        <w:rPr>
          <w:rFonts w:ascii="Aptos" w:hAnsi="Aptos"/>
          <w:color w:val="000000" w:themeColor="text1"/>
          <w:sz w:val="22"/>
          <w:szCs w:val="22"/>
        </w:rPr>
        <w:t xml:space="preserve"> </w:t>
      </w:r>
      <w:r w:rsidR="00CB6B34" w:rsidRPr="00014FD9">
        <w:rPr>
          <w:rFonts w:ascii="Aptos" w:hAnsi="Aptos"/>
          <w:color w:val="000000" w:themeColor="text1"/>
          <w:sz w:val="22"/>
          <w:szCs w:val="22"/>
        </w:rPr>
        <w:t>O</w:t>
      </w:r>
      <w:r w:rsidR="00B6016A" w:rsidRPr="00014FD9">
        <w:rPr>
          <w:rFonts w:ascii="Aptos" w:hAnsi="Aptos"/>
          <w:color w:val="000000" w:themeColor="text1"/>
          <w:sz w:val="22"/>
          <w:szCs w:val="22"/>
        </w:rPr>
        <w:t>ne might expect differences</w:t>
      </w:r>
      <w:r w:rsidR="005A589B" w:rsidRPr="00014FD9">
        <w:rPr>
          <w:rFonts w:ascii="Aptos" w:hAnsi="Aptos"/>
          <w:color w:val="000000" w:themeColor="text1"/>
          <w:sz w:val="22"/>
          <w:szCs w:val="22"/>
        </w:rPr>
        <w:t xml:space="preserve"> between </w:t>
      </w:r>
      <w:r w:rsidR="005D1689" w:rsidRPr="00014FD9">
        <w:rPr>
          <w:rFonts w:ascii="Aptos" w:hAnsi="Aptos"/>
          <w:color w:val="000000" w:themeColor="text1"/>
          <w:sz w:val="22"/>
          <w:szCs w:val="22"/>
        </w:rPr>
        <w:t xml:space="preserve">regions with </w:t>
      </w:r>
      <w:r w:rsidR="005A589B" w:rsidRPr="00014FD9">
        <w:rPr>
          <w:rFonts w:ascii="Aptos" w:hAnsi="Aptos"/>
          <w:color w:val="000000" w:themeColor="text1"/>
          <w:sz w:val="22"/>
          <w:szCs w:val="22"/>
        </w:rPr>
        <w:t xml:space="preserve">lower and </w:t>
      </w:r>
      <w:r w:rsidR="005D1689" w:rsidRPr="00014FD9">
        <w:rPr>
          <w:rStyle w:val="Strong"/>
          <w:rFonts w:ascii="Aptos" w:eastAsiaTheme="majorEastAsia" w:hAnsi="Aptos"/>
          <w:b w:val="0"/>
          <w:bCs w:val="0"/>
          <w:color w:val="000000" w:themeColor="text1"/>
          <w:sz w:val="22"/>
          <w:szCs w:val="22"/>
        </w:rPr>
        <w:t>higher capacity</w:t>
      </w:r>
      <w:r w:rsidR="00946A57" w:rsidRPr="00014FD9">
        <w:rPr>
          <w:rFonts w:ascii="Aptos" w:hAnsi="Aptos"/>
          <w:color w:val="000000" w:themeColor="text1"/>
          <w:sz w:val="22"/>
          <w:szCs w:val="22"/>
        </w:rPr>
        <w:t xml:space="preserve">: </w:t>
      </w:r>
      <w:r w:rsidR="005D1689" w:rsidRPr="00014FD9">
        <w:rPr>
          <w:rFonts w:ascii="Aptos" w:hAnsi="Aptos"/>
          <w:color w:val="000000" w:themeColor="text1"/>
          <w:sz w:val="22"/>
          <w:szCs w:val="22"/>
        </w:rPr>
        <w:t xml:space="preserve">strong institutions, better technology </w:t>
      </w:r>
      <w:r w:rsidR="00091240" w:rsidRPr="00014FD9">
        <w:rPr>
          <w:rFonts w:ascii="Aptos" w:hAnsi="Aptos"/>
          <w:color w:val="000000" w:themeColor="text1"/>
          <w:sz w:val="22"/>
          <w:szCs w:val="22"/>
        </w:rPr>
        <w:t>penetration</w:t>
      </w:r>
      <w:r w:rsidR="005D1689" w:rsidRPr="00014FD9">
        <w:rPr>
          <w:rFonts w:ascii="Aptos" w:hAnsi="Aptos"/>
          <w:color w:val="000000" w:themeColor="text1"/>
          <w:sz w:val="22"/>
          <w:szCs w:val="22"/>
        </w:rPr>
        <w:t xml:space="preserve">, </w:t>
      </w:r>
      <w:r w:rsidR="00DF714C" w:rsidRPr="00014FD9">
        <w:rPr>
          <w:rFonts w:ascii="Aptos" w:hAnsi="Aptos"/>
          <w:color w:val="000000" w:themeColor="text1"/>
          <w:sz w:val="22"/>
          <w:szCs w:val="22"/>
        </w:rPr>
        <w:t xml:space="preserve">and </w:t>
      </w:r>
      <w:r w:rsidR="005D1689" w:rsidRPr="00014FD9">
        <w:rPr>
          <w:rFonts w:ascii="Aptos" w:hAnsi="Aptos"/>
          <w:color w:val="000000" w:themeColor="text1"/>
          <w:sz w:val="22"/>
          <w:szCs w:val="22"/>
        </w:rPr>
        <w:t xml:space="preserve">skilled </w:t>
      </w:r>
      <w:r w:rsidR="00C859C5" w:rsidRPr="00014FD9">
        <w:rPr>
          <w:rFonts w:ascii="Aptos" w:hAnsi="Aptos"/>
          <w:color w:val="000000" w:themeColor="text1"/>
          <w:sz w:val="22"/>
          <w:szCs w:val="22"/>
        </w:rPr>
        <w:t>implementation partners</w:t>
      </w:r>
      <w:r w:rsidR="005D1689" w:rsidRPr="00014FD9">
        <w:rPr>
          <w:rFonts w:ascii="Aptos" w:hAnsi="Aptos"/>
          <w:color w:val="000000" w:themeColor="text1"/>
          <w:sz w:val="22"/>
          <w:szCs w:val="22"/>
        </w:rPr>
        <w:t xml:space="preserve"> </w:t>
      </w:r>
      <w:r w:rsidR="00946A57" w:rsidRPr="00014FD9">
        <w:rPr>
          <w:rFonts w:ascii="Aptos" w:hAnsi="Aptos"/>
          <w:color w:val="000000" w:themeColor="text1"/>
          <w:sz w:val="22"/>
          <w:szCs w:val="22"/>
        </w:rPr>
        <w:t xml:space="preserve">provide an easier </w:t>
      </w:r>
      <w:r w:rsidR="00DF714C" w:rsidRPr="00014FD9">
        <w:rPr>
          <w:rFonts w:ascii="Aptos" w:hAnsi="Aptos"/>
          <w:color w:val="000000" w:themeColor="text1"/>
          <w:sz w:val="22"/>
          <w:szCs w:val="22"/>
        </w:rPr>
        <w:t>foundation</w:t>
      </w:r>
      <w:r w:rsidR="005D1689" w:rsidRPr="00014FD9">
        <w:rPr>
          <w:rFonts w:ascii="Aptos" w:hAnsi="Aptos"/>
          <w:color w:val="000000" w:themeColor="text1"/>
          <w:sz w:val="22"/>
          <w:szCs w:val="22"/>
        </w:rPr>
        <w:t xml:space="preserve">. However, the data does not show a </w:t>
      </w:r>
      <w:r w:rsidR="00E333D4" w:rsidRPr="00014FD9">
        <w:rPr>
          <w:rFonts w:ascii="Aptos" w:hAnsi="Aptos"/>
          <w:color w:val="000000" w:themeColor="text1"/>
          <w:sz w:val="22"/>
          <w:szCs w:val="22"/>
        </w:rPr>
        <w:t xml:space="preserve">difference in innovation </w:t>
      </w:r>
      <w:r w:rsidR="00B46348" w:rsidRPr="00014FD9">
        <w:rPr>
          <w:rFonts w:ascii="Aptos" w:hAnsi="Aptos"/>
          <w:color w:val="000000" w:themeColor="text1"/>
          <w:sz w:val="22"/>
          <w:szCs w:val="22"/>
        </w:rPr>
        <w:t>intensity</w:t>
      </w:r>
      <w:r w:rsidR="00E333D4" w:rsidRPr="00014FD9">
        <w:rPr>
          <w:rFonts w:ascii="Aptos" w:hAnsi="Aptos"/>
          <w:color w:val="000000" w:themeColor="text1"/>
          <w:sz w:val="22"/>
          <w:szCs w:val="22"/>
        </w:rPr>
        <w:t xml:space="preserve"> </w:t>
      </w:r>
      <w:r w:rsidR="00DF714C" w:rsidRPr="00014FD9">
        <w:rPr>
          <w:rFonts w:ascii="Aptos" w:hAnsi="Aptos"/>
          <w:color w:val="000000" w:themeColor="text1"/>
          <w:sz w:val="22"/>
          <w:szCs w:val="22"/>
        </w:rPr>
        <w:t xml:space="preserve">in </w:t>
      </w:r>
      <w:r w:rsidR="00E333D4" w:rsidRPr="00014FD9">
        <w:rPr>
          <w:rFonts w:ascii="Aptos" w:hAnsi="Aptos"/>
          <w:color w:val="000000" w:themeColor="text1"/>
          <w:sz w:val="22"/>
          <w:szCs w:val="22"/>
        </w:rPr>
        <w:t xml:space="preserve">the </w:t>
      </w:r>
      <w:r w:rsidR="00DF714C" w:rsidRPr="00014FD9">
        <w:rPr>
          <w:rFonts w:ascii="Aptos" w:hAnsi="Aptos"/>
          <w:color w:val="000000" w:themeColor="text1"/>
          <w:sz w:val="22"/>
          <w:szCs w:val="22"/>
        </w:rPr>
        <w:t xml:space="preserve">World Bank </w:t>
      </w:r>
      <w:r w:rsidR="00E333D4" w:rsidRPr="00014FD9">
        <w:rPr>
          <w:rFonts w:ascii="Aptos" w:hAnsi="Aptos"/>
          <w:color w:val="000000" w:themeColor="text1"/>
          <w:sz w:val="22"/>
          <w:szCs w:val="22"/>
        </w:rPr>
        <w:t>portfolio</w:t>
      </w:r>
      <w:r w:rsidR="005D1689" w:rsidRPr="00014FD9">
        <w:rPr>
          <w:rFonts w:ascii="Aptos" w:hAnsi="Aptos"/>
          <w:color w:val="000000" w:themeColor="text1"/>
          <w:sz w:val="22"/>
          <w:szCs w:val="22"/>
        </w:rPr>
        <w:t xml:space="preserve"> for higher-capacity regions. For example, Europe </w:t>
      </w:r>
      <w:r w:rsidR="00DF714C" w:rsidRPr="00014FD9">
        <w:rPr>
          <w:rFonts w:ascii="Aptos" w:hAnsi="Aptos"/>
          <w:color w:val="000000" w:themeColor="text1"/>
          <w:sz w:val="22"/>
          <w:szCs w:val="22"/>
        </w:rPr>
        <w:t xml:space="preserve">and </w:t>
      </w:r>
      <w:r w:rsidR="005D1689" w:rsidRPr="00014FD9">
        <w:rPr>
          <w:rFonts w:ascii="Aptos" w:hAnsi="Aptos"/>
          <w:color w:val="000000" w:themeColor="text1"/>
          <w:sz w:val="22"/>
          <w:szCs w:val="22"/>
        </w:rPr>
        <w:t>Central Asia</w:t>
      </w:r>
      <w:r w:rsidR="00DF714C" w:rsidRPr="00014FD9">
        <w:rPr>
          <w:rFonts w:ascii="Aptos" w:hAnsi="Aptos"/>
          <w:color w:val="000000" w:themeColor="text1"/>
          <w:sz w:val="22"/>
          <w:szCs w:val="22"/>
        </w:rPr>
        <w:t xml:space="preserve">, </w:t>
      </w:r>
      <w:r w:rsidR="005D1689" w:rsidRPr="00014FD9">
        <w:rPr>
          <w:rFonts w:ascii="Aptos" w:hAnsi="Aptos"/>
          <w:color w:val="000000" w:themeColor="text1"/>
          <w:sz w:val="22"/>
          <w:szCs w:val="22"/>
        </w:rPr>
        <w:t>which includes many middle-income countries with relatively strong capacity</w:t>
      </w:r>
      <w:r w:rsidR="00DF714C" w:rsidRPr="00014FD9">
        <w:rPr>
          <w:rFonts w:ascii="Aptos" w:hAnsi="Aptos"/>
          <w:color w:val="000000" w:themeColor="text1"/>
          <w:sz w:val="22"/>
          <w:szCs w:val="22"/>
        </w:rPr>
        <w:t>,</w:t>
      </w:r>
      <w:r w:rsidR="005D1689" w:rsidRPr="00014FD9">
        <w:rPr>
          <w:rFonts w:ascii="Aptos" w:hAnsi="Aptos"/>
          <w:color w:val="000000" w:themeColor="text1"/>
          <w:sz w:val="22"/>
          <w:szCs w:val="22"/>
        </w:rPr>
        <w:t xml:space="preserve"> </w:t>
      </w:r>
      <w:r w:rsidR="00DF714C" w:rsidRPr="00014FD9">
        <w:rPr>
          <w:rFonts w:ascii="Aptos" w:hAnsi="Aptos"/>
          <w:color w:val="000000" w:themeColor="text1"/>
          <w:sz w:val="22"/>
          <w:szCs w:val="22"/>
        </w:rPr>
        <w:t xml:space="preserve">has </w:t>
      </w:r>
      <w:r w:rsidR="005D1689" w:rsidRPr="00014FD9">
        <w:rPr>
          <w:rFonts w:ascii="Aptos" w:hAnsi="Aptos"/>
          <w:color w:val="000000" w:themeColor="text1"/>
          <w:sz w:val="22"/>
          <w:szCs w:val="22"/>
        </w:rPr>
        <w:t xml:space="preserve">the </w:t>
      </w:r>
      <w:r w:rsidR="005D1689" w:rsidRPr="00014FD9">
        <w:rPr>
          <w:rStyle w:val="Emphasis"/>
          <w:rFonts w:ascii="Aptos" w:eastAsiaTheme="majorEastAsia" w:hAnsi="Aptos"/>
          <w:i w:val="0"/>
          <w:iCs w:val="0"/>
          <w:color w:val="000000" w:themeColor="text1"/>
          <w:sz w:val="22"/>
          <w:szCs w:val="22"/>
        </w:rPr>
        <w:t>lowest</w:t>
      </w:r>
      <w:r w:rsidR="005D1689" w:rsidRPr="00014FD9">
        <w:rPr>
          <w:rFonts w:ascii="Aptos" w:hAnsi="Aptos"/>
          <w:i/>
          <w:iCs/>
          <w:color w:val="000000" w:themeColor="text1"/>
          <w:sz w:val="22"/>
          <w:szCs w:val="22"/>
        </w:rPr>
        <w:t xml:space="preserve"> </w:t>
      </w:r>
      <w:r w:rsidR="00DF714C" w:rsidRPr="00014FD9">
        <w:rPr>
          <w:rFonts w:ascii="Aptos" w:hAnsi="Aptos"/>
          <w:color w:val="000000" w:themeColor="text1"/>
          <w:sz w:val="22"/>
          <w:szCs w:val="22"/>
        </w:rPr>
        <w:t>percentage</w:t>
      </w:r>
      <w:r w:rsidR="005D1689" w:rsidRPr="00014FD9">
        <w:rPr>
          <w:rFonts w:ascii="Aptos" w:hAnsi="Aptos"/>
          <w:color w:val="000000" w:themeColor="text1"/>
          <w:sz w:val="22"/>
          <w:szCs w:val="22"/>
        </w:rPr>
        <w:t xml:space="preserve"> </w:t>
      </w:r>
      <w:r w:rsidR="00C859C5" w:rsidRPr="00014FD9">
        <w:rPr>
          <w:rFonts w:ascii="Aptos" w:hAnsi="Aptos"/>
          <w:color w:val="000000" w:themeColor="text1"/>
          <w:sz w:val="22"/>
          <w:szCs w:val="22"/>
        </w:rPr>
        <w:t>of innovative projects</w:t>
      </w:r>
      <w:r w:rsidR="00DF714C" w:rsidRPr="00014FD9">
        <w:rPr>
          <w:rFonts w:ascii="Aptos" w:hAnsi="Aptos"/>
          <w:color w:val="000000" w:themeColor="text1"/>
          <w:sz w:val="22"/>
          <w:szCs w:val="22"/>
        </w:rPr>
        <w:t xml:space="preserve"> at </w:t>
      </w:r>
      <w:r w:rsidR="008922A4" w:rsidRPr="00014FD9">
        <w:rPr>
          <w:rFonts w:ascii="Aptos" w:hAnsi="Aptos"/>
          <w:color w:val="000000" w:themeColor="text1"/>
          <w:sz w:val="22"/>
          <w:szCs w:val="22"/>
        </w:rPr>
        <w:t>9.2</w:t>
      </w:r>
      <w:r w:rsidR="00DF714C" w:rsidRPr="00014FD9">
        <w:rPr>
          <w:rFonts w:ascii="Aptos" w:hAnsi="Aptos"/>
          <w:color w:val="000000" w:themeColor="text1"/>
          <w:sz w:val="22"/>
          <w:szCs w:val="22"/>
        </w:rPr>
        <w:t xml:space="preserve"> percent</w:t>
      </w:r>
      <w:r w:rsidR="005D1689" w:rsidRPr="00014FD9">
        <w:rPr>
          <w:rFonts w:ascii="Aptos" w:hAnsi="Aptos"/>
          <w:color w:val="000000" w:themeColor="text1"/>
          <w:sz w:val="22"/>
          <w:szCs w:val="22"/>
        </w:rPr>
        <w:t xml:space="preserve">. </w:t>
      </w:r>
      <w:r w:rsidR="00E5677F" w:rsidRPr="00014FD9">
        <w:rPr>
          <w:rFonts w:ascii="Aptos" w:hAnsi="Aptos"/>
          <w:color w:val="000000" w:themeColor="text1"/>
          <w:sz w:val="22"/>
          <w:szCs w:val="22"/>
        </w:rPr>
        <w:t xml:space="preserve">Eastern </w:t>
      </w:r>
      <w:r w:rsidR="00DF714C" w:rsidRPr="00014FD9">
        <w:rPr>
          <w:rFonts w:ascii="Aptos" w:hAnsi="Aptos"/>
          <w:color w:val="000000" w:themeColor="text1"/>
          <w:sz w:val="22"/>
          <w:szCs w:val="22"/>
        </w:rPr>
        <w:t xml:space="preserve">and </w:t>
      </w:r>
      <w:r w:rsidR="00E5677F" w:rsidRPr="00014FD9">
        <w:rPr>
          <w:rFonts w:ascii="Aptos" w:hAnsi="Aptos"/>
          <w:color w:val="000000" w:themeColor="text1"/>
          <w:sz w:val="22"/>
          <w:szCs w:val="22"/>
        </w:rPr>
        <w:t xml:space="preserve">Southern </w:t>
      </w:r>
      <w:r w:rsidR="005D1689" w:rsidRPr="00014FD9">
        <w:rPr>
          <w:rFonts w:ascii="Aptos" w:hAnsi="Aptos"/>
          <w:color w:val="000000" w:themeColor="text1"/>
          <w:sz w:val="22"/>
          <w:szCs w:val="22"/>
        </w:rPr>
        <w:t xml:space="preserve">Africa has </w:t>
      </w:r>
      <w:r w:rsidR="00DF714C" w:rsidRPr="00014FD9">
        <w:rPr>
          <w:rFonts w:ascii="Aptos" w:hAnsi="Aptos"/>
          <w:color w:val="000000" w:themeColor="text1"/>
          <w:sz w:val="22"/>
          <w:szCs w:val="22"/>
        </w:rPr>
        <w:t xml:space="preserve">a </w:t>
      </w:r>
      <w:r w:rsidR="00E5677F" w:rsidRPr="00014FD9">
        <w:rPr>
          <w:rFonts w:ascii="Aptos" w:hAnsi="Aptos"/>
          <w:color w:val="000000" w:themeColor="text1"/>
          <w:sz w:val="22"/>
          <w:szCs w:val="22"/>
        </w:rPr>
        <w:t>higher</w:t>
      </w:r>
      <w:r w:rsidR="005D1689" w:rsidRPr="00014FD9">
        <w:rPr>
          <w:rFonts w:ascii="Aptos" w:hAnsi="Aptos"/>
          <w:color w:val="000000" w:themeColor="text1"/>
          <w:sz w:val="22"/>
          <w:szCs w:val="22"/>
        </w:rPr>
        <w:t xml:space="preserve"> share </w:t>
      </w:r>
      <w:r w:rsidR="007F44A1" w:rsidRPr="00014FD9">
        <w:rPr>
          <w:rFonts w:ascii="Aptos" w:hAnsi="Aptos"/>
          <w:color w:val="000000" w:themeColor="text1"/>
          <w:sz w:val="22"/>
          <w:szCs w:val="22"/>
        </w:rPr>
        <w:t xml:space="preserve">of innovative projects </w:t>
      </w:r>
      <w:r w:rsidR="00DF714C" w:rsidRPr="00014FD9">
        <w:rPr>
          <w:rFonts w:ascii="Aptos" w:hAnsi="Aptos"/>
          <w:color w:val="000000" w:themeColor="text1"/>
          <w:sz w:val="22"/>
          <w:szCs w:val="22"/>
        </w:rPr>
        <w:t xml:space="preserve">at </w:t>
      </w:r>
      <w:r w:rsidR="005D1689" w:rsidRPr="00014FD9">
        <w:rPr>
          <w:rFonts w:ascii="Aptos" w:hAnsi="Aptos"/>
          <w:color w:val="000000" w:themeColor="text1"/>
          <w:sz w:val="22"/>
          <w:szCs w:val="22"/>
        </w:rPr>
        <w:t>1</w:t>
      </w:r>
      <w:r w:rsidR="008922A4" w:rsidRPr="00014FD9">
        <w:rPr>
          <w:rFonts w:ascii="Aptos" w:hAnsi="Aptos"/>
          <w:color w:val="000000" w:themeColor="text1"/>
          <w:sz w:val="22"/>
          <w:szCs w:val="22"/>
        </w:rPr>
        <w:t>3</w:t>
      </w:r>
      <w:r w:rsidRPr="00014FD9">
        <w:rPr>
          <w:rFonts w:ascii="Aptos" w:hAnsi="Aptos"/>
          <w:color w:val="000000" w:themeColor="text1"/>
          <w:sz w:val="22"/>
          <w:szCs w:val="22"/>
        </w:rPr>
        <w:t xml:space="preserve"> </w:t>
      </w:r>
      <w:r w:rsidR="007F44A1" w:rsidRPr="00014FD9">
        <w:rPr>
          <w:rFonts w:ascii="Aptos" w:hAnsi="Aptos"/>
          <w:color w:val="000000" w:themeColor="text1"/>
          <w:sz w:val="22"/>
          <w:szCs w:val="22"/>
        </w:rPr>
        <w:t>percent</w:t>
      </w:r>
      <w:r w:rsidR="005D1689" w:rsidRPr="00014FD9">
        <w:rPr>
          <w:rFonts w:ascii="Aptos" w:hAnsi="Aptos"/>
          <w:color w:val="000000" w:themeColor="text1"/>
          <w:sz w:val="22"/>
          <w:szCs w:val="22"/>
        </w:rPr>
        <w:t>. In lower-capacity regions, pressing development challenges can spur innovative solutions</w:t>
      </w:r>
      <w:r w:rsidR="00DF714C" w:rsidRPr="00014FD9">
        <w:rPr>
          <w:rFonts w:ascii="Aptos" w:hAnsi="Aptos"/>
          <w:color w:val="000000" w:themeColor="text1"/>
          <w:sz w:val="22"/>
          <w:szCs w:val="22"/>
        </w:rPr>
        <w:t xml:space="preserve">, such as </w:t>
      </w:r>
      <w:r w:rsidR="005D1689" w:rsidRPr="00014FD9">
        <w:rPr>
          <w:rFonts w:ascii="Aptos" w:hAnsi="Aptos"/>
          <w:color w:val="000000" w:themeColor="text1"/>
          <w:sz w:val="22"/>
          <w:szCs w:val="22"/>
        </w:rPr>
        <w:t xml:space="preserve">using mobile </w:t>
      </w:r>
      <w:r w:rsidR="005D1689" w:rsidRPr="2774E891">
        <w:rPr>
          <w:rFonts w:ascii="Aptos" w:hAnsi="Aptos"/>
          <w:color w:val="000000" w:themeColor="text1"/>
          <w:sz w:val="22"/>
          <w:szCs w:val="22"/>
        </w:rPr>
        <w:t>tech</w:t>
      </w:r>
      <w:r w:rsidR="00DF714C" w:rsidRPr="2774E891">
        <w:rPr>
          <w:rFonts w:ascii="Aptos" w:hAnsi="Aptos"/>
          <w:color w:val="000000" w:themeColor="text1"/>
          <w:sz w:val="22"/>
          <w:szCs w:val="22"/>
        </w:rPr>
        <w:t>nology</w:t>
      </w:r>
      <w:r w:rsidR="005D1689" w:rsidRPr="00014FD9">
        <w:rPr>
          <w:rFonts w:ascii="Aptos" w:hAnsi="Aptos"/>
          <w:color w:val="000000" w:themeColor="text1"/>
          <w:sz w:val="22"/>
          <w:szCs w:val="22"/>
        </w:rPr>
        <w:t xml:space="preserve"> to leapfrog infrastructure gaps.</w:t>
      </w:r>
      <w:r w:rsidR="00067D44" w:rsidRPr="00014FD9">
        <w:rPr>
          <w:rFonts w:ascii="Aptos" w:hAnsi="Aptos"/>
          <w:color w:val="000000" w:themeColor="text1"/>
          <w:sz w:val="22"/>
          <w:szCs w:val="22"/>
        </w:rPr>
        <w:t xml:space="preserve"> </w:t>
      </w:r>
    </w:p>
    <w:p w14:paraId="0A8D1354" w14:textId="77777777" w:rsidR="000910FE" w:rsidRPr="00014FD9" w:rsidRDefault="000910FE" w:rsidP="244FAC12">
      <w:pPr>
        <w:pStyle w:val="NormalWeb"/>
        <w:spacing w:before="0" w:beforeAutospacing="0" w:after="0" w:afterAutospacing="0"/>
        <w:jc w:val="both"/>
        <w:rPr>
          <w:rFonts w:ascii="Aptos" w:hAnsi="Aptos"/>
          <w:b/>
          <w:bCs/>
          <w:color w:val="000000" w:themeColor="text1"/>
          <w:sz w:val="22"/>
          <w:szCs w:val="22"/>
        </w:rPr>
      </w:pPr>
    </w:p>
    <w:p w14:paraId="5311056E" w14:textId="3DF1464A" w:rsidR="0037463F" w:rsidRPr="00014FD9" w:rsidRDefault="000F34D3"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b/>
          <w:bCs/>
          <w:color w:val="000000" w:themeColor="text1"/>
          <w:sz w:val="22"/>
          <w:szCs w:val="22"/>
        </w:rPr>
        <w:t>Innovation intensity has</w:t>
      </w:r>
      <w:r w:rsidR="003D5519" w:rsidRPr="00014FD9">
        <w:rPr>
          <w:rFonts w:ascii="Aptos" w:hAnsi="Aptos"/>
          <w:b/>
          <w:bCs/>
          <w:color w:val="000000" w:themeColor="text1"/>
          <w:sz w:val="22"/>
          <w:szCs w:val="22"/>
        </w:rPr>
        <w:t xml:space="preserve"> </w:t>
      </w:r>
      <w:r w:rsidRPr="00014FD9">
        <w:rPr>
          <w:rFonts w:ascii="Aptos" w:hAnsi="Aptos"/>
          <w:b/>
          <w:bCs/>
          <w:color w:val="000000" w:themeColor="text1"/>
          <w:sz w:val="22"/>
          <w:szCs w:val="22"/>
        </w:rPr>
        <w:t xml:space="preserve">increased in all regions </w:t>
      </w:r>
      <w:r w:rsidR="007F32E4" w:rsidRPr="00014FD9">
        <w:rPr>
          <w:rFonts w:ascii="Aptos" w:hAnsi="Aptos"/>
          <w:b/>
          <w:bCs/>
          <w:color w:val="000000" w:themeColor="text1"/>
          <w:sz w:val="22"/>
          <w:szCs w:val="22"/>
        </w:rPr>
        <w:t xml:space="preserve">over time, but the </w:t>
      </w:r>
      <w:r w:rsidR="00043B7B" w:rsidRPr="00014FD9">
        <w:rPr>
          <w:rFonts w:ascii="Aptos" w:hAnsi="Aptos"/>
          <w:b/>
          <w:bCs/>
          <w:color w:val="000000" w:themeColor="text1"/>
          <w:sz w:val="22"/>
          <w:szCs w:val="22"/>
        </w:rPr>
        <w:t>rate of increase varies across regions (Figure 3.1).</w:t>
      </w:r>
      <w:r w:rsidR="00FE1802" w:rsidRPr="00014FD9">
        <w:rPr>
          <w:rFonts w:ascii="Aptos" w:hAnsi="Aptos"/>
          <w:color w:val="000000" w:themeColor="text1"/>
          <w:sz w:val="22"/>
          <w:szCs w:val="22"/>
        </w:rPr>
        <w:t xml:space="preserve"> </w:t>
      </w:r>
      <w:r w:rsidR="003D5519" w:rsidRPr="00014FD9">
        <w:rPr>
          <w:rFonts w:ascii="Aptos" w:hAnsi="Aptos"/>
          <w:color w:val="000000" w:themeColor="text1"/>
          <w:sz w:val="22"/>
          <w:szCs w:val="22"/>
        </w:rPr>
        <w:t xml:space="preserve">Most regions experienced a similar increase in innovation intensity (4-6%) between the late 1990s and mid-2000s. </w:t>
      </w:r>
      <w:r w:rsidR="00554BA0" w:rsidRPr="00014FD9">
        <w:rPr>
          <w:rFonts w:ascii="Aptos" w:hAnsi="Aptos"/>
          <w:color w:val="000000" w:themeColor="text1"/>
          <w:sz w:val="22"/>
          <w:szCs w:val="22"/>
        </w:rPr>
        <w:t>Western and Central Africa and Latin America and Caribbean</w:t>
      </w:r>
      <w:r w:rsidR="003D5519" w:rsidRPr="00014FD9">
        <w:rPr>
          <w:rFonts w:ascii="Aptos" w:hAnsi="Aptos"/>
          <w:color w:val="000000" w:themeColor="text1"/>
          <w:sz w:val="22"/>
          <w:szCs w:val="22"/>
        </w:rPr>
        <w:t xml:space="preserve"> are a slight exception, </w:t>
      </w:r>
      <w:r w:rsidR="00484F71" w:rsidRPr="00014FD9">
        <w:rPr>
          <w:rFonts w:ascii="Aptos" w:hAnsi="Aptos"/>
          <w:color w:val="000000" w:themeColor="text1"/>
          <w:sz w:val="22"/>
          <w:szCs w:val="22"/>
        </w:rPr>
        <w:t xml:space="preserve">with relatively higher increases of </w:t>
      </w:r>
      <w:r w:rsidR="00676E82" w:rsidRPr="00014FD9">
        <w:rPr>
          <w:rFonts w:ascii="Aptos" w:hAnsi="Aptos"/>
          <w:color w:val="000000" w:themeColor="text1"/>
          <w:sz w:val="22"/>
          <w:szCs w:val="22"/>
        </w:rPr>
        <w:t xml:space="preserve">7-8 percent </w:t>
      </w:r>
      <w:r w:rsidR="00484F71" w:rsidRPr="00014FD9">
        <w:rPr>
          <w:rFonts w:ascii="Aptos" w:hAnsi="Aptos"/>
          <w:color w:val="000000" w:themeColor="text1"/>
          <w:sz w:val="22"/>
          <w:szCs w:val="22"/>
        </w:rPr>
        <w:t>during this earlier period.</w:t>
      </w:r>
      <w:r w:rsidR="006D625F" w:rsidRPr="00014FD9">
        <w:rPr>
          <w:rFonts w:ascii="Aptos" w:hAnsi="Aptos"/>
          <w:color w:val="000000" w:themeColor="text1"/>
          <w:sz w:val="22"/>
          <w:szCs w:val="22"/>
        </w:rPr>
        <w:t xml:space="preserve"> </w:t>
      </w:r>
      <w:r w:rsidR="00E93759" w:rsidRPr="00014FD9">
        <w:rPr>
          <w:rFonts w:ascii="Aptos" w:hAnsi="Aptos"/>
          <w:color w:val="000000" w:themeColor="text1"/>
          <w:sz w:val="22"/>
          <w:szCs w:val="22"/>
        </w:rPr>
        <w:t>S</w:t>
      </w:r>
      <w:r w:rsidR="00D553CF" w:rsidRPr="00014FD9">
        <w:rPr>
          <w:rFonts w:ascii="Aptos" w:hAnsi="Aptos"/>
          <w:color w:val="000000" w:themeColor="text1"/>
          <w:sz w:val="22"/>
          <w:szCs w:val="22"/>
        </w:rPr>
        <w:t xml:space="preserve">ince the mid-2000s, East Asia and the Pacific </w:t>
      </w:r>
      <w:proofErr w:type="gramStart"/>
      <w:r w:rsidR="002E674A" w:rsidRPr="00014FD9">
        <w:rPr>
          <w:rFonts w:ascii="Aptos" w:hAnsi="Aptos"/>
          <w:color w:val="000000" w:themeColor="text1"/>
          <w:sz w:val="22"/>
          <w:szCs w:val="22"/>
        </w:rPr>
        <w:t>stands</w:t>
      </w:r>
      <w:proofErr w:type="gramEnd"/>
      <w:r w:rsidR="002E674A" w:rsidRPr="00014FD9">
        <w:rPr>
          <w:rFonts w:ascii="Aptos" w:hAnsi="Aptos"/>
          <w:color w:val="000000" w:themeColor="text1"/>
          <w:sz w:val="22"/>
          <w:szCs w:val="22"/>
        </w:rPr>
        <w:t xml:space="preserve"> out with a 10</w:t>
      </w:r>
      <w:r w:rsidR="000D5EBF" w:rsidRPr="00014FD9">
        <w:rPr>
          <w:rFonts w:ascii="Aptos" w:hAnsi="Aptos"/>
          <w:color w:val="000000" w:themeColor="text1"/>
          <w:sz w:val="22"/>
          <w:szCs w:val="22"/>
        </w:rPr>
        <w:t xml:space="preserve"> percent increase in innovation in</w:t>
      </w:r>
      <w:r w:rsidR="008F7896" w:rsidRPr="00014FD9">
        <w:rPr>
          <w:rFonts w:ascii="Aptos" w:hAnsi="Aptos"/>
          <w:color w:val="000000" w:themeColor="text1"/>
          <w:sz w:val="22"/>
          <w:szCs w:val="22"/>
        </w:rPr>
        <w:t>tensity</w:t>
      </w:r>
      <w:r w:rsidR="00E93759" w:rsidRPr="00014FD9">
        <w:rPr>
          <w:rFonts w:ascii="Aptos" w:hAnsi="Aptos"/>
          <w:color w:val="000000" w:themeColor="text1"/>
          <w:sz w:val="22"/>
          <w:szCs w:val="22"/>
        </w:rPr>
        <w:t xml:space="preserve"> </w:t>
      </w:r>
      <w:r w:rsidR="00B15B2D" w:rsidRPr="00014FD9">
        <w:rPr>
          <w:rFonts w:ascii="Aptos" w:hAnsi="Aptos"/>
          <w:color w:val="000000" w:themeColor="text1"/>
          <w:sz w:val="22"/>
          <w:szCs w:val="22"/>
        </w:rPr>
        <w:t xml:space="preserve">between the 2008-2017 cohort and the 2018-2025 cohort. </w:t>
      </w:r>
      <w:r w:rsidR="00AB221F" w:rsidRPr="00014FD9">
        <w:rPr>
          <w:rFonts w:ascii="Aptos" w:hAnsi="Aptos"/>
          <w:color w:val="000000" w:themeColor="text1"/>
          <w:sz w:val="22"/>
          <w:szCs w:val="22"/>
        </w:rPr>
        <w:t>South Asi</w:t>
      </w:r>
      <w:r w:rsidR="008979D3" w:rsidRPr="00014FD9">
        <w:rPr>
          <w:rFonts w:ascii="Aptos" w:hAnsi="Aptos"/>
          <w:color w:val="000000" w:themeColor="text1"/>
          <w:sz w:val="22"/>
          <w:szCs w:val="22"/>
        </w:rPr>
        <w:t xml:space="preserve">a also experienced </w:t>
      </w:r>
      <w:r w:rsidR="000F7B46" w:rsidRPr="00014FD9">
        <w:rPr>
          <w:rFonts w:ascii="Aptos" w:hAnsi="Aptos"/>
          <w:color w:val="000000" w:themeColor="text1"/>
          <w:sz w:val="22"/>
          <w:szCs w:val="22"/>
        </w:rPr>
        <w:t>strong growth</w:t>
      </w:r>
      <w:r w:rsidR="00352B22" w:rsidRPr="00014FD9">
        <w:rPr>
          <w:rFonts w:ascii="Aptos" w:hAnsi="Aptos"/>
          <w:color w:val="000000" w:themeColor="text1"/>
          <w:sz w:val="22"/>
          <w:szCs w:val="22"/>
        </w:rPr>
        <w:t xml:space="preserve"> of 8 percent </w:t>
      </w:r>
      <w:r w:rsidR="000F7B46" w:rsidRPr="00014FD9">
        <w:rPr>
          <w:rFonts w:ascii="Aptos" w:hAnsi="Aptos"/>
          <w:color w:val="000000" w:themeColor="text1"/>
          <w:sz w:val="22"/>
          <w:szCs w:val="22"/>
        </w:rPr>
        <w:t xml:space="preserve">during this period, while </w:t>
      </w:r>
      <w:r w:rsidR="000C3908" w:rsidRPr="00014FD9">
        <w:rPr>
          <w:rFonts w:ascii="Aptos" w:hAnsi="Aptos"/>
          <w:color w:val="000000" w:themeColor="text1"/>
          <w:sz w:val="22"/>
          <w:szCs w:val="22"/>
        </w:rPr>
        <w:t xml:space="preserve">Europe and Central Asia and Eastern and </w:t>
      </w:r>
      <w:r w:rsidR="00CB77E4" w:rsidRPr="00014FD9">
        <w:rPr>
          <w:rFonts w:ascii="Aptos" w:hAnsi="Aptos"/>
          <w:color w:val="000000" w:themeColor="text1"/>
          <w:sz w:val="22"/>
          <w:szCs w:val="22"/>
        </w:rPr>
        <w:t>Southern</w:t>
      </w:r>
      <w:r w:rsidR="000C3908" w:rsidRPr="00014FD9">
        <w:rPr>
          <w:rFonts w:ascii="Aptos" w:hAnsi="Aptos"/>
          <w:color w:val="000000" w:themeColor="text1"/>
          <w:sz w:val="22"/>
          <w:szCs w:val="22"/>
        </w:rPr>
        <w:t xml:space="preserve"> Africa experienced more moderate increases of </w:t>
      </w:r>
      <w:r w:rsidR="00420E89" w:rsidRPr="00014FD9">
        <w:rPr>
          <w:rFonts w:ascii="Aptos" w:hAnsi="Aptos"/>
          <w:color w:val="000000" w:themeColor="text1"/>
          <w:sz w:val="22"/>
          <w:szCs w:val="22"/>
        </w:rPr>
        <w:t xml:space="preserve">7 percent. </w:t>
      </w:r>
      <w:r w:rsidR="0075731F" w:rsidRPr="00014FD9">
        <w:rPr>
          <w:rFonts w:ascii="Aptos" w:hAnsi="Aptos"/>
          <w:color w:val="000000" w:themeColor="text1"/>
          <w:sz w:val="22"/>
          <w:szCs w:val="22"/>
        </w:rPr>
        <w:t xml:space="preserve">Meanwhile, innovation intensity plateaued in </w:t>
      </w:r>
      <w:r w:rsidR="0063233A" w:rsidRPr="00014FD9">
        <w:rPr>
          <w:rFonts w:ascii="Aptos" w:hAnsi="Aptos"/>
          <w:color w:val="000000" w:themeColor="text1"/>
          <w:sz w:val="22"/>
          <w:szCs w:val="22"/>
        </w:rPr>
        <w:t xml:space="preserve">Middle East and North Africa, Western and Central Africa, and Latin America and Caribbean during the </w:t>
      </w:r>
      <w:r w:rsidR="003D7200" w:rsidRPr="00014FD9">
        <w:rPr>
          <w:rFonts w:ascii="Aptos" w:hAnsi="Aptos"/>
          <w:color w:val="000000" w:themeColor="text1"/>
          <w:sz w:val="22"/>
          <w:szCs w:val="22"/>
        </w:rPr>
        <w:t xml:space="preserve">most </w:t>
      </w:r>
      <w:r w:rsidR="00A51404" w:rsidRPr="00014FD9">
        <w:rPr>
          <w:rFonts w:ascii="Aptos" w:hAnsi="Aptos"/>
          <w:color w:val="000000" w:themeColor="text1"/>
          <w:sz w:val="22"/>
          <w:szCs w:val="22"/>
        </w:rPr>
        <w:t>recent</w:t>
      </w:r>
      <w:r w:rsidR="003D7200" w:rsidRPr="00014FD9">
        <w:rPr>
          <w:rFonts w:ascii="Aptos" w:hAnsi="Aptos"/>
          <w:color w:val="000000" w:themeColor="text1"/>
          <w:sz w:val="22"/>
          <w:szCs w:val="22"/>
        </w:rPr>
        <w:t xml:space="preserve"> period</w:t>
      </w:r>
      <w:r w:rsidR="00A51404" w:rsidRPr="00014FD9">
        <w:rPr>
          <w:rFonts w:ascii="Aptos" w:hAnsi="Aptos"/>
          <w:color w:val="000000" w:themeColor="text1"/>
          <w:sz w:val="22"/>
          <w:szCs w:val="22"/>
        </w:rPr>
        <w:t xml:space="preserve">, </w:t>
      </w:r>
      <w:r w:rsidR="003D7200" w:rsidRPr="00014FD9">
        <w:rPr>
          <w:rFonts w:ascii="Aptos" w:hAnsi="Aptos"/>
          <w:color w:val="000000" w:themeColor="text1"/>
          <w:sz w:val="22"/>
          <w:szCs w:val="22"/>
        </w:rPr>
        <w:t>with increases of only 1</w:t>
      </w:r>
      <w:r w:rsidR="00A51404" w:rsidRPr="00014FD9">
        <w:rPr>
          <w:rFonts w:ascii="Aptos" w:hAnsi="Aptos"/>
          <w:color w:val="000000" w:themeColor="text1"/>
          <w:sz w:val="22"/>
          <w:szCs w:val="22"/>
        </w:rPr>
        <w:t xml:space="preserve"> to 3 percent. </w:t>
      </w:r>
    </w:p>
    <w:p w14:paraId="23B1F817" w14:textId="77777777" w:rsidR="000910FE" w:rsidRPr="00014FD9" w:rsidRDefault="000910FE" w:rsidP="514B1BBA">
      <w:pPr>
        <w:pStyle w:val="NormalWeb"/>
        <w:spacing w:before="0" w:beforeAutospacing="0" w:after="0" w:afterAutospacing="0"/>
        <w:jc w:val="both"/>
        <w:rPr>
          <w:rFonts w:ascii="Aptos" w:hAnsi="Aptos"/>
          <w:color w:val="000000" w:themeColor="text1"/>
          <w:sz w:val="22"/>
          <w:szCs w:val="22"/>
        </w:rPr>
      </w:pPr>
    </w:p>
    <w:p w14:paraId="737C9F74" w14:textId="0A4A49E0" w:rsidR="00B938D3" w:rsidRPr="00014FD9" w:rsidRDefault="00B938D3" w:rsidP="00B938D3">
      <w:pPr>
        <w:pStyle w:val="Heading2"/>
        <w:numPr>
          <w:ilvl w:val="0"/>
          <w:numId w:val="103"/>
        </w:numPr>
        <w:spacing w:after="0" w:afterAutospacing="0"/>
        <w:rPr>
          <w:rFonts w:ascii="Aptos" w:hAnsi="Aptos"/>
        </w:rPr>
      </w:pPr>
      <w:bookmarkStart w:id="74" w:name="_Toc222450689"/>
      <w:bookmarkStart w:id="75" w:name="_Toc212189891"/>
      <w:bookmarkStart w:id="76" w:name="_Toc215657589"/>
      <w:r w:rsidRPr="00014FD9">
        <w:rPr>
          <w:rFonts w:ascii="Aptos" w:hAnsi="Aptos"/>
        </w:rPr>
        <w:t>Innovation Patterns in Different Settings</w:t>
      </w:r>
      <w:bookmarkEnd w:id="74"/>
      <w:r w:rsidRPr="00014FD9">
        <w:rPr>
          <w:rFonts w:ascii="Aptos" w:hAnsi="Aptos"/>
        </w:rPr>
        <w:t xml:space="preserve"> </w:t>
      </w:r>
    </w:p>
    <w:bookmarkEnd w:id="75"/>
    <w:bookmarkEnd w:id="76"/>
    <w:p w14:paraId="42808E3C" w14:textId="77777777" w:rsidR="001174FC" w:rsidRPr="00014FD9" w:rsidRDefault="001174FC" w:rsidP="244FAC12">
      <w:pPr>
        <w:pStyle w:val="NormalWeb"/>
        <w:spacing w:before="0" w:beforeAutospacing="0" w:after="0" w:afterAutospacing="0"/>
        <w:jc w:val="both"/>
        <w:rPr>
          <w:rFonts w:ascii="Aptos" w:hAnsi="Aptos"/>
          <w:b/>
          <w:bCs/>
          <w:color w:val="000000" w:themeColor="text1"/>
          <w:sz w:val="22"/>
          <w:szCs w:val="22"/>
        </w:rPr>
      </w:pPr>
    </w:p>
    <w:p w14:paraId="211298E7" w14:textId="27B66328" w:rsidR="00C52B8F" w:rsidRPr="00014FD9" w:rsidRDefault="00FE1B3A" w:rsidP="244FAC12">
      <w:pPr>
        <w:pStyle w:val="NormalWeb"/>
        <w:spacing w:before="0" w:beforeAutospacing="0" w:after="0" w:afterAutospacing="0"/>
        <w:jc w:val="both"/>
        <w:rPr>
          <w:rFonts w:ascii="Aptos" w:hAnsi="Aptos"/>
          <w:sz w:val="22"/>
          <w:szCs w:val="22"/>
        </w:rPr>
      </w:pPr>
      <w:r w:rsidRPr="00014FD9">
        <w:rPr>
          <w:rFonts w:ascii="Aptos" w:hAnsi="Aptos"/>
          <w:b/>
          <w:bCs/>
          <w:color w:val="000000" w:themeColor="text1"/>
          <w:sz w:val="22"/>
          <w:szCs w:val="22"/>
        </w:rPr>
        <w:t>We also compared i</w:t>
      </w:r>
      <w:r w:rsidR="00C52B8F" w:rsidRPr="00014FD9">
        <w:rPr>
          <w:rFonts w:ascii="Aptos" w:hAnsi="Aptos"/>
          <w:b/>
          <w:bCs/>
          <w:color w:val="000000" w:themeColor="text1"/>
          <w:sz w:val="22"/>
          <w:szCs w:val="22"/>
        </w:rPr>
        <w:t>nnovation implement</w:t>
      </w:r>
      <w:r w:rsidR="00960B9E" w:rsidRPr="00014FD9">
        <w:rPr>
          <w:rFonts w:ascii="Aptos" w:hAnsi="Aptos"/>
          <w:b/>
          <w:bCs/>
          <w:color w:val="000000" w:themeColor="text1"/>
          <w:sz w:val="22"/>
          <w:szCs w:val="22"/>
        </w:rPr>
        <w:t>ed</w:t>
      </w:r>
      <w:r w:rsidR="00C52B8F" w:rsidRPr="00014FD9">
        <w:rPr>
          <w:rFonts w:ascii="Aptos" w:hAnsi="Aptos"/>
          <w:b/>
          <w:bCs/>
          <w:color w:val="000000" w:themeColor="text1"/>
          <w:sz w:val="22"/>
          <w:szCs w:val="22"/>
        </w:rPr>
        <w:t xml:space="preserve"> in IDA</w:t>
      </w:r>
      <w:r w:rsidR="00960B9E" w:rsidRPr="00014FD9">
        <w:rPr>
          <w:rFonts w:ascii="Aptos" w:hAnsi="Aptos"/>
          <w:b/>
          <w:bCs/>
          <w:color w:val="000000" w:themeColor="text1"/>
          <w:sz w:val="22"/>
          <w:szCs w:val="22"/>
        </w:rPr>
        <w:t xml:space="preserve"> and</w:t>
      </w:r>
      <w:r w:rsidR="00C52B8F" w:rsidRPr="00014FD9">
        <w:rPr>
          <w:rFonts w:ascii="Aptos" w:hAnsi="Aptos"/>
          <w:b/>
          <w:bCs/>
          <w:color w:val="000000" w:themeColor="text1"/>
          <w:sz w:val="22"/>
          <w:szCs w:val="22"/>
        </w:rPr>
        <w:t xml:space="preserve"> IBRD </w:t>
      </w:r>
      <w:r w:rsidR="00960B9E" w:rsidRPr="00014FD9">
        <w:rPr>
          <w:rFonts w:ascii="Aptos" w:hAnsi="Aptos"/>
          <w:b/>
          <w:bCs/>
          <w:color w:val="000000" w:themeColor="text1"/>
          <w:sz w:val="22"/>
          <w:szCs w:val="22"/>
        </w:rPr>
        <w:t>settings to understand</w:t>
      </w:r>
      <w:r w:rsidR="00C52B8F" w:rsidRPr="00014FD9">
        <w:rPr>
          <w:rFonts w:ascii="Aptos" w:hAnsi="Aptos"/>
          <w:b/>
          <w:bCs/>
          <w:color w:val="000000" w:themeColor="text1"/>
          <w:sz w:val="22"/>
          <w:szCs w:val="22"/>
        </w:rPr>
        <w:t xml:space="preserve"> what internal capabilities are required to adapt innovations </w:t>
      </w:r>
      <w:r w:rsidR="005C1AE1" w:rsidRPr="00014FD9">
        <w:rPr>
          <w:rFonts w:ascii="Aptos" w:hAnsi="Aptos"/>
          <w:b/>
          <w:bCs/>
          <w:color w:val="000000" w:themeColor="text1"/>
          <w:sz w:val="22"/>
          <w:szCs w:val="22"/>
        </w:rPr>
        <w:t xml:space="preserve">for </w:t>
      </w:r>
      <w:r w:rsidR="00960B9E" w:rsidRPr="00014FD9">
        <w:rPr>
          <w:rFonts w:ascii="Aptos" w:hAnsi="Aptos"/>
          <w:b/>
          <w:bCs/>
          <w:color w:val="000000" w:themeColor="text1"/>
          <w:sz w:val="22"/>
          <w:szCs w:val="22"/>
        </w:rPr>
        <w:t xml:space="preserve">clients in </w:t>
      </w:r>
      <w:r w:rsidR="00C52B8F" w:rsidRPr="00014FD9">
        <w:rPr>
          <w:rFonts w:ascii="Aptos" w:hAnsi="Aptos"/>
          <w:b/>
          <w:bCs/>
          <w:color w:val="000000" w:themeColor="text1"/>
          <w:sz w:val="22"/>
          <w:szCs w:val="22"/>
        </w:rPr>
        <w:t>these contexts.</w:t>
      </w:r>
      <w:r w:rsidR="00C52B8F" w:rsidRPr="00014FD9">
        <w:rPr>
          <w:rFonts w:ascii="Aptos" w:hAnsi="Aptos"/>
          <w:color w:val="000000" w:themeColor="text1"/>
          <w:sz w:val="22"/>
          <w:szCs w:val="22"/>
        </w:rPr>
        <w:t xml:space="preserve"> </w:t>
      </w:r>
      <w:r w:rsidR="00960B9E" w:rsidRPr="00014FD9">
        <w:rPr>
          <w:rFonts w:ascii="Aptos" w:hAnsi="Aptos"/>
          <w:color w:val="000000" w:themeColor="text1"/>
          <w:sz w:val="22"/>
          <w:szCs w:val="22"/>
        </w:rPr>
        <w:t xml:space="preserve">Figure </w:t>
      </w:r>
      <w:r w:rsidR="0017179F" w:rsidRPr="00014FD9">
        <w:rPr>
          <w:rFonts w:ascii="Aptos" w:hAnsi="Aptos"/>
          <w:color w:val="000000" w:themeColor="text1"/>
          <w:sz w:val="22"/>
          <w:szCs w:val="22"/>
        </w:rPr>
        <w:t>3.2</w:t>
      </w:r>
      <w:r w:rsidR="0023553F" w:rsidRPr="00014FD9">
        <w:rPr>
          <w:rFonts w:ascii="Aptos" w:hAnsi="Aptos"/>
          <w:color w:val="000000" w:themeColor="text1"/>
          <w:sz w:val="22"/>
          <w:szCs w:val="22"/>
        </w:rPr>
        <w:t xml:space="preserve"> </w:t>
      </w:r>
      <w:r w:rsidR="000102A8" w:rsidRPr="00014FD9">
        <w:rPr>
          <w:rFonts w:ascii="Aptos" w:hAnsi="Aptos"/>
          <w:color w:val="000000" w:themeColor="text1"/>
          <w:sz w:val="22"/>
          <w:szCs w:val="22"/>
        </w:rPr>
        <w:t>and the following section discuss</w:t>
      </w:r>
      <w:r w:rsidR="0023553F" w:rsidRPr="00014FD9">
        <w:rPr>
          <w:rFonts w:ascii="Aptos" w:hAnsi="Aptos"/>
          <w:color w:val="000000" w:themeColor="text1"/>
          <w:sz w:val="22"/>
          <w:szCs w:val="22"/>
        </w:rPr>
        <w:t xml:space="preserve"> key factors</w:t>
      </w:r>
      <w:r w:rsidR="000102A8" w:rsidRPr="00014FD9">
        <w:rPr>
          <w:rFonts w:ascii="Aptos" w:hAnsi="Aptos"/>
          <w:color w:val="000000" w:themeColor="text1"/>
          <w:sz w:val="22"/>
          <w:szCs w:val="22"/>
        </w:rPr>
        <w:t xml:space="preserve"> for success, </w:t>
      </w:r>
      <w:r w:rsidR="000102A8" w:rsidRPr="00014FD9">
        <w:rPr>
          <w:rFonts w:ascii="Aptos" w:hAnsi="Aptos"/>
          <w:sz w:val="22"/>
          <w:szCs w:val="22"/>
        </w:rPr>
        <w:t>such as aligning complexity with capacity, fostering local ownership, building partnerships, and using adaptive delivery.</w:t>
      </w:r>
      <w:r w:rsidR="00BB0796" w:rsidRPr="00014FD9">
        <w:rPr>
          <w:rStyle w:val="FootnoteReference"/>
          <w:rFonts w:ascii="Aptos" w:hAnsi="Aptos"/>
          <w:sz w:val="22"/>
          <w:szCs w:val="22"/>
        </w:rPr>
        <w:footnoteReference w:id="14"/>
      </w:r>
      <w:r w:rsidR="000102A8" w:rsidRPr="00014FD9">
        <w:rPr>
          <w:rFonts w:ascii="Aptos" w:hAnsi="Aptos"/>
          <w:sz w:val="22"/>
          <w:szCs w:val="22"/>
        </w:rPr>
        <w:t xml:space="preserve"> </w:t>
      </w:r>
    </w:p>
    <w:p w14:paraId="5BB77CEA" w14:textId="77777777" w:rsidR="000910FE" w:rsidRPr="00014FD9" w:rsidRDefault="000910FE" w:rsidP="244FAC12">
      <w:pPr>
        <w:pStyle w:val="NormalWeb"/>
        <w:spacing w:before="0" w:beforeAutospacing="0" w:after="0" w:afterAutospacing="0"/>
        <w:jc w:val="both"/>
        <w:rPr>
          <w:rFonts w:ascii="Aptos" w:hAnsi="Aptos"/>
          <w:color w:val="000000" w:themeColor="text1"/>
          <w:sz w:val="22"/>
          <w:szCs w:val="22"/>
        </w:rPr>
      </w:pPr>
    </w:p>
    <w:p w14:paraId="36BF936A" w14:textId="7FB18C7C" w:rsidR="00A40C20" w:rsidRPr="00014FD9" w:rsidRDefault="00A40C20" w:rsidP="244FAC12">
      <w:pPr>
        <w:pStyle w:val="Title"/>
        <w:rPr>
          <w:rFonts w:ascii="Aptos" w:hAnsi="Aptos"/>
        </w:rPr>
      </w:pPr>
      <w:bookmarkStart w:id="77" w:name="_Ref205802024"/>
      <w:r w:rsidRPr="00014FD9">
        <w:rPr>
          <w:rFonts w:ascii="Aptos" w:hAnsi="Aptos"/>
        </w:rPr>
        <w:t xml:space="preserve">Figure </w:t>
      </w:r>
      <w:bookmarkEnd w:id="77"/>
      <w:r w:rsidR="0017179F" w:rsidRPr="00014FD9">
        <w:rPr>
          <w:rFonts w:ascii="Aptos" w:hAnsi="Aptos"/>
        </w:rPr>
        <w:t>3.2</w:t>
      </w:r>
      <w:r w:rsidR="00C52B8F" w:rsidRPr="00014FD9">
        <w:rPr>
          <w:rFonts w:ascii="Aptos" w:hAnsi="Aptos"/>
        </w:rPr>
        <w:t>.</w:t>
      </w:r>
      <w:r w:rsidRPr="00014FD9">
        <w:rPr>
          <w:rFonts w:ascii="Aptos" w:hAnsi="Aptos"/>
        </w:rPr>
        <w:t xml:space="preserve"> Innovation </w:t>
      </w:r>
      <w:r w:rsidR="00370CC8" w:rsidRPr="00014FD9">
        <w:rPr>
          <w:rFonts w:ascii="Aptos" w:hAnsi="Aptos"/>
        </w:rPr>
        <w:t>F</w:t>
      </w:r>
      <w:r w:rsidRPr="00014FD9">
        <w:rPr>
          <w:rFonts w:ascii="Aptos" w:hAnsi="Aptos"/>
        </w:rPr>
        <w:t xml:space="preserve">actors in IDA and IBRD </w:t>
      </w:r>
      <w:r w:rsidR="00370CC8" w:rsidRPr="00014FD9">
        <w:rPr>
          <w:rFonts w:ascii="Aptos" w:hAnsi="Aptos"/>
        </w:rPr>
        <w:t>S</w:t>
      </w:r>
      <w:r w:rsidRPr="00014FD9">
        <w:rPr>
          <w:rFonts w:ascii="Aptos" w:hAnsi="Aptos"/>
        </w:rPr>
        <w:t>ettings</w:t>
      </w:r>
    </w:p>
    <w:tbl>
      <w:tblPr>
        <w:tblStyle w:val="GridTable1Light"/>
        <w:tblW w:w="0" w:type="auto"/>
        <w:tblInd w:w="0" w:type="dxa"/>
        <w:tblLook w:val="04A0" w:firstRow="1" w:lastRow="0" w:firstColumn="1" w:lastColumn="0" w:noHBand="0" w:noVBand="1"/>
      </w:tblPr>
      <w:tblGrid>
        <w:gridCol w:w="4497"/>
        <w:gridCol w:w="4498"/>
      </w:tblGrid>
      <w:tr w:rsidR="00A40C20" w:rsidRPr="00014FD9" w14:paraId="79BA56B5" w14:textId="77777777" w:rsidTr="6BB5A7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7" w:type="dxa"/>
          </w:tcPr>
          <w:p w14:paraId="6E871B41" w14:textId="03C2D5AD" w:rsidR="00A40C20" w:rsidRPr="00014FD9" w:rsidRDefault="00A40C20" w:rsidP="244FAC12">
            <w:pPr>
              <w:pStyle w:val="NormalWeb"/>
              <w:spacing w:before="0" w:beforeAutospacing="0" w:after="0" w:afterAutospacing="0"/>
              <w:jc w:val="center"/>
              <w:rPr>
                <w:rFonts w:ascii="Aptos" w:hAnsi="Aptos"/>
                <w:color w:val="000000" w:themeColor="text1"/>
                <w:sz w:val="22"/>
                <w:szCs w:val="22"/>
              </w:rPr>
            </w:pPr>
            <w:r w:rsidRPr="00014FD9">
              <w:rPr>
                <w:rFonts w:ascii="Aptos" w:hAnsi="Aptos"/>
                <w:color w:val="000000" w:themeColor="text1"/>
                <w:sz w:val="22"/>
                <w:szCs w:val="22"/>
              </w:rPr>
              <w:t>IDA Context</w:t>
            </w:r>
          </w:p>
        </w:tc>
        <w:tc>
          <w:tcPr>
            <w:tcW w:w="4498" w:type="dxa"/>
          </w:tcPr>
          <w:p w14:paraId="502D6CF8" w14:textId="648BF3AF" w:rsidR="00A40C20" w:rsidRPr="00014FD9" w:rsidRDefault="00A40C20" w:rsidP="244FAC12">
            <w:pPr>
              <w:pStyle w:val="NormalWeb"/>
              <w:spacing w:before="0" w:beforeAutospacing="0" w:after="0" w:afterAutospacing="0"/>
              <w:jc w:val="center"/>
              <w:cnfStyle w:val="100000000000" w:firstRow="1" w:lastRow="0" w:firstColumn="0" w:lastColumn="0" w:oddVBand="0" w:evenVBand="0" w:oddHBand="0" w:evenHBand="0" w:firstRowFirstColumn="0" w:firstRowLastColumn="0" w:lastRowFirstColumn="0" w:lastRowLastColumn="0"/>
              <w:rPr>
                <w:rFonts w:ascii="Aptos" w:hAnsi="Aptos"/>
                <w:color w:val="000000" w:themeColor="text1"/>
                <w:sz w:val="22"/>
                <w:szCs w:val="22"/>
              </w:rPr>
            </w:pPr>
            <w:r w:rsidRPr="00014FD9">
              <w:rPr>
                <w:rFonts w:ascii="Aptos" w:hAnsi="Aptos"/>
                <w:color w:val="000000" w:themeColor="text1"/>
                <w:sz w:val="22"/>
                <w:szCs w:val="22"/>
              </w:rPr>
              <w:t>IBRD Context</w:t>
            </w:r>
          </w:p>
        </w:tc>
      </w:tr>
      <w:tr w:rsidR="00A40C20" w:rsidRPr="00014FD9" w14:paraId="6C628B52" w14:textId="77777777" w:rsidTr="6BB5A78A">
        <w:trPr>
          <w:trHeight w:val="300"/>
        </w:trPr>
        <w:tc>
          <w:tcPr>
            <w:cnfStyle w:val="001000000000" w:firstRow="0" w:lastRow="0" w:firstColumn="1" w:lastColumn="0" w:oddVBand="0" w:evenVBand="0" w:oddHBand="0" w:evenHBand="0" w:firstRowFirstColumn="0" w:firstRowLastColumn="0" w:lastRowFirstColumn="0" w:lastRowLastColumn="0"/>
            <w:tcW w:w="4497" w:type="dxa"/>
          </w:tcPr>
          <w:p w14:paraId="7C9D5E2D" w14:textId="77777777" w:rsidR="00A40C20" w:rsidRPr="00014FD9" w:rsidRDefault="00A40C20" w:rsidP="244FAC12">
            <w:pPr>
              <w:pStyle w:val="NormalWeb"/>
              <w:numPr>
                <w:ilvl w:val="0"/>
                <w:numId w:val="28"/>
              </w:numPr>
              <w:spacing w:before="0" w:beforeAutospacing="0" w:after="0" w:afterAutospacing="0"/>
              <w:ind w:left="432"/>
              <w:rPr>
                <w:rFonts w:ascii="Aptos" w:hAnsi="Aptos"/>
                <w:b w:val="0"/>
                <w:bCs w:val="0"/>
                <w:color w:val="000000" w:themeColor="text1"/>
                <w:sz w:val="22"/>
                <w:szCs w:val="22"/>
              </w:rPr>
            </w:pPr>
            <w:r w:rsidRPr="00014FD9">
              <w:rPr>
                <w:rFonts w:ascii="Aptos" w:hAnsi="Aptos"/>
                <w:b w:val="0"/>
                <w:bCs w:val="0"/>
                <w:color w:val="000000" w:themeColor="text1"/>
                <w:sz w:val="22"/>
                <w:szCs w:val="22"/>
              </w:rPr>
              <w:t>Development urgency stimulates creative solutions to pressing challenges.</w:t>
            </w:r>
          </w:p>
          <w:p w14:paraId="3C32F170" w14:textId="77777777" w:rsidR="00A40C20" w:rsidRPr="00014FD9" w:rsidRDefault="00A40C20" w:rsidP="244FAC12">
            <w:pPr>
              <w:pStyle w:val="NormalWeb"/>
              <w:numPr>
                <w:ilvl w:val="0"/>
                <w:numId w:val="28"/>
              </w:numPr>
              <w:spacing w:before="0" w:beforeAutospacing="0" w:after="0" w:afterAutospacing="0"/>
              <w:ind w:left="432"/>
              <w:rPr>
                <w:rFonts w:ascii="Aptos" w:hAnsi="Aptos"/>
                <w:b w:val="0"/>
                <w:bCs w:val="0"/>
                <w:color w:val="000000" w:themeColor="text1"/>
                <w:sz w:val="22"/>
                <w:szCs w:val="22"/>
              </w:rPr>
            </w:pPr>
            <w:r w:rsidRPr="00014FD9">
              <w:rPr>
                <w:rFonts w:ascii="Aptos" w:hAnsi="Aptos"/>
                <w:b w:val="0"/>
                <w:bCs w:val="0"/>
                <w:color w:val="000000" w:themeColor="text1"/>
                <w:sz w:val="22"/>
                <w:szCs w:val="22"/>
              </w:rPr>
              <w:t>Adaptation and localization of global best practices require innovative approaches.</w:t>
            </w:r>
          </w:p>
          <w:p w14:paraId="096530BB" w14:textId="3607C9E3" w:rsidR="00A40C20" w:rsidRPr="00014FD9" w:rsidRDefault="00A40C20" w:rsidP="6BB5A78A">
            <w:pPr>
              <w:pStyle w:val="NormalWeb"/>
              <w:numPr>
                <w:ilvl w:val="0"/>
                <w:numId w:val="28"/>
              </w:numPr>
              <w:spacing w:before="0" w:beforeAutospacing="0" w:after="0" w:afterAutospacing="0"/>
              <w:ind w:left="432"/>
              <w:rPr>
                <w:rFonts w:ascii="Aptos" w:hAnsi="Aptos"/>
                <w:b w:val="0"/>
                <w:bCs w:val="0"/>
                <w:color w:val="000000" w:themeColor="text1"/>
                <w:sz w:val="22"/>
                <w:szCs w:val="22"/>
              </w:rPr>
            </w:pPr>
            <w:r w:rsidRPr="00014FD9">
              <w:rPr>
                <w:rFonts w:ascii="Aptos" w:hAnsi="Aptos"/>
                <w:b w:val="0"/>
                <w:bCs w:val="0"/>
                <w:color w:val="000000" w:themeColor="text1"/>
                <w:sz w:val="22"/>
                <w:szCs w:val="22"/>
              </w:rPr>
              <w:t xml:space="preserve">External support from donors and </w:t>
            </w:r>
            <w:r w:rsidR="00285ED2" w:rsidRPr="00014FD9">
              <w:rPr>
                <w:rFonts w:ascii="Aptos" w:hAnsi="Aptos"/>
                <w:b w:val="0"/>
                <w:bCs w:val="0"/>
                <w:sz w:val="22"/>
                <w:szCs w:val="22"/>
              </w:rPr>
              <w:t>nongovernmental organizations</w:t>
            </w:r>
            <w:r w:rsidR="00285ED2" w:rsidRPr="00014FD9">
              <w:rPr>
                <w:rFonts w:ascii="Aptos" w:hAnsi="Aptos"/>
                <w:b w:val="0"/>
                <w:bCs w:val="0"/>
                <w:color w:val="000000" w:themeColor="text1"/>
                <w:sz w:val="22"/>
                <w:szCs w:val="22"/>
              </w:rPr>
              <w:t xml:space="preserve"> (</w:t>
            </w:r>
            <w:r w:rsidRPr="00014FD9">
              <w:rPr>
                <w:rFonts w:ascii="Aptos" w:hAnsi="Aptos"/>
                <w:b w:val="0"/>
                <w:bCs w:val="0"/>
                <w:color w:val="000000" w:themeColor="text1"/>
                <w:sz w:val="22"/>
                <w:szCs w:val="22"/>
              </w:rPr>
              <w:t>NGOs</w:t>
            </w:r>
            <w:r w:rsidR="00285ED2" w:rsidRPr="00014FD9">
              <w:rPr>
                <w:rFonts w:ascii="Aptos" w:hAnsi="Aptos"/>
                <w:b w:val="0"/>
                <w:bCs w:val="0"/>
                <w:color w:val="000000" w:themeColor="text1"/>
                <w:sz w:val="22"/>
                <w:szCs w:val="22"/>
              </w:rPr>
              <w:t>)</w:t>
            </w:r>
            <w:r w:rsidRPr="00014FD9">
              <w:rPr>
                <w:rFonts w:ascii="Aptos" w:hAnsi="Aptos"/>
                <w:b w:val="0"/>
                <w:bCs w:val="0"/>
                <w:color w:val="000000" w:themeColor="text1"/>
                <w:sz w:val="22"/>
                <w:szCs w:val="22"/>
              </w:rPr>
              <w:t xml:space="preserve"> catalyzes innovation</w:t>
            </w:r>
            <w:r w:rsidR="4AB68382" w:rsidRPr="00014FD9">
              <w:rPr>
                <w:rFonts w:ascii="Aptos" w:hAnsi="Aptos"/>
                <w:b w:val="0"/>
                <w:bCs w:val="0"/>
                <w:color w:val="000000" w:themeColor="text1"/>
                <w:sz w:val="22"/>
                <w:szCs w:val="22"/>
              </w:rPr>
              <w:t xml:space="preserve"> and knowledge e</w:t>
            </w:r>
            <w:r w:rsidR="312F26EE" w:rsidRPr="00014FD9">
              <w:rPr>
                <w:rFonts w:ascii="Aptos" w:hAnsi="Aptos"/>
                <w:b w:val="0"/>
                <w:bCs w:val="0"/>
                <w:color w:val="000000" w:themeColor="text1"/>
                <w:sz w:val="22"/>
                <w:szCs w:val="22"/>
              </w:rPr>
              <w:t>xchange</w:t>
            </w:r>
            <w:r w:rsidRPr="00014FD9">
              <w:rPr>
                <w:rFonts w:ascii="Aptos" w:hAnsi="Aptos"/>
                <w:b w:val="0"/>
                <w:bCs w:val="0"/>
                <w:color w:val="000000" w:themeColor="text1"/>
                <w:sz w:val="22"/>
                <w:szCs w:val="22"/>
              </w:rPr>
              <w:t>.</w:t>
            </w:r>
          </w:p>
          <w:p w14:paraId="0A0B1DA6" w14:textId="77777777" w:rsidR="00A40C20" w:rsidRPr="00014FD9" w:rsidRDefault="00A40C20" w:rsidP="244FAC12">
            <w:pPr>
              <w:pStyle w:val="NormalWeb"/>
              <w:numPr>
                <w:ilvl w:val="0"/>
                <w:numId w:val="28"/>
              </w:numPr>
              <w:spacing w:before="0" w:beforeAutospacing="0" w:after="0" w:afterAutospacing="0"/>
              <w:ind w:left="432"/>
              <w:rPr>
                <w:rFonts w:ascii="Aptos" w:hAnsi="Aptos"/>
                <w:b w:val="0"/>
                <w:bCs w:val="0"/>
                <w:color w:val="000000" w:themeColor="text1"/>
                <w:sz w:val="22"/>
                <w:szCs w:val="22"/>
              </w:rPr>
            </w:pPr>
            <w:r w:rsidRPr="00014FD9">
              <w:rPr>
                <w:rFonts w:ascii="Aptos" w:hAnsi="Aptos"/>
                <w:b w:val="0"/>
                <w:bCs w:val="0"/>
                <w:color w:val="000000" w:themeColor="text1"/>
                <w:sz w:val="22"/>
                <w:szCs w:val="22"/>
              </w:rPr>
              <w:t>Constraints (limited resources, weak governance) often drive novel, cost-effective solutions and partnerships.</w:t>
            </w:r>
          </w:p>
          <w:p w14:paraId="677D271E" w14:textId="77777777" w:rsidR="00A40C20" w:rsidRPr="00014FD9" w:rsidRDefault="00A40C20" w:rsidP="244FAC12">
            <w:pPr>
              <w:pStyle w:val="NormalWeb"/>
              <w:numPr>
                <w:ilvl w:val="0"/>
                <w:numId w:val="28"/>
              </w:numPr>
              <w:spacing w:before="0" w:beforeAutospacing="0" w:after="0" w:afterAutospacing="0"/>
              <w:ind w:left="432"/>
              <w:rPr>
                <w:rFonts w:ascii="Aptos" w:hAnsi="Aptos"/>
                <w:b w:val="0"/>
                <w:bCs w:val="0"/>
                <w:color w:val="000000" w:themeColor="text1"/>
                <w:sz w:val="22"/>
                <w:szCs w:val="22"/>
              </w:rPr>
            </w:pPr>
            <w:r w:rsidRPr="00014FD9">
              <w:rPr>
                <w:rFonts w:ascii="Aptos" w:hAnsi="Aptos"/>
                <w:b w:val="0"/>
                <w:bCs w:val="0"/>
                <w:color w:val="000000" w:themeColor="text1"/>
                <w:sz w:val="22"/>
                <w:szCs w:val="22"/>
              </w:rPr>
              <w:t>Political will and reform-minded leadership can compensate for broader capacity gaps.</w:t>
            </w:r>
          </w:p>
        </w:tc>
        <w:tc>
          <w:tcPr>
            <w:tcW w:w="4498" w:type="dxa"/>
          </w:tcPr>
          <w:p w14:paraId="487CE2D1" w14:textId="1B9AFB9E" w:rsidR="00A40C20" w:rsidRPr="00014FD9" w:rsidRDefault="4D27C934" w:rsidP="244FAC12">
            <w:pPr>
              <w:pStyle w:val="NormalWeb"/>
              <w:numPr>
                <w:ilvl w:val="0"/>
                <w:numId w:val="28"/>
              </w:numPr>
              <w:spacing w:before="0" w:beforeAutospacing="0" w:after="0" w:afterAutospacing="0"/>
              <w:ind w:left="432"/>
              <w:cnfStyle w:val="000000000000" w:firstRow="0" w:lastRow="0" w:firstColumn="0" w:lastColumn="0" w:oddVBand="0" w:evenVBand="0" w:oddHBand="0" w:evenHBand="0" w:firstRowFirstColumn="0" w:firstRowLastColumn="0" w:lastRowFirstColumn="0" w:lastRowLastColumn="0"/>
              <w:rPr>
                <w:rFonts w:ascii="Aptos" w:hAnsi="Aptos"/>
                <w:color w:val="000000" w:themeColor="text1"/>
                <w:sz w:val="22"/>
                <w:szCs w:val="22"/>
              </w:rPr>
            </w:pPr>
            <w:r w:rsidRPr="00014FD9">
              <w:rPr>
                <w:rFonts w:ascii="Aptos" w:hAnsi="Aptos"/>
                <w:color w:val="000000" w:themeColor="text1"/>
                <w:sz w:val="22"/>
                <w:szCs w:val="22"/>
              </w:rPr>
              <w:t>Technology</w:t>
            </w:r>
            <w:r w:rsidR="00A40C20" w:rsidRPr="00014FD9">
              <w:rPr>
                <w:rFonts w:ascii="Aptos" w:hAnsi="Aptos"/>
                <w:color w:val="000000" w:themeColor="text1"/>
                <w:sz w:val="22"/>
                <w:szCs w:val="22"/>
              </w:rPr>
              <w:t xml:space="preserve"> saturation and path dependency may </w:t>
            </w:r>
            <w:r w:rsidRPr="00014FD9">
              <w:rPr>
                <w:rFonts w:ascii="Aptos" w:hAnsi="Aptos"/>
                <w:color w:val="000000" w:themeColor="text1"/>
                <w:sz w:val="22"/>
                <w:szCs w:val="22"/>
              </w:rPr>
              <w:t>drive p</w:t>
            </w:r>
            <w:r w:rsidR="00A40C20" w:rsidRPr="00014FD9">
              <w:rPr>
                <w:rFonts w:ascii="Aptos" w:hAnsi="Aptos"/>
                <w:color w:val="000000" w:themeColor="text1"/>
                <w:sz w:val="22"/>
                <w:szCs w:val="22"/>
              </w:rPr>
              <w:t>reference for incremental improvements over disruptive innovations.</w:t>
            </w:r>
          </w:p>
          <w:p w14:paraId="7A16477C" w14:textId="76FB3A8F" w:rsidR="00A40C20" w:rsidRPr="00014FD9" w:rsidRDefault="005C1AE1" w:rsidP="244FAC12">
            <w:pPr>
              <w:pStyle w:val="NormalWeb"/>
              <w:numPr>
                <w:ilvl w:val="0"/>
                <w:numId w:val="28"/>
              </w:numPr>
              <w:spacing w:before="0" w:beforeAutospacing="0" w:after="0" w:afterAutospacing="0"/>
              <w:ind w:left="432"/>
              <w:cnfStyle w:val="000000000000" w:firstRow="0" w:lastRow="0" w:firstColumn="0" w:lastColumn="0" w:oddVBand="0" w:evenVBand="0" w:oddHBand="0" w:evenHBand="0" w:firstRowFirstColumn="0" w:firstRowLastColumn="0" w:lastRowFirstColumn="0" w:lastRowLastColumn="0"/>
              <w:rPr>
                <w:rFonts w:ascii="Aptos" w:hAnsi="Aptos"/>
                <w:color w:val="000000" w:themeColor="text1"/>
                <w:sz w:val="22"/>
                <w:szCs w:val="22"/>
              </w:rPr>
            </w:pPr>
            <w:r w:rsidRPr="00014FD9">
              <w:rPr>
                <w:rFonts w:ascii="Aptos" w:hAnsi="Aptos"/>
                <w:color w:val="000000" w:themeColor="text1"/>
                <w:sz w:val="22"/>
                <w:szCs w:val="22"/>
              </w:rPr>
              <w:t>The l</w:t>
            </w:r>
            <w:r w:rsidR="00A40C20" w:rsidRPr="00014FD9">
              <w:rPr>
                <w:rFonts w:ascii="Aptos" w:hAnsi="Aptos"/>
                <w:color w:val="000000" w:themeColor="text1"/>
                <w:sz w:val="22"/>
                <w:szCs w:val="22"/>
              </w:rPr>
              <w:t>ack of trust funds limits support options for early pilots and experimentation, and lower supervision budget</w:t>
            </w:r>
            <w:r w:rsidRPr="00014FD9">
              <w:rPr>
                <w:rFonts w:ascii="Aptos" w:hAnsi="Aptos"/>
                <w:color w:val="000000" w:themeColor="text1"/>
                <w:sz w:val="22"/>
                <w:szCs w:val="22"/>
              </w:rPr>
              <w:t>s</w:t>
            </w:r>
            <w:r w:rsidR="00A40C20" w:rsidRPr="00014FD9">
              <w:rPr>
                <w:rFonts w:ascii="Aptos" w:hAnsi="Aptos"/>
                <w:color w:val="000000" w:themeColor="text1"/>
                <w:sz w:val="22"/>
                <w:szCs w:val="22"/>
              </w:rPr>
              <w:t xml:space="preserve"> for lending operations limit the supervision capacity during </w:t>
            </w:r>
            <w:r w:rsidRPr="00014FD9">
              <w:rPr>
                <w:rFonts w:ascii="Aptos" w:hAnsi="Aptos"/>
                <w:color w:val="000000" w:themeColor="text1"/>
                <w:sz w:val="22"/>
                <w:szCs w:val="22"/>
              </w:rPr>
              <w:t>scale-</w:t>
            </w:r>
            <w:r w:rsidR="00A40C20" w:rsidRPr="00014FD9">
              <w:rPr>
                <w:rFonts w:ascii="Aptos" w:hAnsi="Aptos"/>
                <w:color w:val="000000" w:themeColor="text1"/>
                <w:sz w:val="22"/>
                <w:szCs w:val="22"/>
              </w:rPr>
              <w:t>up.</w:t>
            </w:r>
          </w:p>
          <w:p w14:paraId="43C15EE7" w14:textId="73426AA5" w:rsidR="00A40C20" w:rsidRPr="00014FD9" w:rsidRDefault="00A40C20" w:rsidP="244FAC12">
            <w:pPr>
              <w:pStyle w:val="NormalWeb"/>
              <w:numPr>
                <w:ilvl w:val="0"/>
                <w:numId w:val="28"/>
              </w:numPr>
              <w:spacing w:before="0" w:beforeAutospacing="0" w:after="0" w:afterAutospacing="0"/>
              <w:ind w:left="432"/>
              <w:cnfStyle w:val="000000000000" w:firstRow="0" w:lastRow="0" w:firstColumn="0" w:lastColumn="0" w:oddVBand="0" w:evenVBand="0" w:oddHBand="0" w:evenHBand="0" w:firstRowFirstColumn="0" w:firstRowLastColumn="0" w:lastRowFirstColumn="0" w:lastRowLastColumn="0"/>
              <w:rPr>
                <w:rFonts w:ascii="Aptos" w:hAnsi="Aptos"/>
                <w:color w:val="000000" w:themeColor="text1"/>
                <w:sz w:val="22"/>
                <w:szCs w:val="22"/>
              </w:rPr>
            </w:pPr>
            <w:r w:rsidRPr="00014FD9">
              <w:rPr>
                <w:rFonts w:ascii="Aptos" w:hAnsi="Aptos"/>
                <w:color w:val="000000" w:themeColor="text1"/>
                <w:sz w:val="22"/>
                <w:szCs w:val="22"/>
              </w:rPr>
              <w:t>High-capacity clients might engage other partners</w:t>
            </w:r>
            <w:r w:rsidR="005C1AE1" w:rsidRPr="00014FD9">
              <w:rPr>
                <w:rFonts w:ascii="Aptos" w:hAnsi="Aptos"/>
                <w:color w:val="000000" w:themeColor="text1"/>
                <w:sz w:val="22"/>
                <w:szCs w:val="22"/>
              </w:rPr>
              <w:t>,</w:t>
            </w:r>
            <w:r w:rsidRPr="00014FD9">
              <w:rPr>
                <w:rFonts w:ascii="Aptos" w:hAnsi="Aptos"/>
                <w:color w:val="000000" w:themeColor="text1"/>
                <w:sz w:val="22"/>
                <w:szCs w:val="22"/>
              </w:rPr>
              <w:t xml:space="preserve"> </w:t>
            </w:r>
            <w:r w:rsidR="00897F2E" w:rsidRPr="00014FD9">
              <w:rPr>
                <w:rFonts w:ascii="Aptos" w:hAnsi="Aptos"/>
                <w:color w:val="000000" w:themeColor="text1"/>
                <w:sz w:val="22"/>
                <w:szCs w:val="22"/>
              </w:rPr>
              <w:t xml:space="preserve">such as </w:t>
            </w:r>
            <w:r w:rsidRPr="00014FD9">
              <w:rPr>
                <w:rFonts w:ascii="Aptos" w:hAnsi="Aptos"/>
                <w:color w:val="000000" w:themeColor="text1"/>
                <w:sz w:val="22"/>
                <w:szCs w:val="22"/>
              </w:rPr>
              <w:t>private sector and academia</w:t>
            </w:r>
            <w:r w:rsidR="005C1AE1" w:rsidRPr="00014FD9">
              <w:rPr>
                <w:rFonts w:ascii="Aptos" w:hAnsi="Aptos"/>
                <w:color w:val="000000" w:themeColor="text1"/>
                <w:sz w:val="22"/>
                <w:szCs w:val="22"/>
              </w:rPr>
              <w:t>,</w:t>
            </w:r>
            <w:r w:rsidRPr="00014FD9">
              <w:rPr>
                <w:rFonts w:ascii="Aptos" w:hAnsi="Aptos"/>
                <w:color w:val="000000" w:themeColor="text1"/>
                <w:sz w:val="22"/>
                <w:szCs w:val="22"/>
              </w:rPr>
              <w:t xml:space="preserve"> in innovative activities.</w:t>
            </w:r>
          </w:p>
        </w:tc>
      </w:tr>
    </w:tbl>
    <w:p w14:paraId="667D4B2F" w14:textId="77777777" w:rsidR="00511729" w:rsidRPr="00014FD9" w:rsidRDefault="00511729" w:rsidP="000A3020">
      <w:pPr>
        <w:rPr>
          <w:rFonts w:ascii="Aptos" w:hAnsi="Aptos"/>
        </w:rPr>
      </w:pPr>
    </w:p>
    <w:p w14:paraId="0849521E" w14:textId="23341D13" w:rsidR="00EA02FC" w:rsidRPr="00014FD9" w:rsidRDefault="00F359A6" w:rsidP="244FAC12">
      <w:pPr>
        <w:pStyle w:val="Heading4"/>
        <w:spacing w:before="0" w:after="0"/>
        <w:rPr>
          <w:rFonts w:ascii="Aptos" w:hAnsi="Aptos"/>
          <w:sz w:val="36"/>
          <w:szCs w:val="36"/>
        </w:rPr>
      </w:pPr>
      <w:r w:rsidRPr="00014FD9">
        <w:rPr>
          <w:rFonts w:ascii="Aptos" w:hAnsi="Aptos"/>
        </w:rPr>
        <w:t xml:space="preserve">Innovation in </w:t>
      </w:r>
      <w:r w:rsidR="00897F2E" w:rsidRPr="00014FD9">
        <w:rPr>
          <w:rFonts w:ascii="Aptos" w:hAnsi="Aptos"/>
        </w:rPr>
        <w:t xml:space="preserve">the </w:t>
      </w:r>
      <w:r w:rsidR="00EA02FC" w:rsidRPr="00014FD9">
        <w:rPr>
          <w:rFonts w:ascii="Aptos" w:hAnsi="Aptos"/>
        </w:rPr>
        <w:t>IDA Context</w:t>
      </w:r>
    </w:p>
    <w:p w14:paraId="67AC334D" w14:textId="77777777" w:rsidR="000910FE" w:rsidRPr="00014FD9" w:rsidRDefault="000910FE" w:rsidP="244FAC12">
      <w:pPr>
        <w:pStyle w:val="NormalWeb"/>
        <w:spacing w:before="0" w:beforeAutospacing="0" w:after="0" w:afterAutospacing="0"/>
        <w:jc w:val="both"/>
        <w:textAlignment w:val="baseline"/>
        <w:rPr>
          <w:rFonts w:ascii="Aptos" w:hAnsi="Aptos"/>
          <w:b/>
          <w:bCs/>
          <w:color w:val="000000"/>
          <w:sz w:val="22"/>
          <w:szCs w:val="22"/>
        </w:rPr>
      </w:pPr>
    </w:p>
    <w:p w14:paraId="5CB79BFF" w14:textId="42098B4C" w:rsidR="00EC280A" w:rsidRPr="00014FD9" w:rsidRDefault="00EC280A" w:rsidP="63D8217B">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b/>
          <w:bCs/>
          <w:color w:val="000000" w:themeColor="text1"/>
          <w:sz w:val="22"/>
          <w:szCs w:val="22"/>
        </w:rPr>
        <w:t xml:space="preserve">In IDA projects, innovation </w:t>
      </w:r>
      <w:r w:rsidR="00E833E4" w:rsidRPr="00014FD9">
        <w:rPr>
          <w:rFonts w:ascii="Aptos" w:hAnsi="Aptos"/>
          <w:b/>
          <w:bCs/>
          <w:color w:val="000000" w:themeColor="text1"/>
          <w:sz w:val="22"/>
          <w:szCs w:val="22"/>
        </w:rPr>
        <w:t xml:space="preserve">often </w:t>
      </w:r>
      <w:r w:rsidR="00CE3F5B" w:rsidRPr="00014FD9">
        <w:rPr>
          <w:rFonts w:ascii="Aptos" w:hAnsi="Aptos"/>
          <w:b/>
          <w:bCs/>
          <w:color w:val="000000" w:themeColor="text1"/>
          <w:sz w:val="22"/>
          <w:szCs w:val="22"/>
        </w:rPr>
        <w:t>focuses on</w:t>
      </w:r>
      <w:r w:rsidRPr="00014FD9">
        <w:rPr>
          <w:rFonts w:ascii="Aptos" w:hAnsi="Aptos"/>
          <w:b/>
          <w:bCs/>
          <w:color w:val="000000" w:themeColor="text1"/>
          <w:sz w:val="22"/>
          <w:szCs w:val="22"/>
        </w:rPr>
        <w:t xml:space="preserve"> service delivery adaptations and </w:t>
      </w:r>
      <w:r w:rsidR="00047F5F" w:rsidRPr="00014FD9">
        <w:rPr>
          <w:rFonts w:ascii="Aptos" w:hAnsi="Aptos"/>
          <w:b/>
          <w:bCs/>
          <w:color w:val="000000" w:themeColor="text1"/>
          <w:sz w:val="22"/>
          <w:szCs w:val="22"/>
        </w:rPr>
        <w:t xml:space="preserve">optimization to </w:t>
      </w:r>
      <w:r w:rsidR="000102A8" w:rsidRPr="00014FD9">
        <w:rPr>
          <w:rFonts w:ascii="Aptos" w:hAnsi="Aptos"/>
          <w:b/>
          <w:bCs/>
          <w:color w:val="000000" w:themeColor="text1"/>
          <w:sz w:val="22"/>
          <w:szCs w:val="22"/>
        </w:rPr>
        <w:t xml:space="preserve">compensate </w:t>
      </w:r>
      <w:r w:rsidR="00047F5F" w:rsidRPr="00014FD9">
        <w:rPr>
          <w:rFonts w:ascii="Aptos" w:hAnsi="Aptos"/>
          <w:b/>
          <w:bCs/>
          <w:color w:val="000000" w:themeColor="text1"/>
          <w:sz w:val="22"/>
          <w:szCs w:val="22"/>
        </w:rPr>
        <w:t xml:space="preserve">for low </w:t>
      </w:r>
      <w:r w:rsidR="00071EFD" w:rsidRPr="00014FD9">
        <w:rPr>
          <w:rFonts w:ascii="Aptos" w:hAnsi="Aptos"/>
          <w:b/>
          <w:bCs/>
          <w:color w:val="000000" w:themeColor="text1"/>
          <w:sz w:val="22"/>
          <w:szCs w:val="22"/>
        </w:rPr>
        <w:t>resource availability and capacity</w:t>
      </w:r>
      <w:r w:rsidRPr="00014FD9">
        <w:rPr>
          <w:rFonts w:ascii="Aptos" w:hAnsi="Aptos"/>
          <w:b/>
          <w:bCs/>
          <w:color w:val="000000" w:themeColor="text1"/>
          <w:sz w:val="22"/>
          <w:szCs w:val="22"/>
        </w:rPr>
        <w:t>.</w:t>
      </w:r>
      <w:r w:rsidRPr="00014FD9">
        <w:rPr>
          <w:rFonts w:ascii="Aptos" w:hAnsi="Aptos"/>
          <w:color w:val="000000" w:themeColor="text1"/>
          <w:sz w:val="22"/>
          <w:szCs w:val="22"/>
        </w:rPr>
        <w:t xml:space="preserve"> Because government systems may be weak, </w:t>
      </w:r>
      <w:r w:rsidR="00154DFD" w:rsidRPr="00014FD9">
        <w:rPr>
          <w:rFonts w:ascii="Aptos" w:hAnsi="Aptos"/>
          <w:color w:val="000000" w:themeColor="text1"/>
          <w:sz w:val="22"/>
          <w:szCs w:val="22"/>
        </w:rPr>
        <w:t>projects</w:t>
      </w:r>
      <w:r w:rsidRPr="00014FD9">
        <w:rPr>
          <w:rFonts w:ascii="Aptos" w:hAnsi="Aptos"/>
          <w:color w:val="000000" w:themeColor="text1"/>
          <w:sz w:val="22"/>
          <w:szCs w:val="22"/>
        </w:rPr>
        <w:t xml:space="preserve"> innovate by involving </w:t>
      </w:r>
      <w:r w:rsidR="007E2B9A" w:rsidRPr="00014FD9">
        <w:rPr>
          <w:rFonts w:ascii="Aptos" w:hAnsi="Aptos"/>
          <w:color w:val="000000" w:themeColor="text1"/>
          <w:sz w:val="22"/>
          <w:szCs w:val="22"/>
        </w:rPr>
        <w:t>local partners (</w:t>
      </w:r>
      <w:r w:rsidRPr="00014FD9">
        <w:rPr>
          <w:rFonts w:ascii="Aptos" w:hAnsi="Aptos"/>
          <w:color w:val="000000" w:themeColor="text1"/>
          <w:sz w:val="22"/>
          <w:szCs w:val="22"/>
        </w:rPr>
        <w:t>NGOs, communities, or private providers</w:t>
      </w:r>
      <w:r w:rsidR="007E2B9A" w:rsidRPr="00014FD9">
        <w:rPr>
          <w:rFonts w:ascii="Aptos" w:hAnsi="Aptos"/>
          <w:color w:val="000000" w:themeColor="text1"/>
          <w:sz w:val="22"/>
          <w:szCs w:val="22"/>
        </w:rPr>
        <w:t>)</w:t>
      </w:r>
      <w:r w:rsidRPr="00014FD9">
        <w:rPr>
          <w:rFonts w:ascii="Aptos" w:hAnsi="Aptos"/>
          <w:color w:val="000000" w:themeColor="text1"/>
          <w:sz w:val="22"/>
          <w:szCs w:val="22"/>
        </w:rPr>
        <w:t xml:space="preserve"> to achieve results. For example, when conventional methods struggled</w:t>
      </w:r>
      <w:r w:rsidR="00145678" w:rsidRPr="00014FD9">
        <w:rPr>
          <w:rFonts w:ascii="Aptos" w:hAnsi="Aptos"/>
          <w:color w:val="000000" w:themeColor="text1"/>
          <w:sz w:val="22"/>
          <w:szCs w:val="22"/>
        </w:rPr>
        <w:t xml:space="preserve"> in a low-income country education project,</w:t>
      </w:r>
      <w:r w:rsidRPr="00014FD9">
        <w:rPr>
          <w:rFonts w:ascii="Aptos" w:hAnsi="Aptos"/>
          <w:color w:val="000000" w:themeColor="text1"/>
          <w:sz w:val="22"/>
          <w:szCs w:val="22"/>
        </w:rPr>
        <w:t xml:space="preserve"> the team piloted an alternative contracting mechanism through NGOs to deliver textbooks.</w:t>
      </w:r>
      <w:r w:rsidR="008C41E6" w:rsidRPr="00014FD9">
        <w:rPr>
          <w:rFonts w:ascii="Aptos" w:hAnsi="Aptos"/>
          <w:color w:val="000000" w:themeColor="text1"/>
          <w:sz w:val="22"/>
          <w:szCs w:val="22"/>
        </w:rPr>
        <w:t xml:space="preserve"> </w:t>
      </w:r>
      <w:r w:rsidR="000102A8" w:rsidRPr="00014FD9">
        <w:rPr>
          <w:rFonts w:ascii="Aptos" w:hAnsi="Aptos"/>
          <w:color w:val="000000" w:themeColor="text1"/>
          <w:sz w:val="22"/>
          <w:szCs w:val="22"/>
        </w:rPr>
        <w:t>F</w:t>
      </w:r>
      <w:r w:rsidRPr="00014FD9">
        <w:rPr>
          <w:rFonts w:ascii="Aptos" w:hAnsi="Aptos"/>
          <w:color w:val="000000" w:themeColor="text1"/>
          <w:sz w:val="22"/>
          <w:szCs w:val="22"/>
        </w:rPr>
        <w:t>rugal innovations</w:t>
      </w:r>
      <w:r w:rsidR="000102A8" w:rsidRPr="00014FD9">
        <w:rPr>
          <w:rFonts w:ascii="Aptos" w:hAnsi="Aptos"/>
          <w:color w:val="000000" w:themeColor="text1"/>
          <w:sz w:val="22"/>
          <w:szCs w:val="22"/>
        </w:rPr>
        <w:t xml:space="preserve">—for example, </w:t>
      </w:r>
      <w:r w:rsidRPr="00014FD9">
        <w:rPr>
          <w:rFonts w:ascii="Aptos" w:hAnsi="Aptos"/>
          <w:color w:val="000000" w:themeColor="text1"/>
          <w:sz w:val="22"/>
          <w:szCs w:val="22"/>
        </w:rPr>
        <w:t>using mobile phones for data collection instead of costly surveys or training local paraprofessionals to extend services</w:t>
      </w:r>
      <w:r w:rsidR="000102A8" w:rsidRPr="00014FD9">
        <w:rPr>
          <w:rFonts w:ascii="Aptos" w:hAnsi="Aptos"/>
          <w:color w:val="000000" w:themeColor="text1"/>
          <w:sz w:val="22"/>
          <w:szCs w:val="22"/>
        </w:rPr>
        <w:t>—</w:t>
      </w:r>
      <w:r w:rsidRPr="00014FD9">
        <w:rPr>
          <w:rFonts w:ascii="Aptos" w:hAnsi="Aptos"/>
          <w:color w:val="000000" w:themeColor="text1"/>
          <w:sz w:val="22"/>
          <w:szCs w:val="22"/>
        </w:rPr>
        <w:t xml:space="preserve">succeed when they are tailored to limited resources and skills. </w:t>
      </w:r>
      <w:r w:rsidR="000102A8" w:rsidRPr="00014FD9">
        <w:rPr>
          <w:rFonts w:ascii="Aptos" w:hAnsi="Aptos"/>
          <w:color w:val="000000" w:themeColor="text1"/>
          <w:sz w:val="22"/>
          <w:szCs w:val="22"/>
        </w:rPr>
        <w:t>A</w:t>
      </w:r>
      <w:r w:rsidRPr="00014FD9">
        <w:rPr>
          <w:rFonts w:ascii="Aptos" w:hAnsi="Aptos"/>
          <w:color w:val="000000" w:themeColor="text1"/>
          <w:sz w:val="22"/>
          <w:szCs w:val="22"/>
        </w:rPr>
        <w:t xml:space="preserve"> nutrition project </w:t>
      </w:r>
      <w:r w:rsidR="00522389" w:rsidRPr="00014FD9">
        <w:rPr>
          <w:rFonts w:ascii="Aptos" w:hAnsi="Aptos"/>
          <w:color w:val="000000" w:themeColor="text1"/>
          <w:sz w:val="22"/>
          <w:szCs w:val="22"/>
        </w:rPr>
        <w:t>highlighted</w:t>
      </w:r>
      <w:r w:rsidR="000102A8" w:rsidRPr="00014FD9">
        <w:rPr>
          <w:rFonts w:ascii="Aptos" w:hAnsi="Aptos"/>
          <w:color w:val="000000" w:themeColor="text1"/>
          <w:sz w:val="22"/>
          <w:szCs w:val="22"/>
        </w:rPr>
        <w:t xml:space="preserve"> </w:t>
      </w:r>
      <w:r w:rsidRPr="00014FD9">
        <w:rPr>
          <w:rFonts w:ascii="Aptos" w:hAnsi="Aptos"/>
          <w:color w:val="000000" w:themeColor="text1"/>
          <w:sz w:val="22"/>
          <w:szCs w:val="22"/>
        </w:rPr>
        <w:t xml:space="preserve">an early warning </w:t>
      </w:r>
      <w:r w:rsidRPr="00014FD9">
        <w:rPr>
          <w:rFonts w:ascii="Aptos" w:hAnsi="Aptos"/>
          <w:color w:val="000000" w:themeColor="text1"/>
          <w:sz w:val="22"/>
          <w:szCs w:val="22"/>
        </w:rPr>
        <w:lastRenderedPageBreak/>
        <w:t xml:space="preserve">system and small-scale livelihood micro-projects as key </w:t>
      </w:r>
      <w:r w:rsidR="23D1CF49" w:rsidRPr="00014FD9">
        <w:rPr>
          <w:rFonts w:ascii="Aptos" w:hAnsi="Aptos"/>
          <w:color w:val="000000" w:themeColor="text1"/>
          <w:sz w:val="22"/>
          <w:szCs w:val="22"/>
        </w:rPr>
        <w:t>innovations but</w:t>
      </w:r>
      <w:r w:rsidRPr="00014FD9">
        <w:rPr>
          <w:rFonts w:ascii="Aptos" w:hAnsi="Aptos"/>
          <w:color w:val="000000" w:themeColor="text1"/>
          <w:sz w:val="22"/>
          <w:szCs w:val="22"/>
        </w:rPr>
        <w:t xml:space="preserve"> also </w:t>
      </w:r>
      <w:r w:rsidR="000102A8" w:rsidRPr="00014FD9">
        <w:rPr>
          <w:rFonts w:ascii="Aptos" w:hAnsi="Aptos"/>
          <w:color w:val="000000" w:themeColor="text1"/>
          <w:sz w:val="22"/>
          <w:szCs w:val="22"/>
        </w:rPr>
        <w:t>indicated</w:t>
      </w:r>
      <w:r w:rsidRPr="00014FD9">
        <w:rPr>
          <w:rFonts w:ascii="Aptos" w:hAnsi="Aptos"/>
          <w:color w:val="000000" w:themeColor="text1"/>
          <w:sz w:val="22"/>
          <w:szCs w:val="22"/>
        </w:rPr>
        <w:t xml:space="preserve"> those components could have had greater impact with better institutional arrangements.</w:t>
      </w:r>
    </w:p>
    <w:p w14:paraId="0AE85EE1" w14:textId="77777777" w:rsidR="00EC280A" w:rsidRPr="00014FD9" w:rsidRDefault="00EC280A" w:rsidP="000A3020">
      <w:pPr>
        <w:pStyle w:val="NormalWeb"/>
        <w:spacing w:before="0" w:beforeAutospacing="0" w:after="0" w:afterAutospacing="0"/>
        <w:ind w:left="720"/>
        <w:jc w:val="both"/>
        <w:textAlignment w:val="baseline"/>
        <w:rPr>
          <w:rFonts w:ascii="Aptos" w:hAnsi="Aptos"/>
          <w:color w:val="000000"/>
          <w:sz w:val="22"/>
          <w:szCs w:val="22"/>
        </w:rPr>
      </w:pPr>
    </w:p>
    <w:p w14:paraId="0F8C9E08" w14:textId="2093330A" w:rsidR="00EC280A" w:rsidRPr="00014FD9" w:rsidRDefault="000102A8"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b/>
          <w:bCs/>
          <w:color w:val="000000" w:themeColor="text1"/>
          <w:sz w:val="22"/>
          <w:szCs w:val="22"/>
        </w:rPr>
        <w:t>L</w:t>
      </w:r>
      <w:r w:rsidR="000C10BE" w:rsidRPr="00014FD9">
        <w:rPr>
          <w:rFonts w:ascii="Aptos" w:hAnsi="Aptos"/>
          <w:b/>
          <w:bCs/>
          <w:color w:val="000000" w:themeColor="text1"/>
          <w:sz w:val="22"/>
          <w:szCs w:val="22"/>
        </w:rPr>
        <w:t>ocal capacity building and c</w:t>
      </w:r>
      <w:r w:rsidR="00EC280A" w:rsidRPr="00014FD9">
        <w:rPr>
          <w:rFonts w:ascii="Aptos" w:hAnsi="Aptos"/>
          <w:b/>
          <w:bCs/>
          <w:color w:val="000000" w:themeColor="text1"/>
          <w:sz w:val="22"/>
          <w:szCs w:val="22"/>
        </w:rPr>
        <w:t xml:space="preserve">ommunity ownership </w:t>
      </w:r>
      <w:r w:rsidRPr="00014FD9">
        <w:rPr>
          <w:rFonts w:ascii="Aptos" w:hAnsi="Aptos"/>
          <w:b/>
          <w:bCs/>
          <w:color w:val="000000" w:themeColor="text1"/>
          <w:sz w:val="22"/>
          <w:szCs w:val="22"/>
        </w:rPr>
        <w:t xml:space="preserve">are </w:t>
      </w:r>
      <w:r w:rsidR="00EC280A" w:rsidRPr="00014FD9">
        <w:rPr>
          <w:rFonts w:ascii="Aptos" w:hAnsi="Aptos"/>
          <w:b/>
          <w:bCs/>
          <w:color w:val="000000" w:themeColor="text1"/>
          <w:sz w:val="22"/>
          <w:szCs w:val="22"/>
        </w:rPr>
        <w:t xml:space="preserve">repeatedly stressed </w:t>
      </w:r>
      <w:r w:rsidRPr="00014FD9">
        <w:rPr>
          <w:rFonts w:ascii="Aptos" w:hAnsi="Aptos"/>
          <w:b/>
          <w:bCs/>
          <w:color w:val="000000" w:themeColor="text1"/>
          <w:sz w:val="22"/>
          <w:szCs w:val="22"/>
        </w:rPr>
        <w:t xml:space="preserve">as critical enablers </w:t>
      </w:r>
      <w:r w:rsidR="00EC280A" w:rsidRPr="00014FD9">
        <w:rPr>
          <w:rFonts w:ascii="Aptos" w:hAnsi="Aptos"/>
          <w:b/>
          <w:bCs/>
          <w:color w:val="000000" w:themeColor="text1"/>
          <w:sz w:val="22"/>
          <w:szCs w:val="22"/>
        </w:rPr>
        <w:t>for innovations</w:t>
      </w:r>
      <w:r w:rsidRPr="00014FD9">
        <w:rPr>
          <w:rFonts w:ascii="Aptos" w:hAnsi="Aptos"/>
          <w:b/>
          <w:bCs/>
          <w:color w:val="000000" w:themeColor="text1"/>
          <w:sz w:val="22"/>
          <w:szCs w:val="22"/>
        </w:rPr>
        <w:t xml:space="preserve"> in the IDA context</w:t>
      </w:r>
      <w:r w:rsidR="00EC280A" w:rsidRPr="00014FD9">
        <w:rPr>
          <w:rFonts w:ascii="Aptos" w:hAnsi="Aptos"/>
          <w:b/>
          <w:bCs/>
          <w:color w:val="000000" w:themeColor="text1"/>
          <w:sz w:val="22"/>
          <w:szCs w:val="22"/>
        </w:rPr>
        <w:t>.</w:t>
      </w:r>
      <w:r w:rsidR="00EC280A" w:rsidRPr="00014FD9">
        <w:rPr>
          <w:rFonts w:ascii="Aptos" w:hAnsi="Aptos"/>
          <w:color w:val="000000" w:themeColor="text1"/>
          <w:sz w:val="22"/>
          <w:szCs w:val="22"/>
        </w:rPr>
        <w:t xml:space="preserve"> </w:t>
      </w:r>
      <w:r w:rsidR="00A541D5" w:rsidRPr="00014FD9">
        <w:rPr>
          <w:rFonts w:ascii="Aptos" w:hAnsi="Aptos"/>
          <w:color w:val="000000" w:themeColor="text1"/>
          <w:sz w:val="22"/>
          <w:szCs w:val="22"/>
        </w:rPr>
        <w:t>A</w:t>
      </w:r>
      <w:r w:rsidR="00EC280A" w:rsidRPr="00014FD9">
        <w:rPr>
          <w:rFonts w:ascii="Aptos" w:hAnsi="Aptos"/>
          <w:color w:val="000000" w:themeColor="text1"/>
          <w:sz w:val="22"/>
          <w:szCs w:val="22"/>
        </w:rPr>
        <w:t xml:space="preserve"> food security project in an IDA country found that a participatory approach was essential to build local capacity for an innovative idea. In </w:t>
      </w:r>
      <w:r w:rsidRPr="00014FD9">
        <w:rPr>
          <w:rFonts w:ascii="Aptos" w:hAnsi="Aptos"/>
          <w:color w:val="000000" w:themeColor="text1"/>
          <w:sz w:val="22"/>
          <w:szCs w:val="22"/>
        </w:rPr>
        <w:t xml:space="preserve">such </w:t>
      </w:r>
      <w:r w:rsidR="00EC280A" w:rsidRPr="00014FD9">
        <w:rPr>
          <w:rFonts w:ascii="Aptos" w:hAnsi="Aptos"/>
          <w:color w:val="000000" w:themeColor="text1"/>
          <w:sz w:val="22"/>
          <w:szCs w:val="22"/>
        </w:rPr>
        <w:t>low-capacity environments, innovation</w:t>
      </w:r>
      <w:r w:rsidRPr="00014FD9">
        <w:rPr>
          <w:rFonts w:ascii="Aptos" w:hAnsi="Aptos"/>
          <w:color w:val="000000" w:themeColor="text1"/>
          <w:sz w:val="22"/>
          <w:szCs w:val="22"/>
        </w:rPr>
        <w:t>s</w:t>
      </w:r>
      <w:r w:rsidR="00EC280A" w:rsidRPr="00014FD9">
        <w:rPr>
          <w:rFonts w:ascii="Aptos" w:hAnsi="Aptos"/>
          <w:color w:val="000000" w:themeColor="text1"/>
          <w:sz w:val="22"/>
          <w:szCs w:val="22"/>
        </w:rPr>
        <w:t xml:space="preserve"> must often be paired with capacity</w:t>
      </w:r>
      <w:r w:rsidRPr="00014FD9">
        <w:rPr>
          <w:rFonts w:ascii="Aptos" w:hAnsi="Aptos"/>
          <w:color w:val="000000" w:themeColor="text1"/>
          <w:sz w:val="22"/>
          <w:szCs w:val="22"/>
        </w:rPr>
        <w:t xml:space="preserve"> </w:t>
      </w:r>
      <w:r w:rsidR="00EC280A" w:rsidRPr="00014FD9">
        <w:rPr>
          <w:rFonts w:ascii="Aptos" w:hAnsi="Aptos"/>
          <w:color w:val="000000" w:themeColor="text1"/>
          <w:sz w:val="22"/>
          <w:szCs w:val="22"/>
        </w:rPr>
        <w:t xml:space="preserve">building, and staff </w:t>
      </w:r>
      <w:r w:rsidRPr="00014FD9">
        <w:rPr>
          <w:rFonts w:ascii="Aptos" w:hAnsi="Aptos"/>
          <w:color w:val="000000" w:themeColor="text1"/>
          <w:sz w:val="22"/>
          <w:szCs w:val="22"/>
        </w:rPr>
        <w:t>must</w:t>
      </w:r>
      <w:r w:rsidR="00EC280A" w:rsidRPr="00014FD9">
        <w:rPr>
          <w:rFonts w:ascii="Aptos" w:hAnsi="Aptos"/>
          <w:color w:val="000000" w:themeColor="text1"/>
          <w:sz w:val="22"/>
          <w:szCs w:val="22"/>
        </w:rPr>
        <w:t xml:space="preserve"> have skills in facilitation and training, not just technical design.</w:t>
      </w:r>
    </w:p>
    <w:p w14:paraId="657E0F8C" w14:textId="77777777" w:rsidR="000910FE" w:rsidRPr="00014FD9" w:rsidRDefault="000910FE" w:rsidP="00B94645">
      <w:pPr>
        <w:rPr>
          <w:rFonts w:ascii="Aptos" w:hAnsi="Aptos"/>
        </w:rPr>
      </w:pPr>
    </w:p>
    <w:p w14:paraId="1CEE6E47" w14:textId="3ACCFFCC" w:rsidR="00EA02FC" w:rsidRPr="00014FD9" w:rsidRDefault="00B41391" w:rsidP="244FAC12">
      <w:pPr>
        <w:pStyle w:val="Heading4"/>
        <w:spacing w:before="0" w:after="0"/>
        <w:rPr>
          <w:rFonts w:ascii="Aptos" w:hAnsi="Aptos"/>
        </w:rPr>
      </w:pPr>
      <w:r w:rsidRPr="00014FD9">
        <w:rPr>
          <w:rFonts w:ascii="Aptos" w:hAnsi="Aptos"/>
        </w:rPr>
        <w:t xml:space="preserve">Innovation in </w:t>
      </w:r>
      <w:r w:rsidR="000102A8" w:rsidRPr="00014FD9">
        <w:rPr>
          <w:rFonts w:ascii="Aptos" w:hAnsi="Aptos"/>
        </w:rPr>
        <w:t xml:space="preserve">the </w:t>
      </w:r>
      <w:r w:rsidR="00EA02FC" w:rsidRPr="00014FD9">
        <w:rPr>
          <w:rFonts w:ascii="Aptos" w:hAnsi="Aptos"/>
        </w:rPr>
        <w:t>IBRD Context</w:t>
      </w:r>
    </w:p>
    <w:p w14:paraId="7283194A" w14:textId="77777777" w:rsidR="000910FE" w:rsidRPr="00014FD9" w:rsidRDefault="000910FE" w:rsidP="244FAC12">
      <w:pPr>
        <w:pStyle w:val="NormalWeb"/>
        <w:spacing w:before="0" w:beforeAutospacing="0" w:after="0" w:afterAutospacing="0"/>
        <w:jc w:val="both"/>
        <w:rPr>
          <w:rFonts w:ascii="Aptos" w:hAnsi="Aptos"/>
          <w:b/>
          <w:bCs/>
          <w:color w:val="000000" w:themeColor="text1"/>
          <w:sz w:val="22"/>
          <w:szCs w:val="22"/>
        </w:rPr>
      </w:pPr>
    </w:p>
    <w:p w14:paraId="7393A39C" w14:textId="43DBE15E" w:rsidR="000910FE" w:rsidRDefault="00EC280A" w:rsidP="00B94645">
      <w:pPr>
        <w:rPr>
          <w:rFonts w:ascii="Aptos" w:hAnsi="Aptos"/>
          <w:sz w:val="22"/>
          <w:szCs w:val="22"/>
        </w:rPr>
      </w:pPr>
      <w:r w:rsidRPr="00014FD9">
        <w:rPr>
          <w:rFonts w:ascii="Aptos" w:hAnsi="Aptos"/>
          <w:b/>
          <w:bCs/>
          <w:color w:val="000000" w:themeColor="text1"/>
          <w:sz w:val="22"/>
          <w:szCs w:val="22"/>
        </w:rPr>
        <w:t>IBRD projects</w:t>
      </w:r>
      <w:r w:rsidRPr="00014FD9">
        <w:rPr>
          <w:rFonts w:ascii="Aptos" w:hAnsi="Aptos"/>
          <w:color w:val="000000" w:themeColor="text1"/>
          <w:sz w:val="22"/>
          <w:szCs w:val="22"/>
        </w:rPr>
        <w:t xml:space="preserve"> </w:t>
      </w:r>
      <w:r w:rsidRPr="00014FD9">
        <w:rPr>
          <w:rFonts w:ascii="Aptos" w:hAnsi="Aptos"/>
          <w:b/>
          <w:bCs/>
          <w:color w:val="000000" w:themeColor="text1"/>
          <w:sz w:val="22"/>
          <w:szCs w:val="22"/>
        </w:rPr>
        <w:t>often pursue more</w:t>
      </w:r>
      <w:r w:rsidRPr="00014FD9">
        <w:rPr>
          <w:rFonts w:ascii="Aptos" w:hAnsi="Aptos"/>
          <w:color w:val="000000" w:themeColor="text1"/>
          <w:sz w:val="22"/>
          <w:szCs w:val="22"/>
        </w:rPr>
        <w:t xml:space="preserve"> </w:t>
      </w:r>
      <w:r w:rsidRPr="00014FD9">
        <w:rPr>
          <w:rFonts w:ascii="Aptos" w:hAnsi="Aptos"/>
          <w:b/>
          <w:bCs/>
          <w:color w:val="000000" w:themeColor="text1"/>
          <w:sz w:val="22"/>
          <w:szCs w:val="22"/>
        </w:rPr>
        <w:t>technically complex</w:t>
      </w:r>
      <w:r w:rsidR="004042E7" w:rsidRPr="00014FD9">
        <w:rPr>
          <w:rFonts w:ascii="Aptos" w:hAnsi="Aptos"/>
          <w:b/>
          <w:bCs/>
          <w:color w:val="000000" w:themeColor="text1"/>
          <w:sz w:val="22"/>
          <w:szCs w:val="22"/>
        </w:rPr>
        <w:t xml:space="preserve"> </w:t>
      </w:r>
      <w:r w:rsidRPr="00014FD9">
        <w:rPr>
          <w:rFonts w:ascii="Aptos" w:hAnsi="Aptos"/>
          <w:b/>
          <w:bCs/>
          <w:color w:val="000000" w:themeColor="text1"/>
          <w:sz w:val="22"/>
          <w:szCs w:val="22"/>
        </w:rPr>
        <w:t>innovations</w:t>
      </w:r>
      <w:r w:rsidR="004042E7" w:rsidRPr="00014FD9">
        <w:rPr>
          <w:rFonts w:ascii="Aptos" w:hAnsi="Aptos"/>
          <w:b/>
          <w:bCs/>
          <w:color w:val="000000" w:themeColor="text1"/>
          <w:sz w:val="22"/>
          <w:szCs w:val="22"/>
        </w:rPr>
        <w:t xml:space="preserve"> that embed frontier technology</w:t>
      </w:r>
      <w:r w:rsidRPr="00014FD9">
        <w:rPr>
          <w:rFonts w:ascii="Aptos" w:hAnsi="Aptos"/>
          <w:color w:val="000000" w:themeColor="text1"/>
          <w:sz w:val="22"/>
          <w:szCs w:val="22"/>
        </w:rPr>
        <w:t xml:space="preserve">. They can assume a baseline of capacity to handle sophisticated interventions. However, even in IBRD settings, innovations can falter if </w:t>
      </w:r>
      <w:r w:rsidR="000102A8" w:rsidRPr="00014FD9">
        <w:rPr>
          <w:rFonts w:ascii="Aptos" w:hAnsi="Aptos"/>
          <w:color w:val="000000" w:themeColor="text1"/>
          <w:sz w:val="22"/>
          <w:szCs w:val="22"/>
        </w:rPr>
        <w:t xml:space="preserve">they are too </w:t>
      </w:r>
      <w:r w:rsidRPr="00014FD9">
        <w:rPr>
          <w:rFonts w:ascii="Aptos" w:hAnsi="Aptos"/>
          <w:color w:val="000000" w:themeColor="text1"/>
          <w:sz w:val="22"/>
          <w:szCs w:val="22"/>
        </w:rPr>
        <w:t xml:space="preserve">complex. </w:t>
      </w:r>
      <w:r w:rsidR="3A345E8B" w:rsidRPr="00014FD9">
        <w:rPr>
          <w:rFonts w:ascii="Aptos" w:hAnsi="Aptos"/>
          <w:b/>
          <w:bCs/>
        </w:rPr>
        <w:t xml:space="preserve"> </w:t>
      </w:r>
      <w:r w:rsidR="3A345E8B" w:rsidRPr="00014FD9">
        <w:rPr>
          <w:rFonts w:ascii="Aptos" w:hAnsi="Aptos"/>
          <w:sz w:val="22"/>
          <w:szCs w:val="22"/>
        </w:rPr>
        <w:t>For example, Argentina’s Native Forests &amp; Protected Areas Project (approved in 1997, closed in 2007) integrated then-frontier tools</w:t>
      </w:r>
      <w:r w:rsidR="3DA36AA5" w:rsidRPr="00014FD9">
        <w:rPr>
          <w:rFonts w:ascii="Aptos" w:hAnsi="Aptos"/>
          <w:sz w:val="22"/>
          <w:szCs w:val="22"/>
        </w:rPr>
        <w:t xml:space="preserve">, </w:t>
      </w:r>
      <w:r w:rsidR="3A345E8B" w:rsidRPr="00014FD9">
        <w:rPr>
          <w:rFonts w:ascii="Aptos" w:hAnsi="Aptos"/>
          <w:sz w:val="22"/>
          <w:szCs w:val="22"/>
        </w:rPr>
        <w:t>such as satellite imagery, aerial photography, LiDAR, and remote monitoring devices</w:t>
      </w:r>
      <w:r w:rsidR="52A48479" w:rsidRPr="00014FD9">
        <w:rPr>
          <w:rFonts w:ascii="Aptos" w:hAnsi="Aptos"/>
          <w:sz w:val="22"/>
          <w:szCs w:val="22"/>
        </w:rPr>
        <w:t xml:space="preserve">, </w:t>
      </w:r>
      <w:r w:rsidR="3A345E8B" w:rsidRPr="00014FD9">
        <w:rPr>
          <w:rFonts w:ascii="Aptos" w:hAnsi="Aptos"/>
          <w:sz w:val="22"/>
          <w:szCs w:val="22"/>
        </w:rPr>
        <w:t>to complement traditional biodiversity surveys and strengthen conservation management, supported by a blended IBRD–GEF financing package. While Argentina had the capacity to attempt the advanced approaches, the project found that some monitoring systems generated poor-quality data and that experimental land-use and buffer-zone livelihood pilots delivered mixed results and were difficult to replicate at scale.</w:t>
      </w:r>
    </w:p>
    <w:p w14:paraId="74A2A18A" w14:textId="77777777" w:rsidR="00014FD9" w:rsidRPr="00014FD9" w:rsidRDefault="00014FD9" w:rsidP="00B94645">
      <w:pPr>
        <w:rPr>
          <w:rFonts w:ascii="Aptos" w:hAnsi="Aptos"/>
        </w:rPr>
      </w:pPr>
    </w:p>
    <w:p w14:paraId="738D5D4E" w14:textId="2A64DC5A" w:rsidR="009049E4" w:rsidRPr="00014FD9" w:rsidRDefault="6BEF9F02" w:rsidP="244FAC12">
      <w:pPr>
        <w:pStyle w:val="Heading4"/>
        <w:spacing w:before="0" w:after="0"/>
        <w:rPr>
          <w:rFonts w:ascii="Aptos" w:hAnsi="Aptos"/>
        </w:rPr>
      </w:pPr>
      <w:r w:rsidRPr="00014FD9">
        <w:rPr>
          <w:rFonts w:ascii="Aptos" w:hAnsi="Aptos"/>
        </w:rPr>
        <w:t xml:space="preserve">Adaptation in Fragile and Conflict-Affected </w:t>
      </w:r>
      <w:r w:rsidR="38CBA104" w:rsidRPr="00014FD9">
        <w:rPr>
          <w:rFonts w:ascii="Aptos" w:hAnsi="Aptos"/>
        </w:rPr>
        <w:t xml:space="preserve">Situations </w:t>
      </w:r>
    </w:p>
    <w:p w14:paraId="4D3ACFBA" w14:textId="77777777" w:rsidR="000910FE" w:rsidRPr="00014FD9" w:rsidRDefault="000910FE" w:rsidP="244FAC12">
      <w:pPr>
        <w:pStyle w:val="NormalWeb"/>
        <w:spacing w:before="0" w:beforeAutospacing="0" w:after="0" w:afterAutospacing="0"/>
        <w:jc w:val="both"/>
        <w:rPr>
          <w:rFonts w:ascii="Aptos" w:hAnsi="Aptos"/>
          <w:b/>
          <w:bCs/>
          <w:color w:val="000000" w:themeColor="text1"/>
          <w:sz w:val="22"/>
          <w:szCs w:val="22"/>
        </w:rPr>
      </w:pPr>
    </w:p>
    <w:p w14:paraId="6679E75C" w14:textId="64760D6B" w:rsidR="00EC280A" w:rsidRPr="00014FD9" w:rsidRDefault="1299F851" w:rsidP="35EE90E2">
      <w:pPr>
        <w:pStyle w:val="NormalWeb"/>
        <w:spacing w:before="0" w:beforeAutospacing="0" w:after="0" w:afterAutospacing="0"/>
        <w:jc w:val="both"/>
        <w:rPr>
          <w:rFonts w:ascii="Aptos" w:hAnsi="Aptos"/>
          <w:color w:val="000000" w:themeColor="text1"/>
          <w:sz w:val="22"/>
          <w:szCs w:val="22"/>
        </w:rPr>
      </w:pPr>
      <w:r w:rsidRPr="00014FD9">
        <w:rPr>
          <w:rFonts w:ascii="Aptos" w:hAnsi="Aptos"/>
          <w:b/>
          <w:bCs/>
          <w:color w:val="000000" w:themeColor="text1"/>
          <w:sz w:val="22"/>
          <w:szCs w:val="22"/>
        </w:rPr>
        <w:t xml:space="preserve">In </w:t>
      </w:r>
      <w:r w:rsidR="28A34E2B" w:rsidRPr="00014FD9">
        <w:rPr>
          <w:rFonts w:ascii="Aptos" w:hAnsi="Aptos"/>
          <w:b/>
          <w:bCs/>
          <w:sz w:val="22"/>
          <w:szCs w:val="22"/>
        </w:rPr>
        <w:t>fragile and conflict-affected situations</w:t>
      </w:r>
      <w:r w:rsidR="28A34E2B" w:rsidRPr="00014FD9">
        <w:rPr>
          <w:rFonts w:ascii="Aptos" w:hAnsi="Aptos"/>
          <w:b/>
          <w:bCs/>
          <w:color w:val="000000" w:themeColor="text1"/>
          <w:sz w:val="22"/>
          <w:szCs w:val="22"/>
        </w:rPr>
        <w:t xml:space="preserve"> (</w:t>
      </w:r>
      <w:r w:rsidRPr="00014FD9">
        <w:rPr>
          <w:rFonts w:ascii="Aptos" w:hAnsi="Aptos"/>
          <w:b/>
          <w:bCs/>
          <w:color w:val="000000" w:themeColor="text1"/>
          <w:sz w:val="22"/>
          <w:szCs w:val="22"/>
        </w:rPr>
        <w:t>FCS</w:t>
      </w:r>
      <w:r w:rsidR="28A34E2B" w:rsidRPr="00014FD9">
        <w:rPr>
          <w:rFonts w:ascii="Aptos" w:hAnsi="Aptos"/>
          <w:b/>
          <w:bCs/>
          <w:color w:val="000000" w:themeColor="text1"/>
          <w:sz w:val="22"/>
          <w:szCs w:val="22"/>
        </w:rPr>
        <w:t>)</w:t>
      </w:r>
      <w:r w:rsidRPr="00014FD9">
        <w:rPr>
          <w:rFonts w:ascii="Aptos" w:hAnsi="Aptos"/>
          <w:b/>
          <w:bCs/>
          <w:color w:val="000000" w:themeColor="text1"/>
          <w:sz w:val="22"/>
          <w:szCs w:val="22"/>
        </w:rPr>
        <w:t>, internal innovation capacity is both crucial and more difficult to deploy.</w:t>
      </w:r>
      <w:r w:rsidRPr="00014FD9">
        <w:rPr>
          <w:rFonts w:ascii="Aptos" w:hAnsi="Aptos"/>
          <w:color w:val="000000" w:themeColor="text1"/>
          <w:sz w:val="22"/>
          <w:szCs w:val="22"/>
        </w:rPr>
        <w:t xml:space="preserve"> </w:t>
      </w:r>
      <w:r w:rsidR="1A6754D3" w:rsidRPr="00014FD9">
        <w:rPr>
          <w:rFonts w:ascii="Aptos" w:hAnsi="Aptos"/>
          <w:color w:val="000000" w:themeColor="text1"/>
          <w:sz w:val="22"/>
          <w:szCs w:val="22"/>
        </w:rPr>
        <w:t xml:space="preserve">Only </w:t>
      </w:r>
      <w:r w:rsidR="00436DA6" w:rsidRPr="00014FD9">
        <w:rPr>
          <w:rFonts w:ascii="Aptos" w:hAnsi="Aptos"/>
          <w:color w:val="000000" w:themeColor="text1"/>
          <w:sz w:val="22"/>
          <w:szCs w:val="22"/>
        </w:rPr>
        <w:t>10.3</w:t>
      </w:r>
      <w:r w:rsidR="0812A680" w:rsidRPr="00014FD9">
        <w:rPr>
          <w:rFonts w:ascii="Aptos" w:hAnsi="Aptos"/>
          <w:color w:val="000000" w:themeColor="text1"/>
          <w:sz w:val="22"/>
          <w:szCs w:val="22"/>
        </w:rPr>
        <w:t xml:space="preserve"> percent</w:t>
      </w:r>
      <w:r w:rsidRPr="00014FD9">
        <w:rPr>
          <w:rFonts w:ascii="Aptos" w:hAnsi="Aptos"/>
          <w:color w:val="000000" w:themeColor="text1"/>
          <w:sz w:val="22"/>
          <w:szCs w:val="22"/>
        </w:rPr>
        <w:t xml:space="preserve"> of FCS projects </w:t>
      </w:r>
      <w:r w:rsidR="5B20CCF1" w:rsidRPr="00014FD9">
        <w:rPr>
          <w:rFonts w:ascii="Aptos" w:hAnsi="Aptos"/>
          <w:color w:val="000000" w:themeColor="text1"/>
          <w:sz w:val="22"/>
          <w:szCs w:val="22"/>
        </w:rPr>
        <w:t>have</w:t>
      </w:r>
      <w:r w:rsidRPr="00014FD9">
        <w:rPr>
          <w:rFonts w:ascii="Aptos" w:hAnsi="Aptos"/>
          <w:color w:val="000000" w:themeColor="text1"/>
          <w:sz w:val="22"/>
          <w:szCs w:val="22"/>
        </w:rPr>
        <w:t xml:space="preserve"> </w:t>
      </w:r>
      <w:r w:rsidR="1A6754D3" w:rsidRPr="00014FD9">
        <w:rPr>
          <w:rFonts w:ascii="Aptos" w:hAnsi="Aptos"/>
          <w:color w:val="000000" w:themeColor="text1"/>
          <w:sz w:val="22"/>
          <w:szCs w:val="22"/>
        </w:rPr>
        <w:t xml:space="preserve">High </w:t>
      </w:r>
      <w:r w:rsidRPr="00014FD9">
        <w:rPr>
          <w:rFonts w:ascii="Aptos" w:hAnsi="Aptos"/>
          <w:color w:val="000000" w:themeColor="text1"/>
          <w:sz w:val="22"/>
          <w:szCs w:val="22"/>
        </w:rPr>
        <w:t xml:space="preserve">or </w:t>
      </w:r>
      <w:r w:rsidR="1A6754D3" w:rsidRPr="00014FD9">
        <w:rPr>
          <w:rFonts w:ascii="Aptos" w:hAnsi="Aptos"/>
          <w:color w:val="000000" w:themeColor="text1"/>
          <w:sz w:val="22"/>
          <w:szCs w:val="22"/>
        </w:rPr>
        <w:t xml:space="preserve">Moderate </w:t>
      </w:r>
      <w:r w:rsidRPr="00014FD9">
        <w:rPr>
          <w:rFonts w:ascii="Aptos" w:hAnsi="Aptos"/>
          <w:color w:val="000000" w:themeColor="text1"/>
          <w:sz w:val="22"/>
          <w:szCs w:val="22"/>
        </w:rPr>
        <w:t>innovati</w:t>
      </w:r>
      <w:r w:rsidR="5B20CCF1" w:rsidRPr="00014FD9">
        <w:rPr>
          <w:rFonts w:ascii="Aptos" w:hAnsi="Aptos"/>
          <w:color w:val="000000" w:themeColor="text1"/>
          <w:sz w:val="22"/>
          <w:szCs w:val="22"/>
        </w:rPr>
        <w:t>on content</w:t>
      </w:r>
      <w:r w:rsidRPr="00014FD9">
        <w:rPr>
          <w:rFonts w:ascii="Aptos" w:hAnsi="Aptos"/>
          <w:color w:val="000000" w:themeColor="text1"/>
          <w:sz w:val="22"/>
          <w:szCs w:val="22"/>
        </w:rPr>
        <w:t xml:space="preserve"> versus </w:t>
      </w:r>
      <w:r w:rsidR="00B013CC" w:rsidRPr="00014FD9">
        <w:rPr>
          <w:rFonts w:ascii="Aptos" w:hAnsi="Aptos"/>
          <w:color w:val="000000" w:themeColor="text1"/>
          <w:sz w:val="22"/>
          <w:szCs w:val="22"/>
        </w:rPr>
        <w:t>13.8</w:t>
      </w:r>
      <w:r w:rsidR="5B20CCF1" w:rsidRPr="00014FD9">
        <w:rPr>
          <w:rFonts w:ascii="Aptos" w:hAnsi="Aptos"/>
          <w:color w:val="000000" w:themeColor="text1"/>
          <w:sz w:val="22"/>
          <w:szCs w:val="22"/>
        </w:rPr>
        <w:t xml:space="preserve"> percent</w:t>
      </w:r>
      <w:r w:rsidRPr="00014FD9">
        <w:rPr>
          <w:rFonts w:ascii="Aptos" w:hAnsi="Aptos"/>
          <w:color w:val="000000" w:themeColor="text1"/>
          <w:sz w:val="22"/>
          <w:szCs w:val="22"/>
        </w:rPr>
        <w:t xml:space="preserve"> in non-FCS</w:t>
      </w:r>
      <w:r w:rsidR="102B2540" w:rsidRPr="00014FD9">
        <w:rPr>
          <w:rFonts w:ascii="Aptos" w:hAnsi="Aptos"/>
          <w:color w:val="000000" w:themeColor="text1"/>
          <w:sz w:val="22"/>
          <w:szCs w:val="22"/>
        </w:rPr>
        <w:t xml:space="preserve"> </w:t>
      </w:r>
      <w:r w:rsidR="0AB2043E" w:rsidRPr="00014FD9">
        <w:rPr>
          <w:rFonts w:ascii="Aptos" w:hAnsi="Aptos"/>
          <w:color w:val="000000" w:themeColor="text1"/>
          <w:sz w:val="22"/>
          <w:szCs w:val="22"/>
        </w:rPr>
        <w:t>projects (</w:t>
      </w:r>
      <w:r w:rsidR="1C066809" w:rsidRPr="00014FD9">
        <w:rPr>
          <w:rFonts w:ascii="Aptos" w:hAnsi="Aptos"/>
          <w:color w:val="000000" w:themeColor="text1"/>
          <w:sz w:val="22"/>
          <w:szCs w:val="22"/>
        </w:rPr>
        <w:t xml:space="preserve">Table </w:t>
      </w:r>
      <w:r w:rsidR="65A0761E" w:rsidRPr="00014FD9">
        <w:rPr>
          <w:rFonts w:ascii="Aptos" w:hAnsi="Aptos"/>
          <w:color w:val="000000" w:themeColor="text1"/>
          <w:sz w:val="22"/>
          <w:szCs w:val="22"/>
        </w:rPr>
        <w:t>3.</w:t>
      </w:r>
      <w:r w:rsidR="299067BA" w:rsidRPr="00014FD9">
        <w:rPr>
          <w:rFonts w:ascii="Aptos" w:hAnsi="Aptos"/>
          <w:color w:val="000000" w:themeColor="text1"/>
          <w:sz w:val="22"/>
          <w:szCs w:val="22"/>
        </w:rPr>
        <w:t>8</w:t>
      </w:r>
      <w:r w:rsidR="102B2540" w:rsidRPr="00014FD9">
        <w:rPr>
          <w:rFonts w:ascii="Aptos" w:hAnsi="Aptos"/>
          <w:color w:val="000000" w:themeColor="text1"/>
          <w:sz w:val="22"/>
          <w:szCs w:val="22"/>
        </w:rPr>
        <w:t>)</w:t>
      </w:r>
      <w:r w:rsidRPr="00014FD9">
        <w:rPr>
          <w:rFonts w:ascii="Aptos" w:hAnsi="Aptos"/>
          <w:color w:val="000000" w:themeColor="text1"/>
          <w:sz w:val="22"/>
          <w:szCs w:val="22"/>
        </w:rPr>
        <w:t>.</w:t>
      </w:r>
      <w:r w:rsidR="6D929304" w:rsidRPr="00014FD9">
        <w:rPr>
          <w:rFonts w:ascii="Aptos" w:hAnsi="Aptos"/>
          <w:color w:val="000000" w:themeColor="text1"/>
          <w:sz w:val="22"/>
          <w:szCs w:val="22"/>
        </w:rPr>
        <w:t xml:space="preserve"> This </w:t>
      </w:r>
      <w:r w:rsidR="1A6754D3" w:rsidRPr="00014FD9">
        <w:rPr>
          <w:rFonts w:ascii="Aptos" w:hAnsi="Aptos"/>
          <w:color w:val="000000" w:themeColor="text1"/>
          <w:sz w:val="22"/>
          <w:szCs w:val="22"/>
        </w:rPr>
        <w:t xml:space="preserve">gap </w:t>
      </w:r>
      <w:r w:rsidR="6D929304" w:rsidRPr="00014FD9">
        <w:rPr>
          <w:rFonts w:ascii="Aptos" w:hAnsi="Aptos"/>
          <w:color w:val="000000" w:themeColor="text1"/>
          <w:sz w:val="22"/>
          <w:szCs w:val="22"/>
        </w:rPr>
        <w:t>could be due to low implementation capacity, data and information gaps,</w:t>
      </w:r>
      <w:r w:rsidR="0075215A" w:rsidRPr="00014FD9">
        <w:rPr>
          <w:rFonts w:ascii="Aptos" w:hAnsi="Aptos"/>
          <w:color w:val="000000" w:themeColor="text1"/>
          <w:sz w:val="22"/>
          <w:szCs w:val="22"/>
        </w:rPr>
        <w:t xml:space="preserve"> shifts in the WBG’s focus on FCV settings over time,</w:t>
      </w:r>
      <w:r w:rsidR="6D929304" w:rsidRPr="00014FD9">
        <w:rPr>
          <w:rFonts w:ascii="Aptos" w:hAnsi="Aptos"/>
          <w:color w:val="000000" w:themeColor="text1"/>
          <w:sz w:val="22"/>
          <w:szCs w:val="22"/>
        </w:rPr>
        <w:t xml:space="preserve"> </w:t>
      </w:r>
      <w:r w:rsidR="35C2707F" w:rsidRPr="00014FD9">
        <w:rPr>
          <w:rFonts w:ascii="Aptos" w:hAnsi="Aptos"/>
          <w:color w:val="000000" w:themeColor="text1"/>
          <w:sz w:val="22"/>
          <w:szCs w:val="22"/>
        </w:rPr>
        <w:t xml:space="preserve">and the </w:t>
      </w:r>
      <w:r w:rsidR="7C0B4463" w:rsidRPr="00014FD9">
        <w:rPr>
          <w:rFonts w:ascii="Aptos" w:hAnsi="Aptos"/>
          <w:color w:val="000000" w:themeColor="text1"/>
          <w:sz w:val="22"/>
          <w:szCs w:val="22"/>
        </w:rPr>
        <w:t xml:space="preserve">reluctance of the </w:t>
      </w:r>
      <w:r w:rsidR="1A6754D3" w:rsidRPr="00014FD9">
        <w:rPr>
          <w:rFonts w:ascii="Aptos" w:hAnsi="Aptos"/>
          <w:color w:val="000000" w:themeColor="text1"/>
          <w:sz w:val="22"/>
          <w:szCs w:val="22"/>
        </w:rPr>
        <w:t xml:space="preserve">Bank Group </w:t>
      </w:r>
      <w:r w:rsidR="12370F9A" w:rsidRPr="00014FD9">
        <w:rPr>
          <w:rFonts w:ascii="Aptos" w:hAnsi="Aptos"/>
          <w:color w:val="000000" w:themeColor="text1"/>
          <w:sz w:val="22"/>
          <w:szCs w:val="22"/>
        </w:rPr>
        <w:t xml:space="preserve">to </w:t>
      </w:r>
      <w:r w:rsidR="20ACF05E" w:rsidRPr="00014FD9">
        <w:rPr>
          <w:rFonts w:ascii="Aptos" w:hAnsi="Aptos"/>
          <w:color w:val="000000" w:themeColor="text1"/>
          <w:sz w:val="22"/>
          <w:szCs w:val="22"/>
        </w:rPr>
        <w:t xml:space="preserve">include risky innovation activities in projects that </w:t>
      </w:r>
      <w:r w:rsidR="3C1905DF" w:rsidRPr="00014FD9">
        <w:rPr>
          <w:rFonts w:ascii="Aptos" w:hAnsi="Aptos"/>
          <w:color w:val="000000" w:themeColor="text1"/>
          <w:sz w:val="22"/>
          <w:szCs w:val="22"/>
        </w:rPr>
        <w:t>already</w:t>
      </w:r>
      <w:r w:rsidR="20ACF05E" w:rsidRPr="00014FD9">
        <w:rPr>
          <w:rFonts w:ascii="Aptos" w:hAnsi="Aptos"/>
          <w:color w:val="000000" w:themeColor="text1"/>
          <w:sz w:val="22"/>
          <w:szCs w:val="22"/>
        </w:rPr>
        <w:t xml:space="preserve"> have a </w:t>
      </w:r>
      <w:r w:rsidR="75F3061F" w:rsidRPr="00014FD9">
        <w:rPr>
          <w:rFonts w:ascii="Aptos" w:hAnsi="Aptos"/>
          <w:color w:val="000000" w:themeColor="text1"/>
          <w:sz w:val="22"/>
          <w:szCs w:val="22"/>
        </w:rPr>
        <w:t>high</w:t>
      </w:r>
      <w:r w:rsidR="1A6754D3" w:rsidRPr="00014FD9">
        <w:rPr>
          <w:rFonts w:ascii="Aptos" w:hAnsi="Aptos"/>
          <w:color w:val="000000" w:themeColor="text1"/>
          <w:sz w:val="22"/>
          <w:szCs w:val="22"/>
        </w:rPr>
        <w:t xml:space="preserve"> </w:t>
      </w:r>
      <w:r w:rsidR="75F3061F" w:rsidRPr="00014FD9">
        <w:rPr>
          <w:rFonts w:ascii="Aptos" w:hAnsi="Aptos"/>
          <w:color w:val="000000" w:themeColor="text1"/>
          <w:sz w:val="22"/>
          <w:szCs w:val="22"/>
        </w:rPr>
        <w:t>risk</w:t>
      </w:r>
      <w:r w:rsidR="20ACF05E" w:rsidRPr="00014FD9">
        <w:rPr>
          <w:rFonts w:ascii="Aptos" w:hAnsi="Aptos"/>
          <w:color w:val="000000" w:themeColor="text1"/>
          <w:sz w:val="22"/>
          <w:szCs w:val="22"/>
        </w:rPr>
        <w:t xml:space="preserve"> rating </w:t>
      </w:r>
      <w:r w:rsidR="1A6754D3" w:rsidRPr="00014FD9">
        <w:rPr>
          <w:rFonts w:ascii="Aptos" w:hAnsi="Aptos"/>
          <w:color w:val="000000" w:themeColor="text1"/>
          <w:sz w:val="22"/>
          <w:szCs w:val="22"/>
        </w:rPr>
        <w:t xml:space="preserve">and operate </w:t>
      </w:r>
      <w:r w:rsidR="20ACF05E" w:rsidRPr="00014FD9">
        <w:rPr>
          <w:rFonts w:ascii="Aptos" w:hAnsi="Aptos"/>
          <w:color w:val="000000" w:themeColor="text1"/>
          <w:sz w:val="22"/>
          <w:szCs w:val="22"/>
        </w:rPr>
        <w:t xml:space="preserve">in </w:t>
      </w:r>
      <w:r w:rsidR="3C1905DF" w:rsidRPr="00014FD9">
        <w:rPr>
          <w:rFonts w:ascii="Aptos" w:hAnsi="Aptos"/>
          <w:color w:val="000000" w:themeColor="text1"/>
          <w:sz w:val="22"/>
          <w:szCs w:val="22"/>
        </w:rPr>
        <w:t>fragile and low</w:t>
      </w:r>
      <w:r w:rsidR="1A6754D3" w:rsidRPr="00014FD9">
        <w:rPr>
          <w:rFonts w:ascii="Aptos" w:hAnsi="Aptos"/>
          <w:color w:val="000000" w:themeColor="text1"/>
          <w:sz w:val="22"/>
          <w:szCs w:val="22"/>
        </w:rPr>
        <w:t>-</w:t>
      </w:r>
      <w:r w:rsidR="3C1905DF" w:rsidRPr="00014FD9">
        <w:rPr>
          <w:rFonts w:ascii="Aptos" w:hAnsi="Aptos"/>
          <w:color w:val="000000" w:themeColor="text1"/>
          <w:sz w:val="22"/>
          <w:szCs w:val="22"/>
        </w:rPr>
        <w:t>resource environments.</w:t>
      </w:r>
      <w:r w:rsidR="00A96CFB" w:rsidRPr="00014FD9">
        <w:rPr>
          <w:rStyle w:val="FootnoteReference"/>
          <w:rFonts w:ascii="Aptos" w:hAnsi="Aptos"/>
          <w:color w:val="000000" w:themeColor="text1"/>
          <w:sz w:val="22"/>
          <w:szCs w:val="22"/>
        </w:rPr>
        <w:footnoteReference w:id="15"/>
      </w:r>
      <w:r w:rsidR="160F7DDF" w:rsidRPr="00014FD9">
        <w:rPr>
          <w:rFonts w:ascii="Aptos" w:hAnsi="Aptos"/>
          <w:color w:val="000000" w:themeColor="text1"/>
          <w:sz w:val="22"/>
          <w:szCs w:val="22"/>
        </w:rPr>
        <w:t xml:space="preserve"> </w:t>
      </w:r>
      <w:r w:rsidR="00FD049B" w:rsidRPr="00014FD9">
        <w:rPr>
          <w:rFonts w:ascii="Aptos" w:hAnsi="Aptos"/>
          <w:color w:val="000000" w:themeColor="text1"/>
          <w:sz w:val="22"/>
          <w:szCs w:val="22"/>
        </w:rPr>
        <w:t>An alternative</w:t>
      </w:r>
      <w:r w:rsidR="00FD049B" w:rsidRPr="00014FD9">
        <w:rPr>
          <w:rFonts w:ascii="Aptos" w:hAnsi="Aptos"/>
          <w:sz w:val="22"/>
          <w:szCs w:val="22"/>
        </w:rPr>
        <w:t xml:space="preserve"> explanation is that FCS projects focus on delivering basic services through well-tested models and that process innovations (e.g. implementation arrangements, financing) are more common than project design innovations in FCS contexts. Additional research is needed to explore this hypothesis.</w:t>
      </w:r>
    </w:p>
    <w:p w14:paraId="6D0E6985" w14:textId="77777777" w:rsidR="000910FE" w:rsidRPr="00014FD9" w:rsidRDefault="000910FE" w:rsidP="244FAC12">
      <w:pPr>
        <w:pStyle w:val="NormalWeb"/>
        <w:spacing w:before="0" w:beforeAutospacing="0" w:after="0" w:afterAutospacing="0"/>
        <w:jc w:val="both"/>
        <w:rPr>
          <w:rFonts w:ascii="Aptos" w:hAnsi="Aptos"/>
          <w:color w:val="000000" w:themeColor="text1"/>
          <w:sz w:val="22"/>
          <w:szCs w:val="22"/>
        </w:rPr>
      </w:pPr>
    </w:p>
    <w:p w14:paraId="70E567F1" w14:textId="79368E31" w:rsidR="007B7AE8" w:rsidRPr="00014FD9" w:rsidRDefault="00EF50A2" w:rsidP="244FAC12">
      <w:pPr>
        <w:pStyle w:val="Title"/>
        <w:rPr>
          <w:rFonts w:ascii="Aptos" w:hAnsi="Aptos"/>
        </w:rPr>
      </w:pPr>
      <w:bookmarkStart w:id="78" w:name="_Ref203134420"/>
      <w:r w:rsidRPr="00014FD9">
        <w:rPr>
          <w:rFonts w:ascii="Aptos" w:hAnsi="Aptos"/>
          <w:color w:val="000000" w:themeColor="text1"/>
        </w:rPr>
        <w:t>Table</w:t>
      </w:r>
      <w:r w:rsidR="007B7AE8" w:rsidRPr="00014FD9">
        <w:rPr>
          <w:rFonts w:ascii="Aptos" w:hAnsi="Aptos"/>
        </w:rPr>
        <w:t xml:space="preserve"> </w:t>
      </w:r>
      <w:bookmarkEnd w:id="78"/>
      <w:r w:rsidR="0017179F" w:rsidRPr="00014FD9">
        <w:rPr>
          <w:rFonts w:ascii="Aptos" w:hAnsi="Aptos"/>
        </w:rPr>
        <w:t>3.8</w:t>
      </w:r>
      <w:r w:rsidR="00EF72FE" w:rsidRPr="00014FD9">
        <w:rPr>
          <w:rFonts w:ascii="Aptos" w:hAnsi="Aptos"/>
        </w:rPr>
        <w:t>.</w:t>
      </w:r>
      <w:r w:rsidR="007B7AE8" w:rsidRPr="00014FD9">
        <w:rPr>
          <w:rFonts w:ascii="Aptos" w:hAnsi="Aptos"/>
        </w:rPr>
        <w:t xml:space="preserve"> Innovation in FCS </w:t>
      </w:r>
      <w:r w:rsidR="004835F5" w:rsidRPr="00014FD9">
        <w:rPr>
          <w:rFonts w:ascii="Aptos" w:hAnsi="Aptos"/>
        </w:rPr>
        <w:t>Contexts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05"/>
        <w:gridCol w:w="2940"/>
        <w:gridCol w:w="1177"/>
        <w:gridCol w:w="3694"/>
      </w:tblGrid>
      <w:tr w:rsidR="57C00E66" w:rsidRPr="00014FD9" w14:paraId="255D4F04" w14:textId="77777777" w:rsidTr="00014FD9">
        <w:trPr>
          <w:trHeight w:val="285"/>
        </w:trPr>
        <w:tc>
          <w:tcPr>
            <w:tcW w:w="1270" w:type="dxa"/>
            <w:tcMar>
              <w:top w:w="15" w:type="dxa"/>
              <w:left w:w="15" w:type="dxa"/>
              <w:right w:w="15" w:type="dxa"/>
            </w:tcMar>
          </w:tcPr>
          <w:p w14:paraId="6BF2CA13" w14:textId="4F93F83A"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Portfolio Slice</w:t>
            </w:r>
          </w:p>
        </w:tc>
        <w:tc>
          <w:tcPr>
            <w:tcW w:w="3336" w:type="dxa"/>
            <w:tcMar>
              <w:top w:w="15" w:type="dxa"/>
              <w:left w:w="15" w:type="dxa"/>
              <w:right w:w="15" w:type="dxa"/>
            </w:tcMar>
          </w:tcPr>
          <w:p w14:paraId="5C06A340" w14:textId="57B84B05"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High + Moderate Innovative Projects</w:t>
            </w:r>
          </w:p>
        </w:tc>
        <w:tc>
          <w:tcPr>
            <w:tcW w:w="1243" w:type="dxa"/>
            <w:tcMar>
              <w:top w:w="15" w:type="dxa"/>
              <w:left w:w="15" w:type="dxa"/>
              <w:right w:w="15" w:type="dxa"/>
            </w:tcMar>
          </w:tcPr>
          <w:p w14:paraId="099DE68B" w14:textId="620525B3"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Total Projects</w:t>
            </w:r>
          </w:p>
        </w:tc>
        <w:tc>
          <w:tcPr>
            <w:tcW w:w="4250" w:type="dxa"/>
            <w:tcMar>
              <w:top w:w="15" w:type="dxa"/>
              <w:left w:w="15" w:type="dxa"/>
              <w:right w:w="15" w:type="dxa"/>
            </w:tcMar>
          </w:tcPr>
          <w:p w14:paraId="7B3BDFE7" w14:textId="3F982AD5"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Share High + Moderate Innovative Projects (%)</w:t>
            </w:r>
          </w:p>
        </w:tc>
      </w:tr>
      <w:tr w:rsidR="57C00E66" w:rsidRPr="00014FD9" w14:paraId="790363AD" w14:textId="77777777" w:rsidTr="00014FD9">
        <w:trPr>
          <w:trHeight w:val="285"/>
        </w:trPr>
        <w:tc>
          <w:tcPr>
            <w:tcW w:w="1270" w:type="dxa"/>
            <w:tcMar>
              <w:top w:w="15" w:type="dxa"/>
              <w:left w:w="15" w:type="dxa"/>
              <w:right w:w="15" w:type="dxa"/>
            </w:tcMar>
            <w:vAlign w:val="bottom"/>
          </w:tcPr>
          <w:p w14:paraId="33705E48" w14:textId="4014FB5D"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FCS</w:t>
            </w:r>
          </w:p>
        </w:tc>
        <w:tc>
          <w:tcPr>
            <w:tcW w:w="3336" w:type="dxa"/>
            <w:tcMar>
              <w:top w:w="15" w:type="dxa"/>
              <w:left w:w="15" w:type="dxa"/>
              <w:right w:w="15" w:type="dxa"/>
            </w:tcMar>
            <w:vAlign w:val="bottom"/>
          </w:tcPr>
          <w:p w14:paraId="7996FA99" w14:textId="789D62B8" w:rsidR="57C00E66" w:rsidRPr="00014FD9" w:rsidRDefault="57C00E66" w:rsidP="00712226">
            <w:pPr>
              <w:jc w:val="right"/>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204</w:t>
            </w:r>
          </w:p>
        </w:tc>
        <w:tc>
          <w:tcPr>
            <w:tcW w:w="1243" w:type="dxa"/>
            <w:tcMar>
              <w:top w:w="15" w:type="dxa"/>
              <w:left w:w="15" w:type="dxa"/>
              <w:right w:w="15" w:type="dxa"/>
            </w:tcMar>
            <w:vAlign w:val="bottom"/>
          </w:tcPr>
          <w:p w14:paraId="7EA5102B" w14:textId="73FD3424" w:rsidR="57C00E66" w:rsidRPr="00014FD9" w:rsidRDefault="57C00E66" w:rsidP="00712226">
            <w:pPr>
              <w:jc w:val="right"/>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1985</w:t>
            </w:r>
          </w:p>
        </w:tc>
        <w:tc>
          <w:tcPr>
            <w:tcW w:w="4250" w:type="dxa"/>
            <w:tcMar>
              <w:top w:w="15" w:type="dxa"/>
              <w:left w:w="15" w:type="dxa"/>
              <w:right w:w="15" w:type="dxa"/>
            </w:tcMar>
            <w:vAlign w:val="bottom"/>
          </w:tcPr>
          <w:p w14:paraId="64E5DCDA" w14:textId="3690CC63"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10.3%</w:t>
            </w:r>
          </w:p>
        </w:tc>
      </w:tr>
      <w:tr w:rsidR="57C00E66" w:rsidRPr="00014FD9" w14:paraId="7B2BB255" w14:textId="77777777" w:rsidTr="00014FD9">
        <w:trPr>
          <w:trHeight w:val="285"/>
        </w:trPr>
        <w:tc>
          <w:tcPr>
            <w:tcW w:w="1270" w:type="dxa"/>
            <w:tcMar>
              <w:top w:w="15" w:type="dxa"/>
              <w:left w:w="15" w:type="dxa"/>
              <w:right w:w="15" w:type="dxa"/>
            </w:tcMar>
            <w:vAlign w:val="bottom"/>
          </w:tcPr>
          <w:p w14:paraId="7C68759D" w14:textId="51008609"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Non-FCS</w:t>
            </w:r>
          </w:p>
        </w:tc>
        <w:tc>
          <w:tcPr>
            <w:tcW w:w="3336" w:type="dxa"/>
            <w:tcMar>
              <w:top w:w="15" w:type="dxa"/>
              <w:left w:w="15" w:type="dxa"/>
              <w:right w:w="15" w:type="dxa"/>
            </w:tcMar>
            <w:vAlign w:val="bottom"/>
          </w:tcPr>
          <w:p w14:paraId="74E641E9" w14:textId="3B798E8D" w:rsidR="57C00E66" w:rsidRPr="00014FD9" w:rsidRDefault="57C00E66" w:rsidP="00712226">
            <w:pPr>
              <w:jc w:val="right"/>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770</w:t>
            </w:r>
          </w:p>
        </w:tc>
        <w:tc>
          <w:tcPr>
            <w:tcW w:w="1243" w:type="dxa"/>
            <w:tcMar>
              <w:top w:w="15" w:type="dxa"/>
              <w:left w:w="15" w:type="dxa"/>
              <w:right w:w="15" w:type="dxa"/>
            </w:tcMar>
            <w:vAlign w:val="bottom"/>
          </w:tcPr>
          <w:p w14:paraId="36DABDA7" w14:textId="03752BBE" w:rsidR="57C00E66" w:rsidRPr="00014FD9" w:rsidRDefault="57C00E66" w:rsidP="00712226">
            <w:pPr>
              <w:jc w:val="right"/>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5589</w:t>
            </w:r>
          </w:p>
        </w:tc>
        <w:tc>
          <w:tcPr>
            <w:tcW w:w="4250" w:type="dxa"/>
            <w:tcMar>
              <w:top w:w="15" w:type="dxa"/>
              <w:left w:w="15" w:type="dxa"/>
              <w:right w:w="15" w:type="dxa"/>
            </w:tcMar>
            <w:vAlign w:val="bottom"/>
          </w:tcPr>
          <w:p w14:paraId="631A05D5" w14:textId="22E1463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13.8%</w:t>
            </w:r>
          </w:p>
        </w:tc>
      </w:tr>
    </w:tbl>
    <w:p w14:paraId="5606F9A9" w14:textId="1D76F7D9" w:rsidR="00BE2E8D" w:rsidRPr="00014FD9" w:rsidRDefault="00BE2E8D" w:rsidP="00014FD9">
      <w:pPr>
        <w:jc w:val="both"/>
        <w:rPr>
          <w:rFonts w:ascii="Aptos" w:hAnsi="Aptos"/>
          <w:i/>
          <w:iCs/>
          <w:sz w:val="18"/>
          <w:szCs w:val="18"/>
        </w:rPr>
      </w:pPr>
      <w:r w:rsidRPr="00014FD9">
        <w:rPr>
          <w:rFonts w:ascii="Aptos" w:hAnsi="Aptos"/>
          <w:i/>
          <w:iCs/>
          <w:sz w:val="18"/>
          <w:szCs w:val="18"/>
        </w:rPr>
        <w:t xml:space="preserve">Note: </w:t>
      </w:r>
      <w:r w:rsidRPr="00014FD9">
        <w:rPr>
          <w:rFonts w:ascii="Aptos" w:hAnsi="Aptos"/>
          <w:sz w:val="18"/>
          <w:szCs w:val="18"/>
        </w:rPr>
        <w:t>Projects were tagged as FCS or Non-FCS based on the World Bank’s</w:t>
      </w:r>
      <w:r w:rsidR="00D334AC" w:rsidRPr="00014FD9">
        <w:rPr>
          <w:rFonts w:ascii="Aptos" w:hAnsi="Aptos"/>
          <w:sz w:val="18"/>
          <w:szCs w:val="18"/>
        </w:rPr>
        <w:t xml:space="preserve"> </w:t>
      </w:r>
      <w:r w:rsidRPr="00014FD9">
        <w:rPr>
          <w:rStyle w:val="Strong"/>
          <w:rFonts w:ascii="Aptos" w:eastAsiaTheme="majorEastAsia" w:hAnsi="Aptos"/>
          <w:b w:val="0"/>
          <w:bCs w:val="0"/>
          <w:sz w:val="18"/>
          <w:szCs w:val="18"/>
        </w:rPr>
        <w:t>FCS list</w:t>
      </w:r>
      <w:r w:rsidR="00B80F61" w:rsidRPr="00014FD9">
        <w:rPr>
          <w:rStyle w:val="Strong"/>
          <w:rFonts w:ascii="Aptos" w:eastAsiaTheme="majorEastAsia" w:hAnsi="Aptos"/>
          <w:b w:val="0"/>
          <w:bCs w:val="0"/>
          <w:sz w:val="18"/>
          <w:szCs w:val="18"/>
        </w:rPr>
        <w:t>, which is updated annually</w:t>
      </w:r>
      <w:r w:rsidR="009D77FC" w:rsidRPr="00014FD9">
        <w:rPr>
          <w:rStyle w:val="Strong"/>
          <w:rFonts w:ascii="Aptos" w:eastAsiaTheme="majorEastAsia" w:hAnsi="Aptos"/>
          <w:b w:val="0"/>
          <w:bCs w:val="0"/>
          <w:sz w:val="18"/>
          <w:szCs w:val="18"/>
        </w:rPr>
        <w:t xml:space="preserve"> (see </w:t>
      </w:r>
      <w:hyperlink r:id="rId15" w:history="1">
        <w:r w:rsidR="009D77FC" w:rsidRPr="00014FD9">
          <w:rPr>
            <w:rStyle w:val="Hyperlink"/>
            <w:rFonts w:ascii="Aptos" w:eastAsiaTheme="majorEastAsia" w:hAnsi="Aptos"/>
            <w:sz w:val="18"/>
            <w:szCs w:val="18"/>
          </w:rPr>
          <w:t>https://www.worldbank.org/en/topic/fragilityconflictviolence/brief/classification-of-fragile-and-conflict-affected-situations</w:t>
        </w:r>
      </w:hyperlink>
      <w:r w:rsidR="009D77FC" w:rsidRPr="00014FD9">
        <w:rPr>
          <w:rStyle w:val="Strong"/>
          <w:rFonts w:ascii="Aptos" w:eastAsiaTheme="majorEastAsia" w:hAnsi="Aptos"/>
          <w:b w:val="0"/>
          <w:bCs w:val="0"/>
          <w:sz w:val="18"/>
          <w:szCs w:val="18"/>
        </w:rPr>
        <w:t>)</w:t>
      </w:r>
      <w:r w:rsidRPr="00014FD9">
        <w:rPr>
          <w:rFonts w:ascii="Aptos" w:hAnsi="Aptos"/>
          <w:sz w:val="18"/>
          <w:szCs w:val="18"/>
        </w:rPr>
        <w:t xml:space="preserve">. </w:t>
      </w:r>
      <w:r w:rsidR="00FE1148" w:rsidRPr="00014FD9">
        <w:rPr>
          <w:rFonts w:ascii="Aptos" w:hAnsi="Aptos"/>
          <w:sz w:val="18"/>
          <w:szCs w:val="18"/>
        </w:rPr>
        <w:t>P</w:t>
      </w:r>
      <w:r w:rsidR="00B44B92" w:rsidRPr="00014FD9">
        <w:rPr>
          <w:rFonts w:ascii="Aptos" w:hAnsi="Aptos"/>
          <w:sz w:val="18"/>
          <w:szCs w:val="18"/>
        </w:rPr>
        <w:t>roject</w:t>
      </w:r>
      <w:r w:rsidR="007B722E" w:rsidRPr="00014FD9">
        <w:rPr>
          <w:rFonts w:ascii="Aptos" w:hAnsi="Aptos"/>
          <w:sz w:val="18"/>
          <w:szCs w:val="18"/>
        </w:rPr>
        <w:t>s are coded as FCS</w:t>
      </w:r>
      <w:r w:rsidR="009803DE" w:rsidRPr="00014FD9">
        <w:rPr>
          <w:rFonts w:ascii="Aptos" w:hAnsi="Aptos"/>
          <w:sz w:val="18"/>
          <w:szCs w:val="18"/>
        </w:rPr>
        <w:t xml:space="preserve"> if the country was ever on the World Bank FCS list </w:t>
      </w:r>
      <w:r w:rsidR="00DD2018" w:rsidRPr="00014FD9">
        <w:rPr>
          <w:rFonts w:ascii="Aptos" w:hAnsi="Aptos"/>
          <w:sz w:val="18"/>
          <w:szCs w:val="18"/>
        </w:rPr>
        <w:t xml:space="preserve">between </w:t>
      </w:r>
      <w:r w:rsidR="005D5133" w:rsidRPr="00014FD9">
        <w:rPr>
          <w:rFonts w:ascii="Aptos" w:hAnsi="Aptos"/>
          <w:sz w:val="18"/>
          <w:szCs w:val="18"/>
        </w:rPr>
        <w:t>FY</w:t>
      </w:r>
      <w:r w:rsidR="00FC21A2" w:rsidRPr="00014FD9">
        <w:rPr>
          <w:rFonts w:ascii="Aptos" w:hAnsi="Aptos"/>
          <w:sz w:val="18"/>
          <w:szCs w:val="18"/>
        </w:rPr>
        <w:t>1</w:t>
      </w:r>
      <w:r w:rsidR="009B5657" w:rsidRPr="00014FD9">
        <w:rPr>
          <w:rFonts w:ascii="Aptos" w:hAnsi="Aptos"/>
          <w:sz w:val="18"/>
          <w:szCs w:val="18"/>
        </w:rPr>
        <w:t>5</w:t>
      </w:r>
      <w:r w:rsidR="005D5133" w:rsidRPr="00014FD9">
        <w:rPr>
          <w:rFonts w:ascii="Aptos" w:hAnsi="Aptos"/>
          <w:sz w:val="18"/>
          <w:szCs w:val="18"/>
        </w:rPr>
        <w:t>-FY25</w:t>
      </w:r>
      <w:r w:rsidR="00BD0DD3" w:rsidRPr="00014FD9">
        <w:rPr>
          <w:rFonts w:ascii="Aptos" w:hAnsi="Aptos"/>
          <w:sz w:val="18"/>
          <w:szCs w:val="18"/>
        </w:rPr>
        <w:t>.</w:t>
      </w:r>
      <w:r w:rsidR="007B722E" w:rsidRPr="00014FD9">
        <w:rPr>
          <w:rFonts w:ascii="Aptos" w:hAnsi="Aptos"/>
          <w:sz w:val="18"/>
          <w:szCs w:val="18"/>
        </w:rPr>
        <w:t xml:space="preserve"> </w:t>
      </w:r>
      <w:r w:rsidRPr="00014FD9">
        <w:rPr>
          <w:rFonts w:ascii="Aptos" w:hAnsi="Aptos"/>
          <w:sz w:val="18"/>
          <w:szCs w:val="18"/>
        </w:rPr>
        <w:t>This provides a consistent static classification across the full portfolio</w:t>
      </w:r>
      <w:r w:rsidR="00B53B04" w:rsidRPr="00014FD9">
        <w:rPr>
          <w:rFonts w:ascii="Aptos" w:hAnsi="Aptos"/>
          <w:sz w:val="18"/>
          <w:szCs w:val="18"/>
        </w:rPr>
        <w:t xml:space="preserve">. Future analysis could explore other approaches to FCS classification and disaggregation into conflict versus fragility subsets. </w:t>
      </w:r>
    </w:p>
    <w:p w14:paraId="459E719D" w14:textId="77777777" w:rsidR="000910FE" w:rsidRPr="00014FD9" w:rsidRDefault="000910FE">
      <w:pPr>
        <w:rPr>
          <w:rFonts w:ascii="Aptos" w:hAnsi="Aptos"/>
        </w:rPr>
      </w:pPr>
    </w:p>
    <w:p w14:paraId="23B46512" w14:textId="458134E6" w:rsidR="0075215A" w:rsidRPr="00014FD9" w:rsidRDefault="0075215A" w:rsidP="00B94645">
      <w:pPr>
        <w:pStyle w:val="Heading2"/>
        <w:numPr>
          <w:ilvl w:val="0"/>
          <w:numId w:val="103"/>
        </w:numPr>
        <w:spacing w:after="0" w:afterAutospacing="0"/>
        <w:rPr>
          <w:rFonts w:ascii="Aptos" w:hAnsi="Aptos"/>
        </w:rPr>
      </w:pPr>
      <w:bookmarkStart w:id="79" w:name="_Toc222450690"/>
      <w:r w:rsidRPr="00014FD9">
        <w:rPr>
          <w:rFonts w:ascii="Aptos" w:hAnsi="Aptos"/>
        </w:rPr>
        <w:lastRenderedPageBreak/>
        <w:t>Innovation Patterns in Different Sectors</w:t>
      </w:r>
      <w:bookmarkEnd w:id="79"/>
    </w:p>
    <w:p w14:paraId="491B6DE5" w14:textId="77777777" w:rsidR="001174FC" w:rsidRPr="00014FD9" w:rsidRDefault="001174FC" w:rsidP="00B94645">
      <w:pPr>
        <w:rPr>
          <w:rFonts w:ascii="Aptos" w:hAnsi="Aptos"/>
        </w:rPr>
      </w:pPr>
    </w:p>
    <w:p w14:paraId="7FDE8673" w14:textId="2C06027B" w:rsidR="00BC4307" w:rsidRPr="00014FD9" w:rsidRDefault="000102A8" w:rsidP="000A3020">
      <w:pPr>
        <w:jc w:val="both"/>
        <w:rPr>
          <w:rFonts w:ascii="Aptos" w:hAnsi="Aptos"/>
          <w:sz w:val="22"/>
          <w:szCs w:val="22"/>
        </w:rPr>
      </w:pPr>
      <w:r w:rsidRPr="00014FD9">
        <w:rPr>
          <w:rFonts w:ascii="Aptos" w:hAnsi="Aptos"/>
          <w:b/>
          <w:bCs/>
          <w:sz w:val="22"/>
          <w:szCs w:val="22"/>
        </w:rPr>
        <w:t>C</w:t>
      </w:r>
      <w:r w:rsidR="000C64C2" w:rsidRPr="00014FD9">
        <w:rPr>
          <w:rFonts w:ascii="Aptos" w:hAnsi="Aptos"/>
          <w:b/>
          <w:bCs/>
          <w:sz w:val="22"/>
          <w:szCs w:val="22"/>
        </w:rPr>
        <w:t xml:space="preserve">lear sectoral patterns </w:t>
      </w:r>
      <w:r w:rsidRPr="00014FD9">
        <w:rPr>
          <w:rFonts w:ascii="Aptos" w:hAnsi="Aptos"/>
          <w:b/>
          <w:bCs/>
          <w:sz w:val="22"/>
          <w:szCs w:val="22"/>
        </w:rPr>
        <w:t xml:space="preserve">emerge </w:t>
      </w:r>
      <w:r w:rsidR="000C64C2" w:rsidRPr="00014FD9">
        <w:rPr>
          <w:rFonts w:ascii="Aptos" w:hAnsi="Aptos"/>
          <w:b/>
          <w:bCs/>
          <w:sz w:val="22"/>
          <w:szCs w:val="22"/>
        </w:rPr>
        <w:t xml:space="preserve">in </w:t>
      </w:r>
      <w:r w:rsidR="002F0F46" w:rsidRPr="00014FD9">
        <w:rPr>
          <w:rFonts w:ascii="Aptos" w:hAnsi="Aptos"/>
          <w:b/>
          <w:bCs/>
          <w:sz w:val="22"/>
          <w:szCs w:val="22"/>
        </w:rPr>
        <w:t>innovation intensity of the portfolio</w:t>
      </w:r>
      <w:r w:rsidR="00F24E40" w:rsidRPr="00014FD9">
        <w:rPr>
          <w:rFonts w:ascii="Aptos" w:hAnsi="Aptos"/>
          <w:b/>
          <w:bCs/>
          <w:sz w:val="22"/>
          <w:szCs w:val="22"/>
        </w:rPr>
        <w:t>,</w:t>
      </w:r>
      <w:r w:rsidR="00906613" w:rsidRPr="00014FD9">
        <w:rPr>
          <w:rFonts w:ascii="Aptos" w:hAnsi="Aptos"/>
          <w:b/>
          <w:bCs/>
          <w:sz w:val="22"/>
          <w:szCs w:val="22"/>
        </w:rPr>
        <w:t xml:space="preserve"> with limited spillovers </w:t>
      </w:r>
      <w:r w:rsidRPr="00014FD9">
        <w:rPr>
          <w:rFonts w:ascii="Aptos" w:hAnsi="Aptos"/>
          <w:b/>
          <w:bCs/>
          <w:sz w:val="22"/>
          <w:szCs w:val="22"/>
        </w:rPr>
        <w:t>across sectors</w:t>
      </w:r>
      <w:r w:rsidR="00E06C21" w:rsidRPr="00014FD9">
        <w:rPr>
          <w:rFonts w:ascii="Aptos" w:hAnsi="Aptos"/>
          <w:b/>
          <w:bCs/>
          <w:sz w:val="22"/>
          <w:szCs w:val="22"/>
        </w:rPr>
        <w:t>.</w:t>
      </w:r>
      <w:r w:rsidR="00EF3635" w:rsidRPr="00014FD9">
        <w:rPr>
          <w:rFonts w:ascii="Aptos" w:hAnsi="Aptos"/>
          <w:b/>
          <w:bCs/>
          <w:sz w:val="22"/>
          <w:szCs w:val="22"/>
        </w:rPr>
        <w:t xml:space="preserve"> </w:t>
      </w:r>
      <w:r w:rsidR="00EF50A2" w:rsidRPr="00014FD9">
        <w:rPr>
          <w:rFonts w:ascii="Aptos" w:hAnsi="Aptos"/>
          <w:sz w:val="22"/>
          <w:szCs w:val="22"/>
        </w:rPr>
        <w:t>Table</w:t>
      </w:r>
      <w:r w:rsidR="002178B6" w:rsidRPr="00014FD9">
        <w:rPr>
          <w:rFonts w:ascii="Aptos" w:hAnsi="Aptos"/>
          <w:sz w:val="22"/>
          <w:szCs w:val="22"/>
        </w:rPr>
        <w:t xml:space="preserve"> </w:t>
      </w:r>
      <w:r w:rsidR="0017179F" w:rsidRPr="00014FD9">
        <w:rPr>
          <w:rFonts w:ascii="Aptos" w:hAnsi="Aptos"/>
          <w:sz w:val="22"/>
          <w:szCs w:val="22"/>
        </w:rPr>
        <w:t xml:space="preserve">3.9 </w:t>
      </w:r>
      <w:r w:rsidRPr="00014FD9">
        <w:rPr>
          <w:rFonts w:ascii="Aptos" w:hAnsi="Aptos"/>
          <w:sz w:val="22"/>
          <w:szCs w:val="22"/>
        </w:rPr>
        <w:t>shows</w:t>
      </w:r>
      <w:r w:rsidR="00EF3635" w:rsidRPr="00014FD9">
        <w:rPr>
          <w:rFonts w:ascii="Aptos" w:hAnsi="Aptos"/>
          <w:sz w:val="22"/>
          <w:szCs w:val="22"/>
        </w:rPr>
        <w:t xml:space="preserve"> </w:t>
      </w:r>
      <w:r w:rsidR="00EF50A2" w:rsidRPr="00014FD9">
        <w:rPr>
          <w:rFonts w:ascii="Aptos" w:hAnsi="Aptos"/>
          <w:sz w:val="22"/>
          <w:szCs w:val="22"/>
        </w:rPr>
        <w:t>GPs</w:t>
      </w:r>
      <w:r w:rsidR="00EF3635" w:rsidRPr="00014FD9">
        <w:rPr>
          <w:rFonts w:ascii="Aptos" w:hAnsi="Aptos"/>
          <w:sz w:val="22"/>
          <w:szCs w:val="22"/>
        </w:rPr>
        <w:t xml:space="preserve"> </w:t>
      </w:r>
      <w:r w:rsidRPr="00014FD9">
        <w:rPr>
          <w:rFonts w:ascii="Aptos" w:hAnsi="Aptos"/>
          <w:sz w:val="22"/>
          <w:szCs w:val="22"/>
        </w:rPr>
        <w:t>like</w:t>
      </w:r>
      <w:r w:rsidR="00EF3635" w:rsidRPr="00014FD9">
        <w:rPr>
          <w:rFonts w:ascii="Aptos" w:hAnsi="Aptos"/>
          <w:sz w:val="22"/>
          <w:szCs w:val="22"/>
        </w:rPr>
        <w:t xml:space="preserve"> </w:t>
      </w:r>
      <w:r w:rsidRPr="00014FD9">
        <w:rPr>
          <w:rFonts w:ascii="Aptos" w:hAnsi="Aptos"/>
          <w:sz w:val="22"/>
          <w:szCs w:val="22"/>
        </w:rPr>
        <w:t>Agriculture</w:t>
      </w:r>
      <w:r w:rsidR="002178B6" w:rsidRPr="00014FD9">
        <w:rPr>
          <w:rFonts w:ascii="Aptos" w:hAnsi="Aptos"/>
          <w:sz w:val="22"/>
          <w:szCs w:val="22"/>
        </w:rPr>
        <w:t xml:space="preserve">, </w:t>
      </w:r>
      <w:r w:rsidRPr="00014FD9">
        <w:rPr>
          <w:rFonts w:ascii="Aptos" w:hAnsi="Aptos"/>
          <w:sz w:val="22"/>
          <w:szCs w:val="22"/>
        </w:rPr>
        <w:t>Environment</w:t>
      </w:r>
      <w:r w:rsidR="002178B6" w:rsidRPr="00014FD9">
        <w:rPr>
          <w:rFonts w:ascii="Aptos" w:hAnsi="Aptos"/>
          <w:sz w:val="22"/>
          <w:szCs w:val="22"/>
        </w:rPr>
        <w:t xml:space="preserve">, </w:t>
      </w:r>
      <w:r w:rsidRPr="00014FD9">
        <w:rPr>
          <w:rFonts w:ascii="Aptos" w:hAnsi="Aptos"/>
          <w:sz w:val="22"/>
          <w:szCs w:val="22"/>
        </w:rPr>
        <w:t>H</w:t>
      </w:r>
      <w:r w:rsidR="007A21D9" w:rsidRPr="00014FD9">
        <w:rPr>
          <w:rFonts w:ascii="Aptos" w:hAnsi="Aptos"/>
          <w:sz w:val="22"/>
          <w:szCs w:val="22"/>
        </w:rPr>
        <w:t>ealth</w:t>
      </w:r>
      <w:r w:rsidR="00202791" w:rsidRPr="00014FD9">
        <w:rPr>
          <w:rFonts w:ascii="Aptos" w:hAnsi="Aptos"/>
          <w:sz w:val="22"/>
          <w:szCs w:val="22"/>
        </w:rPr>
        <w:t>, and Digital</w:t>
      </w:r>
      <w:r w:rsidR="009C75DC" w:rsidRPr="00014FD9">
        <w:rPr>
          <w:rFonts w:ascii="Aptos" w:hAnsi="Aptos"/>
          <w:sz w:val="22"/>
          <w:szCs w:val="22"/>
        </w:rPr>
        <w:t xml:space="preserve"> </w:t>
      </w:r>
      <w:r w:rsidR="00EF3635" w:rsidRPr="00014FD9">
        <w:rPr>
          <w:rFonts w:ascii="Aptos" w:hAnsi="Aptos"/>
          <w:sz w:val="22"/>
          <w:szCs w:val="22"/>
        </w:rPr>
        <w:t>have the highest share of projects with</w:t>
      </w:r>
      <w:r w:rsidR="007A21D9" w:rsidRPr="00014FD9">
        <w:rPr>
          <w:rFonts w:ascii="Aptos" w:hAnsi="Aptos"/>
          <w:sz w:val="22"/>
          <w:szCs w:val="22"/>
        </w:rPr>
        <w:t xml:space="preserve"> </w:t>
      </w:r>
      <w:r w:rsidR="00EE33EC" w:rsidRPr="00014FD9">
        <w:rPr>
          <w:rFonts w:ascii="Aptos" w:hAnsi="Aptos"/>
          <w:sz w:val="22"/>
          <w:szCs w:val="22"/>
        </w:rPr>
        <w:t>H</w:t>
      </w:r>
      <w:r w:rsidR="007A21D9" w:rsidRPr="00014FD9">
        <w:rPr>
          <w:rFonts w:ascii="Aptos" w:hAnsi="Aptos"/>
          <w:sz w:val="22"/>
          <w:szCs w:val="22"/>
        </w:rPr>
        <w:t xml:space="preserve">igh </w:t>
      </w:r>
      <w:r w:rsidR="0017179F" w:rsidRPr="00014FD9">
        <w:rPr>
          <w:rFonts w:ascii="Aptos" w:hAnsi="Aptos"/>
          <w:sz w:val="22"/>
          <w:szCs w:val="22"/>
        </w:rPr>
        <w:t xml:space="preserve">+ </w:t>
      </w:r>
      <w:r w:rsidR="00EE33EC" w:rsidRPr="00014FD9">
        <w:rPr>
          <w:rFonts w:ascii="Aptos" w:hAnsi="Aptos"/>
          <w:sz w:val="22"/>
          <w:szCs w:val="22"/>
        </w:rPr>
        <w:t xml:space="preserve">Moderate </w:t>
      </w:r>
      <w:r w:rsidR="00EF3635" w:rsidRPr="00014FD9">
        <w:rPr>
          <w:rFonts w:ascii="Aptos" w:hAnsi="Aptos"/>
          <w:sz w:val="22"/>
          <w:szCs w:val="22"/>
        </w:rPr>
        <w:t xml:space="preserve">innovation </w:t>
      </w:r>
      <w:r w:rsidR="007A21D9" w:rsidRPr="00014FD9">
        <w:rPr>
          <w:rFonts w:ascii="Aptos" w:hAnsi="Aptos"/>
          <w:sz w:val="22"/>
          <w:szCs w:val="22"/>
        </w:rPr>
        <w:t>intensity</w:t>
      </w:r>
      <w:r w:rsidR="00EF3635" w:rsidRPr="00014FD9">
        <w:rPr>
          <w:rFonts w:ascii="Aptos" w:hAnsi="Aptos"/>
          <w:sz w:val="22"/>
          <w:szCs w:val="22"/>
        </w:rPr>
        <w:t>. These often involve technological and operational innovations</w:t>
      </w:r>
      <w:r w:rsidR="0075215A" w:rsidRPr="00014FD9">
        <w:rPr>
          <w:rFonts w:ascii="Aptos" w:hAnsi="Aptos"/>
          <w:sz w:val="22"/>
          <w:szCs w:val="22"/>
        </w:rPr>
        <w:t xml:space="preserve">, </w:t>
      </w:r>
      <w:r w:rsidRPr="00014FD9">
        <w:rPr>
          <w:rFonts w:ascii="Aptos" w:hAnsi="Aptos"/>
          <w:sz w:val="22"/>
          <w:szCs w:val="22"/>
        </w:rPr>
        <w:t>such as</w:t>
      </w:r>
      <w:r w:rsidR="00EF3635" w:rsidRPr="00014FD9">
        <w:rPr>
          <w:rFonts w:ascii="Aptos" w:hAnsi="Aptos"/>
          <w:sz w:val="22"/>
          <w:szCs w:val="22"/>
        </w:rPr>
        <w:t xml:space="preserve"> introduc</w:t>
      </w:r>
      <w:r w:rsidRPr="00014FD9">
        <w:rPr>
          <w:rFonts w:ascii="Aptos" w:hAnsi="Aptos"/>
          <w:sz w:val="22"/>
          <w:szCs w:val="22"/>
        </w:rPr>
        <w:t>ing</w:t>
      </w:r>
      <w:r w:rsidR="00EF3635" w:rsidRPr="00014FD9">
        <w:rPr>
          <w:rFonts w:ascii="Aptos" w:hAnsi="Aptos"/>
          <w:sz w:val="22"/>
          <w:szCs w:val="22"/>
        </w:rPr>
        <w:t xml:space="preserve"> new crop varieties</w:t>
      </w:r>
      <w:r w:rsidR="002178B6" w:rsidRPr="00014FD9">
        <w:rPr>
          <w:rFonts w:ascii="Aptos" w:hAnsi="Aptos"/>
          <w:sz w:val="22"/>
          <w:szCs w:val="22"/>
        </w:rPr>
        <w:t xml:space="preserve"> or </w:t>
      </w:r>
      <w:r w:rsidR="00EF3635" w:rsidRPr="00014FD9">
        <w:rPr>
          <w:rFonts w:ascii="Aptos" w:hAnsi="Aptos"/>
          <w:sz w:val="22"/>
          <w:szCs w:val="22"/>
        </w:rPr>
        <w:t>novel service delivery methods</w:t>
      </w:r>
      <w:r w:rsidR="0075215A" w:rsidRPr="00014FD9">
        <w:rPr>
          <w:rFonts w:ascii="Aptos" w:hAnsi="Aptos"/>
          <w:sz w:val="22"/>
          <w:szCs w:val="22"/>
        </w:rPr>
        <w:t xml:space="preserve">, </w:t>
      </w:r>
      <w:r w:rsidR="00EF3635" w:rsidRPr="00014FD9">
        <w:rPr>
          <w:rFonts w:ascii="Aptos" w:hAnsi="Aptos"/>
          <w:sz w:val="22"/>
          <w:szCs w:val="22"/>
        </w:rPr>
        <w:t>reflecting active experimentation in service delivery and community engagement. Infrastructure-related practices (</w:t>
      </w:r>
      <w:r w:rsidR="00FD431B" w:rsidRPr="00014FD9">
        <w:rPr>
          <w:rFonts w:ascii="Aptos" w:hAnsi="Aptos"/>
          <w:sz w:val="22"/>
          <w:szCs w:val="22"/>
        </w:rPr>
        <w:t xml:space="preserve">Urban, </w:t>
      </w:r>
      <w:r w:rsidRPr="00014FD9">
        <w:rPr>
          <w:rFonts w:ascii="Aptos" w:hAnsi="Aptos"/>
          <w:sz w:val="22"/>
          <w:szCs w:val="22"/>
        </w:rPr>
        <w:t>Water</w:t>
      </w:r>
      <w:r w:rsidR="002178B6" w:rsidRPr="00014FD9">
        <w:rPr>
          <w:rFonts w:ascii="Aptos" w:hAnsi="Aptos"/>
          <w:sz w:val="22"/>
          <w:szCs w:val="22"/>
        </w:rPr>
        <w:t xml:space="preserve">, </w:t>
      </w:r>
      <w:r w:rsidRPr="00014FD9">
        <w:rPr>
          <w:rFonts w:ascii="Aptos" w:hAnsi="Aptos"/>
          <w:sz w:val="22"/>
          <w:szCs w:val="22"/>
        </w:rPr>
        <w:t>Transport</w:t>
      </w:r>
      <w:r w:rsidR="00EF3635" w:rsidRPr="00014FD9">
        <w:rPr>
          <w:rFonts w:ascii="Aptos" w:hAnsi="Aptos"/>
          <w:sz w:val="22"/>
          <w:szCs w:val="22"/>
        </w:rPr>
        <w:t xml:space="preserve">, </w:t>
      </w:r>
      <w:r w:rsidRPr="00014FD9">
        <w:rPr>
          <w:rFonts w:ascii="Aptos" w:hAnsi="Aptos"/>
          <w:sz w:val="22"/>
          <w:szCs w:val="22"/>
        </w:rPr>
        <w:t>Energy</w:t>
      </w:r>
      <w:r w:rsidR="00EF3635" w:rsidRPr="00014FD9">
        <w:rPr>
          <w:rFonts w:ascii="Aptos" w:hAnsi="Aptos"/>
          <w:sz w:val="22"/>
          <w:szCs w:val="22"/>
        </w:rPr>
        <w:t>)</w:t>
      </w:r>
      <w:r w:rsidR="000F4390" w:rsidRPr="00014FD9">
        <w:rPr>
          <w:rFonts w:ascii="Aptos" w:hAnsi="Aptos"/>
          <w:sz w:val="22"/>
          <w:szCs w:val="22"/>
        </w:rPr>
        <w:t xml:space="preserve"> </w:t>
      </w:r>
      <w:r w:rsidR="00EF3635" w:rsidRPr="00014FD9">
        <w:rPr>
          <w:rFonts w:ascii="Aptos" w:hAnsi="Aptos"/>
          <w:sz w:val="22"/>
          <w:szCs w:val="22"/>
        </w:rPr>
        <w:t>show moderate innovation incidence, often tied to engineering or financial innovations</w:t>
      </w:r>
      <w:r w:rsidRPr="00014FD9">
        <w:rPr>
          <w:rFonts w:ascii="Aptos" w:hAnsi="Aptos"/>
          <w:sz w:val="22"/>
          <w:szCs w:val="22"/>
        </w:rPr>
        <w:t xml:space="preserve"> like </w:t>
      </w:r>
      <w:r w:rsidR="00EF3635" w:rsidRPr="00014FD9">
        <w:rPr>
          <w:rFonts w:ascii="Aptos" w:hAnsi="Aptos"/>
          <w:sz w:val="22"/>
          <w:szCs w:val="22"/>
        </w:rPr>
        <w:t>new contracting models</w:t>
      </w:r>
      <w:r w:rsidRPr="00014FD9">
        <w:rPr>
          <w:rFonts w:ascii="Aptos" w:hAnsi="Aptos"/>
          <w:sz w:val="22"/>
          <w:szCs w:val="22"/>
        </w:rPr>
        <w:t xml:space="preserve"> or</w:t>
      </w:r>
      <w:r w:rsidR="00EF3635" w:rsidRPr="00014FD9">
        <w:rPr>
          <w:rFonts w:ascii="Aptos" w:hAnsi="Aptos"/>
          <w:sz w:val="22"/>
          <w:szCs w:val="22"/>
        </w:rPr>
        <w:t xml:space="preserve"> PPPs. In contrast, practices like </w:t>
      </w:r>
      <w:r w:rsidRPr="00014FD9">
        <w:rPr>
          <w:rFonts w:ascii="Aptos" w:hAnsi="Aptos"/>
          <w:sz w:val="22"/>
          <w:szCs w:val="22"/>
        </w:rPr>
        <w:t xml:space="preserve">Macroeconomics </w:t>
      </w:r>
      <w:r w:rsidR="00EF3635" w:rsidRPr="00014FD9">
        <w:rPr>
          <w:rFonts w:ascii="Aptos" w:hAnsi="Aptos"/>
          <w:sz w:val="22"/>
          <w:szCs w:val="22"/>
        </w:rPr>
        <w:t xml:space="preserve">and </w:t>
      </w:r>
      <w:r w:rsidRPr="00014FD9">
        <w:rPr>
          <w:rFonts w:ascii="Aptos" w:hAnsi="Aptos"/>
          <w:sz w:val="22"/>
          <w:szCs w:val="22"/>
        </w:rPr>
        <w:t xml:space="preserve">Governance </w:t>
      </w:r>
      <w:r w:rsidR="00EF3635" w:rsidRPr="00014FD9">
        <w:rPr>
          <w:rFonts w:ascii="Aptos" w:hAnsi="Aptos"/>
          <w:sz w:val="22"/>
          <w:szCs w:val="22"/>
        </w:rPr>
        <w:t xml:space="preserve">seldom explicitly mention innovation in evaluations, possibly because their operations use more traditional approaches or different language to describe change. Notably, the Finance, Competitiveness and Innovation </w:t>
      </w:r>
      <w:r w:rsidR="0017179F" w:rsidRPr="00014FD9">
        <w:rPr>
          <w:rFonts w:ascii="Aptos" w:hAnsi="Aptos"/>
          <w:sz w:val="22"/>
          <w:szCs w:val="22"/>
        </w:rPr>
        <w:t>GP</w:t>
      </w:r>
      <w:r w:rsidRPr="00014FD9">
        <w:rPr>
          <w:rFonts w:ascii="Aptos" w:hAnsi="Aptos"/>
          <w:sz w:val="22"/>
          <w:szCs w:val="22"/>
        </w:rPr>
        <w:t>,</w:t>
      </w:r>
      <w:r w:rsidR="00EF3635" w:rsidRPr="00014FD9">
        <w:rPr>
          <w:rFonts w:ascii="Aptos" w:hAnsi="Aptos"/>
          <w:sz w:val="22"/>
          <w:szCs w:val="22"/>
        </w:rPr>
        <w:t xml:space="preserve"> which by mandate includes</w:t>
      </w:r>
      <w:r w:rsidR="00803784" w:rsidRPr="00014FD9">
        <w:rPr>
          <w:rFonts w:ascii="Aptos" w:hAnsi="Aptos"/>
          <w:sz w:val="22"/>
          <w:szCs w:val="22"/>
        </w:rPr>
        <w:t xml:space="preserve"> support to</w:t>
      </w:r>
      <w:r w:rsidR="00EF3635" w:rsidRPr="00014FD9">
        <w:rPr>
          <w:rFonts w:ascii="Aptos" w:hAnsi="Aptos"/>
          <w:sz w:val="22"/>
          <w:szCs w:val="22"/>
        </w:rPr>
        <w:t xml:space="preserve"> private</w:t>
      </w:r>
      <w:r w:rsidRPr="00014FD9">
        <w:rPr>
          <w:rFonts w:ascii="Aptos" w:hAnsi="Aptos"/>
          <w:sz w:val="22"/>
          <w:szCs w:val="22"/>
        </w:rPr>
        <w:t xml:space="preserve"> </w:t>
      </w:r>
      <w:r w:rsidR="00EF3635" w:rsidRPr="00014FD9">
        <w:rPr>
          <w:rFonts w:ascii="Aptos" w:hAnsi="Aptos"/>
          <w:sz w:val="22"/>
          <w:szCs w:val="22"/>
        </w:rPr>
        <w:t>sector innovation</w:t>
      </w:r>
      <w:r w:rsidRPr="00014FD9">
        <w:rPr>
          <w:rFonts w:ascii="Aptos" w:hAnsi="Aptos"/>
          <w:sz w:val="22"/>
          <w:szCs w:val="22"/>
        </w:rPr>
        <w:t>,</w:t>
      </w:r>
      <w:r w:rsidR="00EF3635" w:rsidRPr="00014FD9">
        <w:rPr>
          <w:rFonts w:ascii="Aptos" w:hAnsi="Aptos"/>
          <w:sz w:val="22"/>
          <w:szCs w:val="22"/>
        </w:rPr>
        <w:t xml:space="preserve"> has</w:t>
      </w:r>
      <w:r w:rsidR="00803784" w:rsidRPr="00014FD9">
        <w:rPr>
          <w:rFonts w:ascii="Aptos" w:hAnsi="Aptos"/>
          <w:sz w:val="22"/>
          <w:szCs w:val="22"/>
        </w:rPr>
        <w:t xml:space="preserve"> only </w:t>
      </w:r>
      <w:r w:rsidR="00B56F37" w:rsidRPr="00014FD9">
        <w:rPr>
          <w:rFonts w:ascii="Aptos" w:hAnsi="Aptos"/>
          <w:sz w:val="22"/>
          <w:szCs w:val="22"/>
        </w:rPr>
        <w:t xml:space="preserve">9 </w:t>
      </w:r>
      <w:r w:rsidR="00803784" w:rsidRPr="00014FD9">
        <w:rPr>
          <w:rFonts w:ascii="Aptos" w:hAnsi="Aptos"/>
          <w:sz w:val="22"/>
          <w:szCs w:val="22"/>
        </w:rPr>
        <w:t>percent</w:t>
      </w:r>
      <w:r w:rsidR="00EF3635" w:rsidRPr="00014FD9">
        <w:rPr>
          <w:rFonts w:ascii="Aptos" w:hAnsi="Aptos"/>
          <w:sz w:val="22"/>
          <w:szCs w:val="22"/>
        </w:rPr>
        <w:t xml:space="preserve"> of projects </w:t>
      </w:r>
      <w:r w:rsidR="00F355CA" w:rsidRPr="00014FD9">
        <w:rPr>
          <w:rFonts w:ascii="Aptos" w:hAnsi="Aptos"/>
          <w:sz w:val="22"/>
          <w:szCs w:val="22"/>
        </w:rPr>
        <w:t>that are</w:t>
      </w:r>
      <w:r w:rsidR="00843CB3" w:rsidRPr="00014FD9">
        <w:rPr>
          <w:rFonts w:ascii="Aptos" w:hAnsi="Aptos"/>
          <w:sz w:val="22"/>
          <w:szCs w:val="22"/>
        </w:rPr>
        <w:t xml:space="preserve"> innovative</w:t>
      </w:r>
      <w:r w:rsidRPr="00014FD9">
        <w:rPr>
          <w:rFonts w:ascii="Aptos" w:hAnsi="Aptos"/>
          <w:sz w:val="22"/>
          <w:szCs w:val="22"/>
        </w:rPr>
        <w:t>.</w:t>
      </w:r>
      <w:r w:rsidR="00843CB3" w:rsidRPr="00014FD9">
        <w:rPr>
          <w:rFonts w:ascii="Aptos" w:hAnsi="Aptos"/>
          <w:sz w:val="22"/>
          <w:szCs w:val="22"/>
        </w:rPr>
        <w:t xml:space="preserve"> </w:t>
      </w:r>
      <w:r w:rsidRPr="00014FD9">
        <w:rPr>
          <w:rFonts w:ascii="Aptos" w:hAnsi="Aptos"/>
          <w:sz w:val="22"/>
          <w:szCs w:val="22"/>
        </w:rPr>
        <w:t>Thus, there might be</w:t>
      </w:r>
      <w:r w:rsidR="00EF3635" w:rsidRPr="00014FD9">
        <w:rPr>
          <w:rFonts w:ascii="Aptos" w:hAnsi="Aptos"/>
          <w:sz w:val="22"/>
          <w:szCs w:val="22"/>
        </w:rPr>
        <w:t xml:space="preserve"> a potential disconnect in learning capture, where innovative activities occur but are not explicitly documented as “innovations” in evaluation reports, possibly due to lack of a common definition or emphasis in reporting.</w:t>
      </w:r>
      <w:r w:rsidR="00347925" w:rsidRPr="00014FD9">
        <w:rPr>
          <w:rFonts w:ascii="Aptos" w:hAnsi="Aptos"/>
          <w:sz w:val="22"/>
          <w:szCs w:val="22"/>
        </w:rPr>
        <w:t xml:space="preserve"> </w:t>
      </w:r>
    </w:p>
    <w:p w14:paraId="39C25E94" w14:textId="77777777" w:rsidR="00BE2E8D" w:rsidRPr="00014FD9" w:rsidRDefault="00BE2E8D" w:rsidP="244FAC12">
      <w:pPr>
        <w:jc w:val="both"/>
        <w:rPr>
          <w:rFonts w:ascii="Aptos" w:hAnsi="Aptos"/>
          <w:sz w:val="22"/>
          <w:szCs w:val="22"/>
        </w:rPr>
      </w:pPr>
    </w:p>
    <w:p w14:paraId="5F411AD6" w14:textId="73CEE02E" w:rsidR="57C00E66" w:rsidRPr="00014FD9" w:rsidRDefault="00EF50A2" w:rsidP="00014FD9">
      <w:pPr>
        <w:pStyle w:val="Title"/>
        <w:rPr>
          <w:rFonts w:ascii="Aptos" w:hAnsi="Aptos"/>
        </w:rPr>
      </w:pPr>
      <w:r w:rsidRPr="00014FD9">
        <w:rPr>
          <w:rFonts w:ascii="Aptos" w:hAnsi="Aptos"/>
        </w:rPr>
        <w:t xml:space="preserve"> </w:t>
      </w:r>
      <w:r w:rsidR="0017179F" w:rsidRPr="00014FD9">
        <w:rPr>
          <w:rFonts w:ascii="Aptos" w:hAnsi="Aptos"/>
        </w:rPr>
        <w:t>3.9</w:t>
      </w:r>
      <w:r w:rsidR="001058E2" w:rsidRPr="00014FD9">
        <w:rPr>
          <w:rFonts w:ascii="Aptos" w:hAnsi="Aptos"/>
        </w:rPr>
        <w:t>.</w:t>
      </w:r>
      <w:r w:rsidR="00977B39" w:rsidRPr="00014FD9">
        <w:rPr>
          <w:rFonts w:ascii="Aptos" w:hAnsi="Aptos"/>
        </w:rPr>
        <w:t xml:space="preserve"> </w:t>
      </w:r>
      <w:r w:rsidR="00B262FD" w:rsidRPr="00014FD9">
        <w:rPr>
          <w:rFonts w:ascii="Aptos" w:hAnsi="Aptos"/>
        </w:rPr>
        <w:t xml:space="preserve">Sectoral </w:t>
      </w:r>
      <w:r w:rsidR="00370CC8" w:rsidRPr="00014FD9">
        <w:rPr>
          <w:rFonts w:ascii="Aptos" w:hAnsi="Aptos"/>
        </w:rPr>
        <w:t>P</w:t>
      </w:r>
      <w:r w:rsidR="00B262FD" w:rsidRPr="00014FD9">
        <w:rPr>
          <w:rFonts w:ascii="Aptos" w:hAnsi="Aptos"/>
        </w:rPr>
        <w:t xml:space="preserve">atterns of </w:t>
      </w:r>
      <w:r w:rsidR="00370CC8" w:rsidRPr="00014FD9">
        <w:rPr>
          <w:rFonts w:ascii="Aptos" w:hAnsi="Aptos"/>
        </w:rPr>
        <w:t>I</w:t>
      </w:r>
      <w:r w:rsidR="00B262FD" w:rsidRPr="00014FD9">
        <w:rPr>
          <w:rFonts w:ascii="Aptos" w:hAnsi="Aptos"/>
        </w:rPr>
        <w:t>nnovation</w:t>
      </w:r>
      <w:r w:rsidR="000102A8" w:rsidRPr="00014FD9">
        <w:rPr>
          <w:rFonts w:ascii="Aptos" w:hAnsi="Aptos"/>
        </w:rPr>
        <w:t xml:space="preserve"> in </w:t>
      </w:r>
      <w:r w:rsidR="00BE2E8D" w:rsidRPr="00014FD9">
        <w:rPr>
          <w:rFonts w:ascii="Aptos" w:hAnsi="Aptos"/>
        </w:rPr>
        <w:t>GPs</w:t>
      </w:r>
      <w:r w:rsidR="00B04210" w:rsidRPr="00014FD9">
        <w:rPr>
          <w:rFonts w:ascii="Aptos" w:hAnsi="Apto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96"/>
        <w:gridCol w:w="1006"/>
        <w:gridCol w:w="2898"/>
        <w:gridCol w:w="1816"/>
      </w:tblGrid>
      <w:tr w:rsidR="57C00E66" w:rsidRPr="00014FD9" w14:paraId="502A0283" w14:textId="77777777" w:rsidTr="00014FD9">
        <w:trPr>
          <w:trHeight w:val="285"/>
        </w:trPr>
        <w:tc>
          <w:tcPr>
            <w:tcW w:w="3667" w:type="dxa"/>
            <w:tcMar>
              <w:top w:w="15" w:type="dxa"/>
              <w:left w:w="15" w:type="dxa"/>
              <w:right w:w="15" w:type="dxa"/>
            </w:tcMar>
          </w:tcPr>
          <w:p w14:paraId="3EAEF101" w14:textId="3C9F0BE7"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GP</w:t>
            </w:r>
          </w:p>
        </w:tc>
        <w:tc>
          <w:tcPr>
            <w:tcW w:w="1040" w:type="dxa"/>
            <w:tcMar>
              <w:top w:w="15" w:type="dxa"/>
              <w:left w:w="15" w:type="dxa"/>
              <w:right w:w="15" w:type="dxa"/>
            </w:tcMar>
          </w:tcPr>
          <w:p w14:paraId="221C83DA" w14:textId="6709AA64"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All Projects</w:t>
            </w:r>
          </w:p>
        </w:tc>
        <w:tc>
          <w:tcPr>
            <w:tcW w:w="3336" w:type="dxa"/>
            <w:tcMar>
              <w:top w:w="15" w:type="dxa"/>
              <w:left w:w="15" w:type="dxa"/>
              <w:right w:w="15" w:type="dxa"/>
            </w:tcMar>
          </w:tcPr>
          <w:p w14:paraId="1F236640" w14:textId="1738D44F"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High + Moderate Innovative Projects</w:t>
            </w:r>
          </w:p>
        </w:tc>
        <w:tc>
          <w:tcPr>
            <w:tcW w:w="2037" w:type="dxa"/>
            <w:tcMar>
              <w:top w:w="15" w:type="dxa"/>
              <w:left w:w="15" w:type="dxa"/>
              <w:right w:w="15" w:type="dxa"/>
            </w:tcMar>
          </w:tcPr>
          <w:p w14:paraId="5079DD38" w14:textId="29AE3664"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 of Sectoral Portfolio</w:t>
            </w:r>
          </w:p>
        </w:tc>
      </w:tr>
      <w:tr w:rsidR="57C00E66" w:rsidRPr="00014FD9" w14:paraId="15CE4858" w14:textId="77777777" w:rsidTr="00014FD9">
        <w:trPr>
          <w:trHeight w:val="285"/>
        </w:trPr>
        <w:tc>
          <w:tcPr>
            <w:tcW w:w="3667" w:type="dxa"/>
            <w:tcMar>
              <w:top w:w="15" w:type="dxa"/>
              <w:left w:w="15" w:type="dxa"/>
              <w:right w:w="15" w:type="dxa"/>
            </w:tcMar>
            <w:vAlign w:val="bottom"/>
          </w:tcPr>
          <w:p w14:paraId="4097F911" w14:textId="0E49D73C"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Agriculture and Food</w:t>
            </w:r>
          </w:p>
        </w:tc>
        <w:tc>
          <w:tcPr>
            <w:tcW w:w="1040" w:type="dxa"/>
            <w:tcMar>
              <w:top w:w="15" w:type="dxa"/>
              <w:left w:w="15" w:type="dxa"/>
              <w:right w:w="15" w:type="dxa"/>
            </w:tcMar>
            <w:vAlign w:val="bottom"/>
          </w:tcPr>
          <w:p w14:paraId="53A51597" w14:textId="39A3303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483</w:t>
            </w:r>
          </w:p>
        </w:tc>
        <w:tc>
          <w:tcPr>
            <w:tcW w:w="3336" w:type="dxa"/>
            <w:tcMar>
              <w:top w:w="15" w:type="dxa"/>
              <w:left w:w="15" w:type="dxa"/>
              <w:right w:w="15" w:type="dxa"/>
            </w:tcMar>
            <w:vAlign w:val="bottom"/>
          </w:tcPr>
          <w:p w14:paraId="23AB1531" w14:textId="486D40B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113</w:t>
            </w:r>
          </w:p>
        </w:tc>
        <w:tc>
          <w:tcPr>
            <w:tcW w:w="2037" w:type="dxa"/>
            <w:tcMar>
              <w:top w:w="15" w:type="dxa"/>
              <w:left w:w="15" w:type="dxa"/>
              <w:right w:w="15" w:type="dxa"/>
            </w:tcMar>
            <w:vAlign w:val="bottom"/>
          </w:tcPr>
          <w:p w14:paraId="68735E69" w14:textId="0FAB6D1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23.4%</w:t>
            </w:r>
          </w:p>
        </w:tc>
      </w:tr>
      <w:tr w:rsidR="57C00E66" w:rsidRPr="00014FD9" w14:paraId="30A10A56" w14:textId="77777777" w:rsidTr="00014FD9">
        <w:trPr>
          <w:trHeight w:val="285"/>
        </w:trPr>
        <w:tc>
          <w:tcPr>
            <w:tcW w:w="3667" w:type="dxa"/>
            <w:tcMar>
              <w:top w:w="15" w:type="dxa"/>
              <w:left w:w="15" w:type="dxa"/>
              <w:right w:w="15" w:type="dxa"/>
            </w:tcMar>
            <w:vAlign w:val="bottom"/>
          </w:tcPr>
          <w:p w14:paraId="2C1EDCDB" w14:textId="11B8E96C"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Environment</w:t>
            </w:r>
          </w:p>
        </w:tc>
        <w:tc>
          <w:tcPr>
            <w:tcW w:w="1040" w:type="dxa"/>
            <w:tcMar>
              <w:top w:w="15" w:type="dxa"/>
              <w:left w:w="15" w:type="dxa"/>
              <w:right w:w="15" w:type="dxa"/>
            </w:tcMar>
            <w:vAlign w:val="bottom"/>
          </w:tcPr>
          <w:p w14:paraId="4730F41B" w14:textId="3916BCD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538</w:t>
            </w:r>
          </w:p>
        </w:tc>
        <w:tc>
          <w:tcPr>
            <w:tcW w:w="3336" w:type="dxa"/>
            <w:tcMar>
              <w:top w:w="15" w:type="dxa"/>
              <w:left w:w="15" w:type="dxa"/>
              <w:right w:w="15" w:type="dxa"/>
            </w:tcMar>
            <w:vAlign w:val="bottom"/>
          </w:tcPr>
          <w:p w14:paraId="727172CA" w14:textId="13A8301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98</w:t>
            </w:r>
          </w:p>
        </w:tc>
        <w:tc>
          <w:tcPr>
            <w:tcW w:w="2037" w:type="dxa"/>
            <w:tcMar>
              <w:top w:w="15" w:type="dxa"/>
              <w:left w:w="15" w:type="dxa"/>
              <w:right w:w="15" w:type="dxa"/>
            </w:tcMar>
            <w:vAlign w:val="bottom"/>
          </w:tcPr>
          <w:p w14:paraId="25457F54" w14:textId="7B9A5A04"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18.2%</w:t>
            </w:r>
          </w:p>
        </w:tc>
      </w:tr>
      <w:tr w:rsidR="57C00E66" w:rsidRPr="00014FD9" w14:paraId="12FB7DD1" w14:textId="77777777" w:rsidTr="00014FD9">
        <w:trPr>
          <w:trHeight w:val="285"/>
        </w:trPr>
        <w:tc>
          <w:tcPr>
            <w:tcW w:w="3667" w:type="dxa"/>
            <w:tcMar>
              <w:top w:w="15" w:type="dxa"/>
              <w:left w:w="15" w:type="dxa"/>
              <w:right w:w="15" w:type="dxa"/>
            </w:tcMar>
            <w:vAlign w:val="bottom"/>
          </w:tcPr>
          <w:p w14:paraId="3F390D21" w14:textId="25C86835"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Health, Nutrition and Population</w:t>
            </w:r>
          </w:p>
        </w:tc>
        <w:tc>
          <w:tcPr>
            <w:tcW w:w="1040" w:type="dxa"/>
            <w:tcMar>
              <w:top w:w="15" w:type="dxa"/>
              <w:left w:w="15" w:type="dxa"/>
              <w:right w:w="15" w:type="dxa"/>
            </w:tcMar>
            <w:vAlign w:val="bottom"/>
          </w:tcPr>
          <w:p w14:paraId="0D5C1757" w14:textId="33B1FA6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540</w:t>
            </w:r>
          </w:p>
        </w:tc>
        <w:tc>
          <w:tcPr>
            <w:tcW w:w="3336" w:type="dxa"/>
            <w:tcMar>
              <w:top w:w="15" w:type="dxa"/>
              <w:left w:w="15" w:type="dxa"/>
              <w:right w:w="15" w:type="dxa"/>
            </w:tcMar>
            <w:vAlign w:val="bottom"/>
          </w:tcPr>
          <w:p w14:paraId="42577CB5" w14:textId="5B32BE3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94</w:t>
            </w:r>
          </w:p>
        </w:tc>
        <w:tc>
          <w:tcPr>
            <w:tcW w:w="2037" w:type="dxa"/>
            <w:tcMar>
              <w:top w:w="15" w:type="dxa"/>
              <w:left w:w="15" w:type="dxa"/>
              <w:right w:w="15" w:type="dxa"/>
            </w:tcMar>
            <w:vAlign w:val="bottom"/>
          </w:tcPr>
          <w:p w14:paraId="650A835C" w14:textId="3C4A51F8"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17.4%</w:t>
            </w:r>
          </w:p>
        </w:tc>
      </w:tr>
      <w:tr w:rsidR="57C00E66" w:rsidRPr="00014FD9" w14:paraId="71D3A71D" w14:textId="77777777" w:rsidTr="00014FD9">
        <w:trPr>
          <w:trHeight w:val="285"/>
        </w:trPr>
        <w:tc>
          <w:tcPr>
            <w:tcW w:w="3667" w:type="dxa"/>
            <w:tcMar>
              <w:top w:w="15" w:type="dxa"/>
              <w:left w:w="15" w:type="dxa"/>
              <w:right w:w="15" w:type="dxa"/>
            </w:tcMar>
            <w:vAlign w:val="bottom"/>
          </w:tcPr>
          <w:p w14:paraId="5C4935CD" w14:textId="0AD50369"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Digital Development</w:t>
            </w:r>
          </w:p>
        </w:tc>
        <w:tc>
          <w:tcPr>
            <w:tcW w:w="1040" w:type="dxa"/>
            <w:tcMar>
              <w:top w:w="15" w:type="dxa"/>
              <w:left w:w="15" w:type="dxa"/>
              <w:right w:w="15" w:type="dxa"/>
            </w:tcMar>
            <w:vAlign w:val="bottom"/>
          </w:tcPr>
          <w:p w14:paraId="0B9E99C7" w14:textId="05B69D2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24</w:t>
            </w:r>
          </w:p>
        </w:tc>
        <w:tc>
          <w:tcPr>
            <w:tcW w:w="3336" w:type="dxa"/>
            <w:tcMar>
              <w:top w:w="15" w:type="dxa"/>
              <w:left w:w="15" w:type="dxa"/>
              <w:right w:w="15" w:type="dxa"/>
            </w:tcMar>
            <w:vAlign w:val="bottom"/>
          </w:tcPr>
          <w:p w14:paraId="472C2FD5" w14:textId="2C07CA96"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w:t>
            </w:r>
          </w:p>
        </w:tc>
        <w:tc>
          <w:tcPr>
            <w:tcW w:w="2037" w:type="dxa"/>
            <w:tcMar>
              <w:top w:w="15" w:type="dxa"/>
              <w:left w:w="15" w:type="dxa"/>
              <w:right w:w="15" w:type="dxa"/>
            </w:tcMar>
            <w:vAlign w:val="bottom"/>
          </w:tcPr>
          <w:p w14:paraId="35BA87D2" w14:textId="7324EF1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16.7%</w:t>
            </w:r>
          </w:p>
        </w:tc>
      </w:tr>
      <w:tr w:rsidR="57C00E66" w:rsidRPr="00014FD9" w14:paraId="13A84556" w14:textId="77777777" w:rsidTr="00014FD9">
        <w:trPr>
          <w:trHeight w:val="285"/>
        </w:trPr>
        <w:tc>
          <w:tcPr>
            <w:tcW w:w="3667" w:type="dxa"/>
            <w:tcMar>
              <w:top w:w="15" w:type="dxa"/>
              <w:left w:w="15" w:type="dxa"/>
              <w:right w:w="15" w:type="dxa"/>
            </w:tcMar>
            <w:vAlign w:val="bottom"/>
          </w:tcPr>
          <w:p w14:paraId="65913553" w14:textId="70A2A5BD"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Urban, Resilience and Land</w:t>
            </w:r>
          </w:p>
        </w:tc>
        <w:tc>
          <w:tcPr>
            <w:tcW w:w="1040" w:type="dxa"/>
            <w:tcMar>
              <w:top w:w="15" w:type="dxa"/>
              <w:left w:w="15" w:type="dxa"/>
              <w:right w:w="15" w:type="dxa"/>
            </w:tcMar>
            <w:vAlign w:val="bottom"/>
          </w:tcPr>
          <w:p w14:paraId="2CCC7D9C" w14:textId="0D2BA0A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902</w:t>
            </w:r>
          </w:p>
        </w:tc>
        <w:tc>
          <w:tcPr>
            <w:tcW w:w="3336" w:type="dxa"/>
            <w:tcMar>
              <w:top w:w="15" w:type="dxa"/>
              <w:left w:w="15" w:type="dxa"/>
              <w:right w:w="15" w:type="dxa"/>
            </w:tcMar>
            <w:vAlign w:val="bottom"/>
          </w:tcPr>
          <w:p w14:paraId="182F6830" w14:textId="2E2DA09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138</w:t>
            </w:r>
          </w:p>
        </w:tc>
        <w:tc>
          <w:tcPr>
            <w:tcW w:w="2037" w:type="dxa"/>
            <w:tcMar>
              <w:top w:w="15" w:type="dxa"/>
              <w:left w:w="15" w:type="dxa"/>
              <w:right w:w="15" w:type="dxa"/>
            </w:tcMar>
            <w:vAlign w:val="bottom"/>
          </w:tcPr>
          <w:p w14:paraId="6DAC01EF" w14:textId="51D004D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15.3%</w:t>
            </w:r>
          </w:p>
        </w:tc>
      </w:tr>
      <w:tr w:rsidR="57C00E66" w:rsidRPr="00014FD9" w14:paraId="17AEC844" w14:textId="77777777" w:rsidTr="00014FD9">
        <w:trPr>
          <w:trHeight w:val="285"/>
        </w:trPr>
        <w:tc>
          <w:tcPr>
            <w:tcW w:w="3667" w:type="dxa"/>
            <w:tcMar>
              <w:top w:w="15" w:type="dxa"/>
              <w:left w:w="15" w:type="dxa"/>
              <w:right w:w="15" w:type="dxa"/>
            </w:tcMar>
            <w:vAlign w:val="bottom"/>
          </w:tcPr>
          <w:p w14:paraId="2EA68831" w14:textId="1C228711"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Water</w:t>
            </w:r>
          </w:p>
        </w:tc>
        <w:tc>
          <w:tcPr>
            <w:tcW w:w="1040" w:type="dxa"/>
            <w:tcMar>
              <w:top w:w="15" w:type="dxa"/>
              <w:left w:w="15" w:type="dxa"/>
              <w:right w:w="15" w:type="dxa"/>
            </w:tcMar>
            <w:vAlign w:val="bottom"/>
          </w:tcPr>
          <w:p w14:paraId="1B970322" w14:textId="6A8067A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563</w:t>
            </w:r>
          </w:p>
        </w:tc>
        <w:tc>
          <w:tcPr>
            <w:tcW w:w="3336" w:type="dxa"/>
            <w:tcMar>
              <w:top w:w="15" w:type="dxa"/>
              <w:left w:w="15" w:type="dxa"/>
              <w:right w:w="15" w:type="dxa"/>
            </w:tcMar>
            <w:vAlign w:val="bottom"/>
          </w:tcPr>
          <w:p w14:paraId="7BA2F8ED" w14:textId="5544495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86</w:t>
            </w:r>
          </w:p>
        </w:tc>
        <w:tc>
          <w:tcPr>
            <w:tcW w:w="2037" w:type="dxa"/>
            <w:tcMar>
              <w:top w:w="15" w:type="dxa"/>
              <w:left w:w="15" w:type="dxa"/>
              <w:right w:w="15" w:type="dxa"/>
            </w:tcMar>
            <w:vAlign w:val="bottom"/>
          </w:tcPr>
          <w:p w14:paraId="68F4F945" w14:textId="4525ED3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15.3%</w:t>
            </w:r>
          </w:p>
        </w:tc>
      </w:tr>
      <w:tr w:rsidR="57C00E66" w:rsidRPr="00014FD9" w14:paraId="6A694332" w14:textId="77777777" w:rsidTr="00014FD9">
        <w:trPr>
          <w:trHeight w:val="285"/>
        </w:trPr>
        <w:tc>
          <w:tcPr>
            <w:tcW w:w="3667" w:type="dxa"/>
            <w:tcMar>
              <w:top w:w="15" w:type="dxa"/>
              <w:left w:w="15" w:type="dxa"/>
              <w:right w:w="15" w:type="dxa"/>
            </w:tcMar>
            <w:vAlign w:val="bottom"/>
          </w:tcPr>
          <w:p w14:paraId="107D9C80" w14:textId="5BC004AB"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Social Sustainability and Inclusion</w:t>
            </w:r>
          </w:p>
        </w:tc>
        <w:tc>
          <w:tcPr>
            <w:tcW w:w="1040" w:type="dxa"/>
            <w:tcMar>
              <w:top w:w="15" w:type="dxa"/>
              <w:left w:w="15" w:type="dxa"/>
              <w:right w:w="15" w:type="dxa"/>
            </w:tcMar>
            <w:vAlign w:val="bottom"/>
          </w:tcPr>
          <w:p w14:paraId="205C59BE" w14:textId="4BE6F85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28</w:t>
            </w:r>
          </w:p>
        </w:tc>
        <w:tc>
          <w:tcPr>
            <w:tcW w:w="3336" w:type="dxa"/>
            <w:tcMar>
              <w:top w:w="15" w:type="dxa"/>
              <w:left w:w="15" w:type="dxa"/>
              <w:right w:w="15" w:type="dxa"/>
            </w:tcMar>
            <w:vAlign w:val="bottom"/>
          </w:tcPr>
          <w:p w14:paraId="3C95C6E5" w14:textId="61FA5798"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w:t>
            </w:r>
          </w:p>
        </w:tc>
        <w:tc>
          <w:tcPr>
            <w:tcW w:w="2037" w:type="dxa"/>
            <w:tcMar>
              <w:top w:w="15" w:type="dxa"/>
              <w:left w:w="15" w:type="dxa"/>
              <w:right w:w="15" w:type="dxa"/>
            </w:tcMar>
            <w:vAlign w:val="bottom"/>
          </w:tcPr>
          <w:p w14:paraId="24C33F60" w14:textId="246432F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14.3%</w:t>
            </w:r>
          </w:p>
        </w:tc>
      </w:tr>
      <w:tr w:rsidR="57C00E66" w:rsidRPr="00014FD9" w14:paraId="511B5EF9" w14:textId="77777777" w:rsidTr="00014FD9">
        <w:trPr>
          <w:trHeight w:val="285"/>
        </w:trPr>
        <w:tc>
          <w:tcPr>
            <w:tcW w:w="3667" w:type="dxa"/>
            <w:tcMar>
              <w:top w:w="15" w:type="dxa"/>
              <w:left w:w="15" w:type="dxa"/>
              <w:right w:w="15" w:type="dxa"/>
            </w:tcMar>
            <w:vAlign w:val="bottom"/>
          </w:tcPr>
          <w:p w14:paraId="11D2862A" w14:textId="63C20597"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Transport</w:t>
            </w:r>
          </w:p>
        </w:tc>
        <w:tc>
          <w:tcPr>
            <w:tcW w:w="1040" w:type="dxa"/>
            <w:tcMar>
              <w:top w:w="15" w:type="dxa"/>
              <w:left w:w="15" w:type="dxa"/>
              <w:right w:w="15" w:type="dxa"/>
            </w:tcMar>
            <w:vAlign w:val="bottom"/>
          </w:tcPr>
          <w:p w14:paraId="7BEB192D" w14:textId="1F23A47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696</w:t>
            </w:r>
          </w:p>
        </w:tc>
        <w:tc>
          <w:tcPr>
            <w:tcW w:w="3336" w:type="dxa"/>
            <w:tcMar>
              <w:top w:w="15" w:type="dxa"/>
              <w:left w:w="15" w:type="dxa"/>
              <w:right w:w="15" w:type="dxa"/>
            </w:tcMar>
            <w:vAlign w:val="bottom"/>
          </w:tcPr>
          <w:p w14:paraId="182200C0" w14:textId="2AA7A97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94</w:t>
            </w:r>
          </w:p>
        </w:tc>
        <w:tc>
          <w:tcPr>
            <w:tcW w:w="2037" w:type="dxa"/>
            <w:tcMar>
              <w:top w:w="15" w:type="dxa"/>
              <w:left w:w="15" w:type="dxa"/>
              <w:right w:w="15" w:type="dxa"/>
            </w:tcMar>
            <w:vAlign w:val="bottom"/>
          </w:tcPr>
          <w:p w14:paraId="6068C711" w14:textId="27D0BF0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13.5%</w:t>
            </w:r>
          </w:p>
        </w:tc>
      </w:tr>
      <w:tr w:rsidR="57C00E66" w:rsidRPr="00014FD9" w14:paraId="1D376153" w14:textId="77777777" w:rsidTr="00014FD9">
        <w:trPr>
          <w:trHeight w:val="285"/>
        </w:trPr>
        <w:tc>
          <w:tcPr>
            <w:tcW w:w="3667" w:type="dxa"/>
            <w:tcMar>
              <w:top w:w="15" w:type="dxa"/>
              <w:left w:w="15" w:type="dxa"/>
              <w:right w:w="15" w:type="dxa"/>
            </w:tcMar>
            <w:vAlign w:val="bottom"/>
          </w:tcPr>
          <w:p w14:paraId="3A77BC7A" w14:textId="7FD26713"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Social Protection and Jobs</w:t>
            </w:r>
          </w:p>
        </w:tc>
        <w:tc>
          <w:tcPr>
            <w:tcW w:w="1040" w:type="dxa"/>
            <w:tcMar>
              <w:top w:w="15" w:type="dxa"/>
              <w:left w:w="15" w:type="dxa"/>
              <w:right w:w="15" w:type="dxa"/>
            </w:tcMar>
            <w:vAlign w:val="bottom"/>
          </w:tcPr>
          <w:p w14:paraId="2ACEE1CA" w14:textId="0FB5420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419</w:t>
            </w:r>
          </w:p>
        </w:tc>
        <w:tc>
          <w:tcPr>
            <w:tcW w:w="3336" w:type="dxa"/>
            <w:tcMar>
              <w:top w:w="15" w:type="dxa"/>
              <w:left w:w="15" w:type="dxa"/>
              <w:right w:w="15" w:type="dxa"/>
            </w:tcMar>
            <w:vAlign w:val="bottom"/>
          </w:tcPr>
          <w:p w14:paraId="5B6EA64E" w14:textId="005F904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53</w:t>
            </w:r>
          </w:p>
        </w:tc>
        <w:tc>
          <w:tcPr>
            <w:tcW w:w="2037" w:type="dxa"/>
            <w:tcMar>
              <w:top w:w="15" w:type="dxa"/>
              <w:left w:w="15" w:type="dxa"/>
              <w:right w:w="15" w:type="dxa"/>
            </w:tcMar>
            <w:vAlign w:val="bottom"/>
          </w:tcPr>
          <w:p w14:paraId="73A24ACE" w14:textId="76E6A264"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12.6%</w:t>
            </w:r>
          </w:p>
        </w:tc>
      </w:tr>
      <w:tr w:rsidR="57C00E66" w:rsidRPr="00014FD9" w14:paraId="51E7CE09" w14:textId="77777777" w:rsidTr="00014FD9">
        <w:trPr>
          <w:trHeight w:val="285"/>
        </w:trPr>
        <w:tc>
          <w:tcPr>
            <w:tcW w:w="3667" w:type="dxa"/>
            <w:tcMar>
              <w:top w:w="15" w:type="dxa"/>
              <w:left w:w="15" w:type="dxa"/>
              <w:right w:w="15" w:type="dxa"/>
            </w:tcMar>
            <w:vAlign w:val="bottom"/>
          </w:tcPr>
          <w:p w14:paraId="2E5A82A6" w14:textId="59CEF7DA"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Education</w:t>
            </w:r>
          </w:p>
        </w:tc>
        <w:tc>
          <w:tcPr>
            <w:tcW w:w="1040" w:type="dxa"/>
            <w:tcMar>
              <w:top w:w="15" w:type="dxa"/>
              <w:left w:w="15" w:type="dxa"/>
              <w:right w:w="15" w:type="dxa"/>
            </w:tcMar>
            <w:vAlign w:val="bottom"/>
          </w:tcPr>
          <w:p w14:paraId="04ACAF6B" w14:textId="7BAAA93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672</w:t>
            </w:r>
          </w:p>
        </w:tc>
        <w:tc>
          <w:tcPr>
            <w:tcW w:w="3336" w:type="dxa"/>
            <w:tcMar>
              <w:top w:w="15" w:type="dxa"/>
              <w:left w:w="15" w:type="dxa"/>
              <w:right w:w="15" w:type="dxa"/>
            </w:tcMar>
            <w:vAlign w:val="bottom"/>
          </w:tcPr>
          <w:p w14:paraId="5272FD86" w14:textId="372F298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82</w:t>
            </w:r>
          </w:p>
        </w:tc>
        <w:tc>
          <w:tcPr>
            <w:tcW w:w="2037" w:type="dxa"/>
            <w:tcMar>
              <w:top w:w="15" w:type="dxa"/>
              <w:left w:w="15" w:type="dxa"/>
              <w:right w:w="15" w:type="dxa"/>
            </w:tcMar>
            <w:vAlign w:val="bottom"/>
          </w:tcPr>
          <w:p w14:paraId="2FF7317E" w14:textId="60A5241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12.2%</w:t>
            </w:r>
          </w:p>
        </w:tc>
      </w:tr>
      <w:tr w:rsidR="57C00E66" w:rsidRPr="00014FD9" w14:paraId="6DACCE92" w14:textId="77777777" w:rsidTr="00014FD9">
        <w:trPr>
          <w:trHeight w:val="285"/>
        </w:trPr>
        <w:tc>
          <w:tcPr>
            <w:tcW w:w="3667" w:type="dxa"/>
            <w:tcMar>
              <w:top w:w="15" w:type="dxa"/>
              <w:left w:w="15" w:type="dxa"/>
              <w:right w:w="15" w:type="dxa"/>
            </w:tcMar>
            <w:vAlign w:val="bottom"/>
          </w:tcPr>
          <w:p w14:paraId="26B4BF6D" w14:textId="4F8338EF"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Energy and Extractives</w:t>
            </w:r>
          </w:p>
        </w:tc>
        <w:tc>
          <w:tcPr>
            <w:tcW w:w="1040" w:type="dxa"/>
            <w:tcMar>
              <w:top w:w="15" w:type="dxa"/>
              <w:left w:w="15" w:type="dxa"/>
              <w:right w:w="15" w:type="dxa"/>
            </w:tcMar>
            <w:vAlign w:val="bottom"/>
          </w:tcPr>
          <w:p w14:paraId="7BC39146" w14:textId="725688D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622</w:t>
            </w:r>
          </w:p>
        </w:tc>
        <w:tc>
          <w:tcPr>
            <w:tcW w:w="3336" w:type="dxa"/>
            <w:tcMar>
              <w:top w:w="15" w:type="dxa"/>
              <w:left w:w="15" w:type="dxa"/>
              <w:right w:w="15" w:type="dxa"/>
            </w:tcMar>
            <w:vAlign w:val="bottom"/>
          </w:tcPr>
          <w:p w14:paraId="0E6AA877" w14:textId="12C3EE0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75</w:t>
            </w:r>
          </w:p>
        </w:tc>
        <w:tc>
          <w:tcPr>
            <w:tcW w:w="2037" w:type="dxa"/>
            <w:tcMar>
              <w:top w:w="15" w:type="dxa"/>
              <w:left w:w="15" w:type="dxa"/>
              <w:right w:w="15" w:type="dxa"/>
            </w:tcMar>
            <w:vAlign w:val="bottom"/>
          </w:tcPr>
          <w:p w14:paraId="17E45D9D" w14:textId="79A4295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12.1%</w:t>
            </w:r>
          </w:p>
        </w:tc>
      </w:tr>
      <w:tr w:rsidR="57C00E66" w:rsidRPr="00014FD9" w14:paraId="663BA78D" w14:textId="77777777" w:rsidTr="00014FD9">
        <w:trPr>
          <w:trHeight w:val="285"/>
        </w:trPr>
        <w:tc>
          <w:tcPr>
            <w:tcW w:w="3667" w:type="dxa"/>
            <w:tcMar>
              <w:top w:w="15" w:type="dxa"/>
              <w:left w:w="15" w:type="dxa"/>
              <w:right w:w="15" w:type="dxa"/>
            </w:tcMar>
            <w:vAlign w:val="bottom"/>
          </w:tcPr>
          <w:p w14:paraId="5A41B94B" w14:textId="43D23137"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Finance, Competitiveness and Innovation</w:t>
            </w:r>
          </w:p>
        </w:tc>
        <w:tc>
          <w:tcPr>
            <w:tcW w:w="1040" w:type="dxa"/>
            <w:tcMar>
              <w:top w:w="15" w:type="dxa"/>
              <w:left w:w="15" w:type="dxa"/>
              <w:right w:w="15" w:type="dxa"/>
            </w:tcMar>
            <w:vAlign w:val="bottom"/>
          </w:tcPr>
          <w:p w14:paraId="3D116D73" w14:textId="5728CC4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586</w:t>
            </w:r>
          </w:p>
        </w:tc>
        <w:tc>
          <w:tcPr>
            <w:tcW w:w="3336" w:type="dxa"/>
            <w:tcMar>
              <w:top w:w="15" w:type="dxa"/>
              <w:left w:w="15" w:type="dxa"/>
              <w:right w:w="15" w:type="dxa"/>
            </w:tcMar>
            <w:vAlign w:val="bottom"/>
          </w:tcPr>
          <w:p w14:paraId="66583E3D" w14:textId="2F076C38"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52</w:t>
            </w:r>
          </w:p>
        </w:tc>
        <w:tc>
          <w:tcPr>
            <w:tcW w:w="2037" w:type="dxa"/>
            <w:tcMar>
              <w:top w:w="15" w:type="dxa"/>
              <w:left w:w="15" w:type="dxa"/>
              <w:right w:w="15" w:type="dxa"/>
            </w:tcMar>
            <w:vAlign w:val="bottom"/>
          </w:tcPr>
          <w:p w14:paraId="5606901D" w14:textId="35DADD7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8.9%</w:t>
            </w:r>
          </w:p>
        </w:tc>
      </w:tr>
      <w:tr w:rsidR="57C00E66" w:rsidRPr="00014FD9" w14:paraId="0790C3DA" w14:textId="77777777" w:rsidTr="00014FD9">
        <w:trPr>
          <w:trHeight w:val="285"/>
        </w:trPr>
        <w:tc>
          <w:tcPr>
            <w:tcW w:w="3667" w:type="dxa"/>
            <w:tcMar>
              <w:top w:w="15" w:type="dxa"/>
              <w:left w:w="15" w:type="dxa"/>
              <w:right w:w="15" w:type="dxa"/>
            </w:tcMar>
            <w:vAlign w:val="bottom"/>
          </w:tcPr>
          <w:p w14:paraId="209DE2B4" w14:textId="5FC7E3D0"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Poverty and Equity</w:t>
            </w:r>
          </w:p>
        </w:tc>
        <w:tc>
          <w:tcPr>
            <w:tcW w:w="1040" w:type="dxa"/>
            <w:tcMar>
              <w:top w:w="15" w:type="dxa"/>
              <w:left w:w="15" w:type="dxa"/>
              <w:right w:w="15" w:type="dxa"/>
            </w:tcMar>
            <w:vAlign w:val="bottom"/>
          </w:tcPr>
          <w:p w14:paraId="2C5680FB" w14:textId="3F5E3A7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38</w:t>
            </w:r>
          </w:p>
        </w:tc>
        <w:tc>
          <w:tcPr>
            <w:tcW w:w="3336" w:type="dxa"/>
            <w:tcMar>
              <w:top w:w="15" w:type="dxa"/>
              <w:left w:w="15" w:type="dxa"/>
              <w:right w:w="15" w:type="dxa"/>
            </w:tcMar>
            <w:vAlign w:val="bottom"/>
          </w:tcPr>
          <w:p w14:paraId="45DC4C75" w14:textId="604726B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w:t>
            </w:r>
          </w:p>
        </w:tc>
        <w:tc>
          <w:tcPr>
            <w:tcW w:w="2037" w:type="dxa"/>
            <w:tcMar>
              <w:top w:w="15" w:type="dxa"/>
              <w:left w:w="15" w:type="dxa"/>
              <w:right w:w="15" w:type="dxa"/>
            </w:tcMar>
            <w:vAlign w:val="bottom"/>
          </w:tcPr>
          <w:p w14:paraId="0909C41C" w14:textId="3CFB673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7.9%</w:t>
            </w:r>
          </w:p>
        </w:tc>
      </w:tr>
      <w:tr w:rsidR="57C00E66" w:rsidRPr="00014FD9" w14:paraId="7EB9E424" w14:textId="77777777" w:rsidTr="00014FD9">
        <w:trPr>
          <w:trHeight w:val="285"/>
        </w:trPr>
        <w:tc>
          <w:tcPr>
            <w:tcW w:w="3667" w:type="dxa"/>
            <w:tcMar>
              <w:top w:w="15" w:type="dxa"/>
              <w:left w:w="15" w:type="dxa"/>
              <w:right w:w="15" w:type="dxa"/>
            </w:tcMar>
            <w:vAlign w:val="bottom"/>
          </w:tcPr>
          <w:p w14:paraId="6659D78A" w14:textId="55BC4A38"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Governance</w:t>
            </w:r>
          </w:p>
        </w:tc>
        <w:tc>
          <w:tcPr>
            <w:tcW w:w="1040" w:type="dxa"/>
            <w:tcMar>
              <w:top w:w="15" w:type="dxa"/>
              <w:left w:w="15" w:type="dxa"/>
              <w:right w:w="15" w:type="dxa"/>
            </w:tcMar>
            <w:vAlign w:val="bottom"/>
          </w:tcPr>
          <w:p w14:paraId="63AB85A6" w14:textId="1515AC9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518</w:t>
            </w:r>
          </w:p>
        </w:tc>
        <w:tc>
          <w:tcPr>
            <w:tcW w:w="3336" w:type="dxa"/>
            <w:tcMar>
              <w:top w:w="15" w:type="dxa"/>
              <w:left w:w="15" w:type="dxa"/>
              <w:right w:w="15" w:type="dxa"/>
            </w:tcMar>
            <w:vAlign w:val="bottom"/>
          </w:tcPr>
          <w:p w14:paraId="7D45F8FC" w14:textId="1851733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w:t>
            </w:r>
          </w:p>
        </w:tc>
        <w:tc>
          <w:tcPr>
            <w:tcW w:w="2037" w:type="dxa"/>
            <w:tcMar>
              <w:top w:w="15" w:type="dxa"/>
              <w:left w:w="15" w:type="dxa"/>
              <w:right w:w="15" w:type="dxa"/>
            </w:tcMar>
            <w:vAlign w:val="bottom"/>
          </w:tcPr>
          <w:p w14:paraId="23B27F7C" w14:textId="45C4394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7.5%</w:t>
            </w:r>
          </w:p>
        </w:tc>
      </w:tr>
      <w:tr w:rsidR="57C00E66" w:rsidRPr="00014FD9" w14:paraId="68F99524" w14:textId="77777777" w:rsidTr="00014FD9">
        <w:trPr>
          <w:trHeight w:val="285"/>
        </w:trPr>
        <w:tc>
          <w:tcPr>
            <w:tcW w:w="3667" w:type="dxa"/>
            <w:tcMar>
              <w:top w:w="15" w:type="dxa"/>
              <w:left w:w="15" w:type="dxa"/>
              <w:right w:w="15" w:type="dxa"/>
            </w:tcMar>
            <w:vAlign w:val="bottom"/>
          </w:tcPr>
          <w:p w14:paraId="51F886EA" w14:textId="2C61315B"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Macroeconomics, Trade and Investment</w:t>
            </w:r>
          </w:p>
        </w:tc>
        <w:tc>
          <w:tcPr>
            <w:tcW w:w="1040" w:type="dxa"/>
            <w:tcMar>
              <w:top w:w="15" w:type="dxa"/>
              <w:left w:w="15" w:type="dxa"/>
              <w:right w:w="15" w:type="dxa"/>
            </w:tcMar>
            <w:vAlign w:val="bottom"/>
          </w:tcPr>
          <w:p w14:paraId="0FE767BC" w14:textId="69E8258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790</w:t>
            </w:r>
          </w:p>
        </w:tc>
        <w:tc>
          <w:tcPr>
            <w:tcW w:w="3336" w:type="dxa"/>
            <w:tcMar>
              <w:top w:w="15" w:type="dxa"/>
              <w:left w:w="15" w:type="dxa"/>
              <w:right w:w="15" w:type="dxa"/>
            </w:tcMar>
            <w:vAlign w:val="bottom"/>
          </w:tcPr>
          <w:p w14:paraId="4A56FA67" w14:textId="39B5235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25</w:t>
            </w:r>
          </w:p>
        </w:tc>
        <w:tc>
          <w:tcPr>
            <w:tcW w:w="2037" w:type="dxa"/>
            <w:tcMar>
              <w:top w:w="15" w:type="dxa"/>
              <w:left w:w="15" w:type="dxa"/>
              <w:right w:w="15" w:type="dxa"/>
            </w:tcMar>
            <w:vAlign w:val="bottom"/>
          </w:tcPr>
          <w:p w14:paraId="5E6F9C6A" w14:textId="0FE8C27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3.2%</w:t>
            </w:r>
          </w:p>
        </w:tc>
      </w:tr>
    </w:tbl>
    <w:p w14:paraId="26B7D755" w14:textId="077A0BFA" w:rsidR="00BE2E8D" w:rsidRPr="00014FD9" w:rsidRDefault="00BE2E8D" w:rsidP="000A3020">
      <w:pPr>
        <w:jc w:val="both"/>
        <w:rPr>
          <w:rFonts w:ascii="Aptos" w:hAnsi="Aptos"/>
          <w:sz w:val="18"/>
          <w:szCs w:val="18"/>
        </w:rPr>
      </w:pPr>
      <w:r w:rsidRPr="00014FD9">
        <w:rPr>
          <w:rFonts w:ascii="Aptos" w:hAnsi="Aptos"/>
          <w:i/>
          <w:iCs/>
          <w:color w:val="000000" w:themeColor="text1"/>
          <w:sz w:val="18"/>
          <w:szCs w:val="18"/>
        </w:rPr>
        <w:t>Note:</w:t>
      </w:r>
      <w:r w:rsidRPr="00014FD9">
        <w:rPr>
          <w:rFonts w:ascii="Aptos" w:hAnsi="Aptos"/>
          <w:b/>
          <w:bCs/>
          <w:color w:val="000000" w:themeColor="text1"/>
          <w:sz w:val="18"/>
          <w:szCs w:val="18"/>
        </w:rPr>
        <w:t xml:space="preserve"> </w:t>
      </w:r>
      <w:r w:rsidRPr="00014FD9">
        <w:rPr>
          <w:rFonts w:ascii="Aptos" w:hAnsi="Aptos"/>
          <w:sz w:val="18"/>
          <w:szCs w:val="18"/>
        </w:rPr>
        <w:t>Sectors with very low representation (below 1 percent of total sectoral portfolio) are not shown in this table and in the following analyses, as their small sample sizes do not allow for meaningful interpretation.</w:t>
      </w:r>
    </w:p>
    <w:p w14:paraId="626A3BD9" w14:textId="77777777" w:rsidR="00BE2E8D" w:rsidRPr="00014FD9" w:rsidRDefault="00BE2E8D" w:rsidP="000A3020">
      <w:pPr>
        <w:jc w:val="both"/>
        <w:rPr>
          <w:rFonts w:ascii="Aptos" w:hAnsi="Aptos"/>
          <w:b/>
          <w:bCs/>
          <w:color w:val="000000" w:themeColor="text1"/>
          <w:sz w:val="22"/>
          <w:szCs w:val="22"/>
        </w:rPr>
      </w:pPr>
    </w:p>
    <w:p w14:paraId="21CE7974" w14:textId="09DBC415" w:rsidR="00537984" w:rsidRPr="00014FD9" w:rsidRDefault="56719D5F" w:rsidP="000A3020">
      <w:pPr>
        <w:jc w:val="both"/>
        <w:rPr>
          <w:rFonts w:ascii="Aptos" w:hAnsi="Aptos"/>
          <w:color w:val="000000" w:themeColor="text1"/>
          <w:sz w:val="22"/>
          <w:szCs w:val="22"/>
        </w:rPr>
      </w:pPr>
      <w:r w:rsidRPr="00014FD9">
        <w:rPr>
          <w:rFonts w:ascii="Aptos" w:hAnsi="Aptos"/>
          <w:b/>
          <w:bCs/>
          <w:color w:val="000000" w:themeColor="text1"/>
          <w:sz w:val="22"/>
          <w:szCs w:val="22"/>
        </w:rPr>
        <w:t>Innovations tend to remain siloed within certain sectors</w:t>
      </w:r>
      <w:r w:rsidR="1A6754D3" w:rsidRPr="00014FD9">
        <w:rPr>
          <w:rFonts w:ascii="Aptos" w:hAnsi="Aptos"/>
          <w:b/>
          <w:bCs/>
          <w:color w:val="000000" w:themeColor="text1"/>
          <w:sz w:val="22"/>
          <w:szCs w:val="22"/>
        </w:rPr>
        <w:t xml:space="preserve"> and </w:t>
      </w:r>
      <w:r w:rsidR="65A0761E" w:rsidRPr="00014FD9">
        <w:rPr>
          <w:rFonts w:ascii="Aptos" w:hAnsi="Aptos"/>
          <w:b/>
          <w:bCs/>
          <w:color w:val="000000" w:themeColor="text1"/>
          <w:sz w:val="22"/>
          <w:szCs w:val="22"/>
        </w:rPr>
        <w:t>GPs</w:t>
      </w:r>
      <w:r w:rsidRPr="00014FD9">
        <w:rPr>
          <w:rFonts w:ascii="Aptos" w:hAnsi="Aptos"/>
          <w:b/>
          <w:bCs/>
          <w:color w:val="000000" w:themeColor="text1"/>
          <w:sz w:val="22"/>
          <w:szCs w:val="22"/>
        </w:rPr>
        <w:t>, though some have diffused across regions when knowledge-sharing mechanisms function effectively</w:t>
      </w:r>
      <w:r w:rsidR="005E5332" w:rsidRPr="00014FD9">
        <w:rPr>
          <w:rFonts w:ascii="Aptos" w:hAnsi="Aptos"/>
          <w:b/>
          <w:bCs/>
          <w:color w:val="000000" w:themeColor="text1"/>
          <w:sz w:val="22"/>
          <w:szCs w:val="22"/>
        </w:rPr>
        <w:t xml:space="preserve"> (Box 3.1)</w:t>
      </w:r>
      <w:r w:rsidRPr="00014FD9">
        <w:rPr>
          <w:rFonts w:ascii="Aptos" w:hAnsi="Aptos"/>
          <w:b/>
          <w:bCs/>
          <w:color w:val="000000" w:themeColor="text1"/>
          <w:sz w:val="22"/>
          <w:szCs w:val="22"/>
        </w:rPr>
        <w:t xml:space="preserve">. </w:t>
      </w:r>
      <w:r w:rsidRPr="00014FD9">
        <w:rPr>
          <w:rFonts w:ascii="Aptos" w:hAnsi="Aptos"/>
          <w:color w:val="000000" w:themeColor="text1"/>
          <w:sz w:val="22"/>
          <w:szCs w:val="22"/>
        </w:rPr>
        <w:t xml:space="preserve">For instance, innovative financing schemes (like output-based aid or catastrophe bonds) might appear in only one practice’s projects and not mentioned </w:t>
      </w:r>
      <w:r w:rsidR="1A6754D3" w:rsidRPr="00014FD9">
        <w:rPr>
          <w:rFonts w:ascii="Aptos" w:hAnsi="Aptos"/>
          <w:color w:val="000000" w:themeColor="text1"/>
          <w:sz w:val="22"/>
          <w:szCs w:val="22"/>
        </w:rPr>
        <w:t>elsewhere</w:t>
      </w:r>
      <w:r w:rsidRPr="00014FD9">
        <w:rPr>
          <w:rFonts w:ascii="Aptos" w:hAnsi="Aptos"/>
          <w:color w:val="000000" w:themeColor="text1"/>
          <w:sz w:val="22"/>
          <w:szCs w:val="22"/>
        </w:rPr>
        <w:t xml:space="preserve">. Several evaluations lament limited cross-sector fertilization, saying that the </w:t>
      </w:r>
      <w:r w:rsidR="1A6754D3" w:rsidRPr="00014FD9">
        <w:rPr>
          <w:rFonts w:ascii="Aptos" w:hAnsi="Aptos"/>
          <w:color w:val="000000" w:themeColor="text1"/>
          <w:sz w:val="22"/>
          <w:szCs w:val="22"/>
        </w:rPr>
        <w:t xml:space="preserve">World </w:t>
      </w:r>
      <w:r w:rsidRPr="00014FD9">
        <w:rPr>
          <w:rFonts w:ascii="Aptos" w:hAnsi="Aptos"/>
          <w:color w:val="000000" w:themeColor="text1"/>
          <w:sz w:val="22"/>
          <w:szCs w:val="22"/>
        </w:rPr>
        <w:t xml:space="preserve">Bank needs to share global and </w:t>
      </w:r>
      <w:r w:rsidRPr="00014FD9">
        <w:rPr>
          <w:rFonts w:ascii="Aptos" w:hAnsi="Aptos"/>
          <w:color w:val="000000" w:themeColor="text1"/>
          <w:sz w:val="22"/>
          <w:szCs w:val="22"/>
        </w:rPr>
        <w:lastRenderedPageBreak/>
        <w:t>cross-sectoral experience more productively on common challenges.</w:t>
      </w:r>
      <w:r w:rsidR="00A45C7E" w:rsidRPr="00014FD9">
        <w:rPr>
          <w:rStyle w:val="FootnoteReference"/>
          <w:rFonts w:ascii="Aptos" w:hAnsi="Aptos"/>
          <w:color w:val="000000" w:themeColor="text1"/>
          <w:sz w:val="22"/>
          <w:szCs w:val="22"/>
        </w:rPr>
        <w:footnoteReference w:id="16"/>
      </w:r>
      <w:r w:rsidRPr="00014FD9">
        <w:rPr>
          <w:rFonts w:ascii="Aptos" w:hAnsi="Aptos"/>
          <w:color w:val="000000" w:themeColor="text1"/>
          <w:sz w:val="22"/>
          <w:szCs w:val="22"/>
        </w:rPr>
        <w:t xml:space="preserve"> The lack of a systematic process </w:t>
      </w:r>
      <w:r w:rsidR="06DD5CF0" w:rsidRPr="00014FD9">
        <w:rPr>
          <w:rFonts w:ascii="Aptos" w:hAnsi="Aptos"/>
          <w:color w:val="000000" w:themeColor="text1"/>
          <w:sz w:val="22"/>
          <w:szCs w:val="22"/>
        </w:rPr>
        <w:t xml:space="preserve">for </w:t>
      </w:r>
      <w:r w:rsidRPr="00014FD9">
        <w:rPr>
          <w:rFonts w:ascii="Aptos" w:hAnsi="Aptos"/>
          <w:color w:val="000000" w:themeColor="text1"/>
          <w:sz w:val="22"/>
          <w:szCs w:val="22"/>
        </w:rPr>
        <w:t>transfer</w:t>
      </w:r>
      <w:r w:rsidR="06DD5CF0" w:rsidRPr="00014FD9">
        <w:rPr>
          <w:rFonts w:ascii="Aptos" w:hAnsi="Aptos"/>
          <w:color w:val="000000" w:themeColor="text1"/>
          <w:sz w:val="22"/>
          <w:szCs w:val="22"/>
        </w:rPr>
        <w:t>ring</w:t>
      </w:r>
      <w:r w:rsidRPr="00014FD9">
        <w:rPr>
          <w:rFonts w:ascii="Aptos" w:hAnsi="Aptos"/>
          <w:color w:val="000000" w:themeColor="text1"/>
          <w:sz w:val="22"/>
          <w:szCs w:val="22"/>
        </w:rPr>
        <w:t xml:space="preserve"> lessons means diffusion can be person-dependent or serendipitous. </w:t>
      </w:r>
    </w:p>
    <w:p w14:paraId="69530A20" w14:textId="77777777" w:rsidR="00BE2E8D" w:rsidRPr="00014FD9" w:rsidRDefault="00BE2E8D" w:rsidP="244FAC12">
      <w:pPr>
        <w:jc w:val="both"/>
        <w:rPr>
          <w:rFonts w:ascii="Aptos" w:hAnsi="Aptos"/>
          <w:color w:val="000000" w:themeColor="text1"/>
          <w:sz w:val="22"/>
          <w:szCs w:val="22"/>
        </w:rPr>
      </w:pPr>
    </w:p>
    <w:p w14:paraId="636A1361" w14:textId="3C6A51E3" w:rsidR="00244151" w:rsidRPr="00014FD9" w:rsidRDefault="00B70DC2" w:rsidP="244FAC12">
      <w:pPr>
        <w:jc w:val="both"/>
        <w:rPr>
          <w:rFonts w:ascii="Aptos" w:hAnsi="Aptos"/>
          <w:sz w:val="22"/>
          <w:szCs w:val="22"/>
        </w:rPr>
      </w:pPr>
      <w:r w:rsidRPr="00014FD9">
        <w:rPr>
          <w:rFonts w:ascii="Aptos" w:hAnsi="Aptos"/>
          <w:b/>
          <w:bCs/>
          <w:sz w:val="22"/>
          <w:szCs w:val="22"/>
        </w:rPr>
        <w:t>S</w:t>
      </w:r>
      <w:r w:rsidR="002178B6" w:rsidRPr="00014FD9">
        <w:rPr>
          <w:rFonts w:ascii="Aptos" w:hAnsi="Aptos"/>
          <w:b/>
          <w:bCs/>
          <w:sz w:val="22"/>
          <w:szCs w:val="22"/>
        </w:rPr>
        <w:t>ectoral innovation patterns have also shifted</w:t>
      </w:r>
      <w:r w:rsidR="000102A8" w:rsidRPr="00014FD9">
        <w:rPr>
          <w:rFonts w:ascii="Aptos" w:hAnsi="Aptos"/>
          <w:b/>
          <w:bCs/>
          <w:sz w:val="22"/>
          <w:szCs w:val="22"/>
        </w:rPr>
        <w:t xml:space="preserve"> across </w:t>
      </w:r>
      <w:r w:rsidR="001D7DEC" w:rsidRPr="00014FD9">
        <w:rPr>
          <w:rFonts w:ascii="Aptos" w:hAnsi="Aptos"/>
          <w:b/>
          <w:bCs/>
          <w:sz w:val="22"/>
          <w:szCs w:val="22"/>
        </w:rPr>
        <w:t>GPs</w:t>
      </w:r>
      <w:r w:rsidRPr="00014FD9">
        <w:rPr>
          <w:rFonts w:ascii="Aptos" w:hAnsi="Aptos"/>
          <w:b/>
          <w:bCs/>
          <w:sz w:val="22"/>
          <w:szCs w:val="22"/>
        </w:rPr>
        <w:t xml:space="preserve"> over time</w:t>
      </w:r>
      <w:r w:rsidR="00357E96" w:rsidRPr="00014FD9">
        <w:rPr>
          <w:rFonts w:ascii="Aptos" w:hAnsi="Aptos"/>
          <w:sz w:val="22"/>
          <w:szCs w:val="22"/>
        </w:rPr>
        <w:t xml:space="preserve"> </w:t>
      </w:r>
      <w:r w:rsidR="00357E96" w:rsidRPr="00014FD9">
        <w:rPr>
          <w:rFonts w:ascii="Aptos" w:hAnsi="Aptos"/>
          <w:b/>
          <w:bCs/>
          <w:sz w:val="22"/>
          <w:szCs w:val="22"/>
        </w:rPr>
        <w:t xml:space="preserve">(Figure </w:t>
      </w:r>
      <w:r w:rsidR="000675BE" w:rsidRPr="00014FD9">
        <w:rPr>
          <w:rFonts w:ascii="Aptos" w:hAnsi="Aptos"/>
          <w:b/>
          <w:bCs/>
          <w:sz w:val="22"/>
          <w:szCs w:val="22"/>
        </w:rPr>
        <w:t>3.3</w:t>
      </w:r>
      <w:r w:rsidR="00357E96" w:rsidRPr="00014FD9">
        <w:rPr>
          <w:rFonts w:ascii="Aptos" w:hAnsi="Aptos"/>
          <w:b/>
          <w:bCs/>
          <w:sz w:val="22"/>
          <w:szCs w:val="22"/>
        </w:rPr>
        <w:t>)</w:t>
      </w:r>
      <w:r w:rsidR="002178B6" w:rsidRPr="00014FD9">
        <w:rPr>
          <w:rFonts w:ascii="Aptos" w:hAnsi="Aptos"/>
          <w:b/>
          <w:bCs/>
          <w:sz w:val="22"/>
          <w:szCs w:val="22"/>
        </w:rPr>
        <w:t>.</w:t>
      </w:r>
      <w:r w:rsidR="00937108" w:rsidRPr="00014FD9">
        <w:rPr>
          <w:rStyle w:val="FootnoteReference"/>
          <w:rFonts w:ascii="Aptos" w:hAnsi="Aptos"/>
          <w:b/>
          <w:bCs/>
          <w:sz w:val="22"/>
          <w:szCs w:val="22"/>
        </w:rPr>
        <w:footnoteReference w:id="17"/>
      </w:r>
      <w:r w:rsidR="00244151" w:rsidRPr="00014FD9">
        <w:rPr>
          <w:rFonts w:ascii="Aptos" w:hAnsi="Aptos"/>
          <w:b/>
          <w:bCs/>
          <w:sz w:val="22"/>
          <w:szCs w:val="22"/>
        </w:rPr>
        <w:t xml:space="preserve"> </w:t>
      </w:r>
      <w:r w:rsidR="00244151" w:rsidRPr="00014FD9">
        <w:rPr>
          <w:rFonts w:ascii="Aptos" w:hAnsi="Aptos"/>
          <w:sz w:val="22"/>
          <w:szCs w:val="22"/>
        </w:rPr>
        <w:t>Overall, between 1998-2007 and today, the share of innovative projects has accelerated most significantly in Social Protection and Jobs (+25 percentage points)</w:t>
      </w:r>
      <w:r w:rsidR="00B53244" w:rsidRPr="00014FD9">
        <w:rPr>
          <w:rFonts w:ascii="Aptos" w:hAnsi="Aptos"/>
          <w:sz w:val="22"/>
          <w:szCs w:val="22"/>
        </w:rPr>
        <w:t xml:space="preserve"> and </w:t>
      </w:r>
      <w:r w:rsidR="00244151" w:rsidRPr="00014FD9">
        <w:rPr>
          <w:rFonts w:ascii="Aptos" w:hAnsi="Aptos"/>
          <w:sz w:val="22"/>
          <w:szCs w:val="22"/>
        </w:rPr>
        <w:t xml:space="preserve">Agriculture and Food (+19 pp). Looking specifically at the period between 1998–2007 and 2008–2017, Agriculture and Food </w:t>
      </w:r>
      <w:proofErr w:type="gramStart"/>
      <w:r w:rsidR="00244151" w:rsidRPr="00014FD9">
        <w:rPr>
          <w:rFonts w:ascii="Aptos" w:hAnsi="Aptos"/>
          <w:sz w:val="22"/>
          <w:szCs w:val="22"/>
        </w:rPr>
        <w:t>shows</w:t>
      </w:r>
      <w:proofErr w:type="gramEnd"/>
      <w:r w:rsidR="00244151" w:rsidRPr="00014FD9">
        <w:rPr>
          <w:rFonts w:ascii="Aptos" w:hAnsi="Aptos"/>
          <w:sz w:val="22"/>
          <w:szCs w:val="22"/>
        </w:rPr>
        <w:t xml:space="preserve"> the strongest early jump in innovation (+15 pp), followed by notable increases in</w:t>
      </w:r>
      <w:r w:rsidR="00B53244" w:rsidRPr="00014FD9">
        <w:rPr>
          <w:rFonts w:ascii="Aptos" w:hAnsi="Aptos"/>
          <w:sz w:val="22"/>
          <w:szCs w:val="22"/>
        </w:rPr>
        <w:t xml:space="preserve"> Environment (+</w:t>
      </w:r>
      <w:r w:rsidR="00314531" w:rsidRPr="00014FD9">
        <w:rPr>
          <w:rFonts w:ascii="Aptos" w:hAnsi="Aptos"/>
          <w:sz w:val="22"/>
          <w:szCs w:val="22"/>
        </w:rPr>
        <w:t>9 pp) and</w:t>
      </w:r>
      <w:r w:rsidR="00244151" w:rsidRPr="00014FD9">
        <w:rPr>
          <w:rFonts w:ascii="Aptos" w:hAnsi="Aptos"/>
          <w:sz w:val="22"/>
          <w:szCs w:val="22"/>
        </w:rPr>
        <w:t xml:space="preserve"> Social Protection</w:t>
      </w:r>
      <w:r w:rsidR="00314531" w:rsidRPr="00014FD9">
        <w:rPr>
          <w:rFonts w:ascii="Aptos" w:hAnsi="Aptos"/>
          <w:sz w:val="22"/>
          <w:szCs w:val="22"/>
        </w:rPr>
        <w:t xml:space="preserve"> and Jobs (+8 pp). </w:t>
      </w:r>
      <w:r w:rsidR="00244151" w:rsidRPr="00014FD9">
        <w:rPr>
          <w:rFonts w:ascii="Aptos" w:hAnsi="Aptos"/>
          <w:sz w:val="22"/>
          <w:szCs w:val="22"/>
        </w:rPr>
        <w:t>Meanwhile, the second period between 2008–2017 and 2018–2025 is driven most strongly by Social Protection and Jobs (+17 pp), with Urban, Resilience and Land</w:t>
      </w:r>
      <w:r w:rsidR="00314531" w:rsidRPr="00014FD9">
        <w:rPr>
          <w:rFonts w:ascii="Aptos" w:hAnsi="Aptos"/>
          <w:sz w:val="22"/>
          <w:szCs w:val="22"/>
        </w:rPr>
        <w:t xml:space="preserve"> (</w:t>
      </w:r>
      <w:r w:rsidR="004B5736" w:rsidRPr="00014FD9">
        <w:rPr>
          <w:rFonts w:ascii="Aptos" w:hAnsi="Aptos"/>
          <w:sz w:val="22"/>
          <w:szCs w:val="22"/>
        </w:rPr>
        <w:t>+9 pp)</w:t>
      </w:r>
      <w:r w:rsidR="00244151" w:rsidRPr="00014FD9">
        <w:rPr>
          <w:rFonts w:ascii="Aptos" w:hAnsi="Aptos"/>
          <w:sz w:val="22"/>
          <w:szCs w:val="22"/>
        </w:rPr>
        <w:t>, Health, Nutrition and Population</w:t>
      </w:r>
      <w:r w:rsidR="004B5736" w:rsidRPr="00014FD9">
        <w:rPr>
          <w:rFonts w:ascii="Aptos" w:hAnsi="Aptos"/>
          <w:sz w:val="22"/>
          <w:szCs w:val="22"/>
        </w:rPr>
        <w:t xml:space="preserve"> (+7 pp)</w:t>
      </w:r>
      <w:r w:rsidR="00244151" w:rsidRPr="00014FD9">
        <w:rPr>
          <w:rFonts w:ascii="Aptos" w:hAnsi="Aptos"/>
          <w:sz w:val="22"/>
          <w:szCs w:val="22"/>
        </w:rPr>
        <w:t xml:space="preserve">, </w:t>
      </w:r>
      <w:r w:rsidR="00912EE7" w:rsidRPr="00014FD9">
        <w:rPr>
          <w:rFonts w:ascii="Aptos" w:hAnsi="Aptos"/>
          <w:sz w:val="22"/>
          <w:szCs w:val="22"/>
        </w:rPr>
        <w:t>Energy (+</w:t>
      </w:r>
      <w:r w:rsidR="00BC6F23" w:rsidRPr="00014FD9">
        <w:rPr>
          <w:rFonts w:ascii="Aptos" w:hAnsi="Aptos"/>
          <w:sz w:val="22"/>
          <w:szCs w:val="22"/>
        </w:rPr>
        <w:t xml:space="preserve">6 pp) and </w:t>
      </w:r>
      <w:r w:rsidR="00244151" w:rsidRPr="00014FD9">
        <w:rPr>
          <w:rFonts w:ascii="Aptos" w:hAnsi="Aptos"/>
          <w:sz w:val="22"/>
          <w:szCs w:val="22"/>
        </w:rPr>
        <w:t>Transport</w:t>
      </w:r>
      <w:r w:rsidR="00BC6F23" w:rsidRPr="00014FD9">
        <w:rPr>
          <w:rFonts w:ascii="Aptos" w:hAnsi="Aptos"/>
          <w:sz w:val="22"/>
          <w:szCs w:val="22"/>
        </w:rPr>
        <w:t xml:space="preserve"> (+6 pp)</w:t>
      </w:r>
      <w:r w:rsidR="00244151" w:rsidRPr="00014FD9">
        <w:rPr>
          <w:rFonts w:ascii="Aptos" w:hAnsi="Aptos"/>
          <w:sz w:val="22"/>
          <w:szCs w:val="22"/>
        </w:rPr>
        <w:t xml:space="preserve"> showing more moderate but still meaningful gains. Overall, the pattern suggests that most sectors have experienced rising shares of innovative projects over time alongside the broader global increase, but that a smaller set of GPs</w:t>
      </w:r>
      <w:r w:rsidR="006D5DAB" w:rsidRPr="00014FD9">
        <w:rPr>
          <w:rFonts w:ascii="Aptos" w:hAnsi="Aptos"/>
          <w:sz w:val="22"/>
          <w:szCs w:val="22"/>
        </w:rPr>
        <w:t xml:space="preserve">, </w:t>
      </w:r>
      <w:r w:rsidR="00244151" w:rsidRPr="00014FD9">
        <w:rPr>
          <w:rFonts w:ascii="Aptos" w:hAnsi="Aptos"/>
          <w:sz w:val="22"/>
          <w:szCs w:val="22"/>
        </w:rPr>
        <w:t>particularly Social Protection and Jobs and Agriculture and Food</w:t>
      </w:r>
      <w:r w:rsidR="006D5DAB" w:rsidRPr="00014FD9">
        <w:rPr>
          <w:rFonts w:ascii="Aptos" w:hAnsi="Aptos"/>
          <w:sz w:val="22"/>
          <w:szCs w:val="22"/>
        </w:rPr>
        <w:t xml:space="preserve">, </w:t>
      </w:r>
      <w:r w:rsidR="00244151" w:rsidRPr="00014FD9">
        <w:rPr>
          <w:rFonts w:ascii="Aptos" w:hAnsi="Aptos"/>
          <w:sz w:val="22"/>
          <w:szCs w:val="22"/>
        </w:rPr>
        <w:t>account for a disproportionate share of the observed increase in innovation intensity across cohorts.</w:t>
      </w:r>
    </w:p>
    <w:p w14:paraId="092067C2" w14:textId="77777777" w:rsidR="00BB4E09" w:rsidRPr="00014FD9" w:rsidRDefault="00BB4E09" w:rsidP="000A3020">
      <w:pPr>
        <w:pStyle w:val="NormalWeb"/>
        <w:spacing w:before="0" w:beforeAutospacing="0" w:after="0" w:afterAutospacing="0"/>
        <w:rPr>
          <w:rFonts w:ascii="Aptos" w:hAnsi="Aptos"/>
          <w:i/>
          <w:iCs/>
          <w:sz w:val="20"/>
          <w:szCs w:val="20"/>
        </w:rPr>
      </w:pPr>
    </w:p>
    <w:p w14:paraId="5F75211A" w14:textId="22BBADAE" w:rsidR="002324DD" w:rsidRPr="00014FD9" w:rsidRDefault="6C09AF4B" w:rsidP="244FAC12">
      <w:pPr>
        <w:pStyle w:val="Title"/>
        <w:rPr>
          <w:rFonts w:ascii="Aptos" w:hAnsi="Aptos"/>
        </w:rPr>
      </w:pPr>
      <w:r w:rsidRPr="00014FD9">
        <w:rPr>
          <w:rFonts w:ascii="Aptos" w:hAnsi="Aptos"/>
        </w:rPr>
        <w:t xml:space="preserve">Figure </w:t>
      </w:r>
      <w:r w:rsidR="3F38889A" w:rsidRPr="00014FD9">
        <w:rPr>
          <w:rFonts w:ascii="Aptos" w:hAnsi="Aptos"/>
        </w:rPr>
        <w:t>3.3</w:t>
      </w:r>
      <w:r w:rsidRPr="00014FD9">
        <w:rPr>
          <w:rFonts w:ascii="Aptos" w:hAnsi="Aptos"/>
        </w:rPr>
        <w:t xml:space="preserve">. Sectoral </w:t>
      </w:r>
      <w:r w:rsidR="37044E4D" w:rsidRPr="00014FD9">
        <w:rPr>
          <w:rFonts w:ascii="Aptos" w:hAnsi="Aptos"/>
        </w:rPr>
        <w:t>P</w:t>
      </w:r>
      <w:r w:rsidRPr="00014FD9">
        <w:rPr>
          <w:rFonts w:ascii="Aptos" w:hAnsi="Aptos"/>
        </w:rPr>
        <w:t xml:space="preserve">atterns of </w:t>
      </w:r>
      <w:r w:rsidR="37044E4D" w:rsidRPr="00014FD9">
        <w:rPr>
          <w:rFonts w:ascii="Aptos" w:hAnsi="Aptos"/>
        </w:rPr>
        <w:t>I</w:t>
      </w:r>
      <w:r w:rsidRPr="00014FD9">
        <w:rPr>
          <w:rFonts w:ascii="Aptos" w:hAnsi="Aptos"/>
        </w:rPr>
        <w:t xml:space="preserve">nnovation </w:t>
      </w:r>
      <w:r w:rsidR="48E3FC1B" w:rsidRPr="00014FD9">
        <w:rPr>
          <w:rFonts w:ascii="Aptos" w:hAnsi="Aptos"/>
        </w:rPr>
        <w:t>Across</w:t>
      </w:r>
      <w:r w:rsidR="38CBA104" w:rsidRPr="00014FD9">
        <w:rPr>
          <w:rFonts w:ascii="Aptos" w:hAnsi="Aptos"/>
        </w:rPr>
        <w:t xml:space="preserve"> </w:t>
      </w:r>
      <w:r w:rsidR="48E3FC1B" w:rsidRPr="00014FD9">
        <w:rPr>
          <w:rFonts w:ascii="Aptos" w:hAnsi="Aptos"/>
        </w:rPr>
        <w:t>GPs</w:t>
      </w:r>
      <w:r w:rsidR="38CBA104" w:rsidRPr="00014FD9">
        <w:rPr>
          <w:rFonts w:ascii="Aptos" w:hAnsi="Aptos"/>
        </w:rPr>
        <w:t xml:space="preserve"> </w:t>
      </w:r>
      <w:r w:rsidRPr="00014FD9">
        <w:rPr>
          <w:rFonts w:ascii="Aptos" w:hAnsi="Aptos"/>
        </w:rPr>
        <w:t xml:space="preserve">by </w:t>
      </w:r>
      <w:r w:rsidR="0005004E" w:rsidRPr="00014FD9">
        <w:rPr>
          <w:rFonts w:ascii="Aptos" w:hAnsi="Aptos"/>
        </w:rPr>
        <w:t>Cohort</w:t>
      </w:r>
    </w:p>
    <w:p w14:paraId="7D267F96" w14:textId="3261DB70" w:rsidR="00092770" w:rsidRPr="00014FD9" w:rsidRDefault="7AF0CEB3" w:rsidP="244FAC12">
      <w:pPr>
        <w:pStyle w:val="NormalWeb"/>
        <w:spacing w:before="0" w:beforeAutospacing="0" w:after="0" w:afterAutospacing="0"/>
        <w:jc w:val="center"/>
        <w:rPr>
          <w:rFonts w:ascii="Aptos" w:hAnsi="Aptos"/>
          <w:i/>
          <w:iCs/>
          <w:sz w:val="20"/>
          <w:szCs w:val="20"/>
        </w:rPr>
      </w:pPr>
      <w:r>
        <w:rPr>
          <w:noProof/>
        </w:rPr>
        <w:drawing>
          <wp:inline distT="0" distB="0" distL="0" distR="0" wp14:anchorId="7F7D7CA9" wp14:editId="5801EA67">
            <wp:extent cx="5724525" cy="4295775"/>
            <wp:effectExtent l="0" t="0" r="0" b="0"/>
            <wp:docPr id="1619672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72367" name="Picture 1619672367"/>
                    <pic:cNvPicPr/>
                  </pic:nvPicPr>
                  <pic:blipFill>
                    <a:blip r:embed="rId16">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p>
    <w:p w14:paraId="549E0F30" w14:textId="4BE7803C" w:rsidR="000370B2" w:rsidRPr="00014FD9" w:rsidRDefault="000370B2" w:rsidP="244FAC12">
      <w:pPr>
        <w:pStyle w:val="NormalWeb"/>
        <w:spacing w:before="0" w:beforeAutospacing="0" w:after="0" w:afterAutospacing="0"/>
        <w:jc w:val="center"/>
        <w:rPr>
          <w:rFonts w:ascii="Aptos" w:hAnsi="Aptos"/>
          <w:i/>
          <w:iCs/>
          <w:sz w:val="20"/>
          <w:szCs w:val="20"/>
        </w:rPr>
      </w:pPr>
      <w:r w:rsidRPr="00014FD9">
        <w:rPr>
          <w:rFonts w:ascii="Aptos" w:hAnsi="Aptos"/>
          <w:i/>
          <w:iCs/>
          <w:sz w:val="18"/>
          <w:szCs w:val="18"/>
        </w:rPr>
        <w:t xml:space="preserve">Note: </w:t>
      </w:r>
      <w:r w:rsidRPr="00014FD9">
        <w:rPr>
          <w:rFonts w:ascii="Aptos" w:hAnsi="Aptos"/>
          <w:sz w:val="18"/>
          <w:szCs w:val="18"/>
        </w:rPr>
        <w:t xml:space="preserve">The </w:t>
      </w:r>
      <w:proofErr w:type="gramStart"/>
      <w:r w:rsidRPr="00014FD9">
        <w:rPr>
          <w:rFonts w:ascii="Aptos" w:hAnsi="Aptos"/>
          <w:sz w:val="18"/>
          <w:szCs w:val="18"/>
        </w:rPr>
        <w:t>time period</w:t>
      </w:r>
      <w:proofErr w:type="gramEnd"/>
      <w:r w:rsidRPr="00014FD9">
        <w:rPr>
          <w:rFonts w:ascii="Aptos" w:hAnsi="Aptos"/>
          <w:sz w:val="18"/>
          <w:szCs w:val="18"/>
        </w:rPr>
        <w:t xml:space="preserve"> 2018–2025 is a partial cohort, with many projects still under implementation.</w:t>
      </w:r>
    </w:p>
    <w:p w14:paraId="536BF588" w14:textId="77777777" w:rsidR="00D06520" w:rsidRPr="00014FD9" w:rsidRDefault="00D06520" w:rsidP="244FAC12">
      <w:pPr>
        <w:pStyle w:val="NormalWeb"/>
        <w:spacing w:before="0" w:beforeAutospacing="0" w:after="0" w:afterAutospacing="0"/>
        <w:jc w:val="center"/>
        <w:rPr>
          <w:rFonts w:ascii="Aptos" w:hAnsi="Aptos"/>
          <w:i/>
          <w:iCs/>
          <w:sz w:val="20"/>
          <w:szCs w:val="20"/>
        </w:rPr>
      </w:pPr>
    </w:p>
    <w:p w14:paraId="229A61DB" w14:textId="3177EAAC" w:rsidR="00657853" w:rsidRPr="005A121B" w:rsidRDefault="00657853" w:rsidP="00657853">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color w:val="0F4761" w:themeColor="accent1" w:themeShade="BF"/>
          <w:sz w:val="22"/>
          <w:szCs w:val="22"/>
        </w:rPr>
      </w:pPr>
      <w:r w:rsidRPr="005A121B">
        <w:rPr>
          <w:rFonts w:ascii="Aptos" w:hAnsi="Aptos"/>
          <w:color w:val="0F4761" w:themeColor="accent1" w:themeShade="BF"/>
          <w:sz w:val="22"/>
          <w:szCs w:val="22"/>
        </w:rPr>
        <w:lastRenderedPageBreak/>
        <w:t>Box 3.1. Assessment of the Bank Group’s Internal Innovation Capacity</w:t>
      </w:r>
    </w:p>
    <w:p w14:paraId="1C777C5F" w14:textId="77777777" w:rsidR="00AC3532" w:rsidRPr="00014FD9" w:rsidRDefault="00657853" w:rsidP="00657853">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color w:val="000000" w:themeColor="text1"/>
          <w:sz w:val="22"/>
          <w:szCs w:val="22"/>
        </w:rPr>
      </w:pPr>
      <w:r w:rsidRPr="00014FD9">
        <w:rPr>
          <w:rFonts w:ascii="Aptos" w:hAnsi="Aptos"/>
          <w:color w:val="000000" w:themeColor="text1"/>
          <w:sz w:val="22"/>
          <w:szCs w:val="22"/>
        </w:rPr>
        <w:t xml:space="preserve">Has the Bank Group’s internal innovation capacity matured or remained fragmented? Evidence suggests a bit of both. </w:t>
      </w:r>
    </w:p>
    <w:p w14:paraId="00266EA9" w14:textId="77777777" w:rsidR="00AC3532" w:rsidRPr="00014FD9" w:rsidRDefault="00AC3532" w:rsidP="00657853">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color w:val="000000" w:themeColor="text1"/>
          <w:sz w:val="22"/>
          <w:szCs w:val="22"/>
        </w:rPr>
      </w:pPr>
    </w:p>
    <w:p w14:paraId="114D1995" w14:textId="77777777" w:rsidR="00AC3532" w:rsidRPr="00014FD9" w:rsidRDefault="00657853" w:rsidP="00657853">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color w:val="000000" w:themeColor="text1"/>
          <w:sz w:val="22"/>
          <w:szCs w:val="22"/>
        </w:rPr>
      </w:pPr>
      <w:r w:rsidRPr="00014FD9">
        <w:rPr>
          <w:rFonts w:ascii="Aptos" w:hAnsi="Aptos"/>
          <w:color w:val="000000" w:themeColor="text1"/>
          <w:sz w:val="22"/>
          <w:szCs w:val="22"/>
        </w:rPr>
        <w:t xml:space="preserve">Innovation is no longer a fringe activity. It is discussed by senior management, supported by dedicated funding (e.g., IDA PSW, trust funds for innovation in FCV), and many staff have experience with novel approaches. </w:t>
      </w:r>
    </w:p>
    <w:p w14:paraId="281B9D37" w14:textId="77777777" w:rsidR="00AC3532" w:rsidRPr="00014FD9" w:rsidRDefault="00AC3532" w:rsidP="00657853">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color w:val="000000" w:themeColor="text1"/>
          <w:sz w:val="22"/>
          <w:szCs w:val="22"/>
        </w:rPr>
      </w:pPr>
    </w:p>
    <w:p w14:paraId="12C9CFCF" w14:textId="42A6C058" w:rsidR="005A121B" w:rsidRPr="00014FD9" w:rsidRDefault="00657853" w:rsidP="00657853">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color w:val="000000" w:themeColor="text1"/>
          <w:sz w:val="22"/>
          <w:szCs w:val="22"/>
        </w:rPr>
      </w:pPr>
      <w:r w:rsidRPr="00014FD9">
        <w:rPr>
          <w:rFonts w:ascii="Aptos" w:hAnsi="Aptos"/>
          <w:color w:val="000000" w:themeColor="text1"/>
          <w:sz w:val="22"/>
          <w:szCs w:val="22"/>
        </w:rPr>
        <w:t>However, silos and uneven implementation persist. Certain GPs have robust systems to vet and mainstream innovations, while others do not. Moreover, innovation initiatives have experienced turnover, for example, the “Innovation Lab” and specific incubators. Often these programs operate for only a few years before they are rebranded or absorbed, resulting in lost momentum. This</w:t>
      </w:r>
      <w:r w:rsidRPr="00014FD9">
        <w:rPr>
          <w:rFonts w:ascii="Aptos" w:hAnsi="Aptos"/>
          <w:sz w:val="22"/>
          <w:szCs w:val="22"/>
        </w:rPr>
        <w:t xml:space="preserve"> discontinuity contributes to perceptions of fragmentation among staff</w:t>
      </w:r>
      <w:r w:rsidRPr="00014FD9">
        <w:rPr>
          <w:rFonts w:ascii="Aptos" w:hAnsi="Aptos"/>
          <w:color w:val="000000" w:themeColor="text1"/>
          <w:sz w:val="22"/>
          <w:szCs w:val="22"/>
        </w:rPr>
        <w:t>.</w:t>
      </w:r>
    </w:p>
    <w:p w14:paraId="3D5CF665" w14:textId="77777777" w:rsidR="005A121B" w:rsidRPr="005A121B" w:rsidRDefault="005A121B" w:rsidP="005A121B">
      <w:bookmarkStart w:id="80" w:name="_Toc212189893"/>
      <w:bookmarkStart w:id="81" w:name="_Toc215657591"/>
    </w:p>
    <w:p w14:paraId="4265A464" w14:textId="54EDAEEF" w:rsidR="00A81510" w:rsidRPr="00014FD9" w:rsidRDefault="00A81510" w:rsidP="00B94645">
      <w:pPr>
        <w:pStyle w:val="Heading2"/>
        <w:numPr>
          <w:ilvl w:val="0"/>
          <w:numId w:val="103"/>
        </w:numPr>
        <w:spacing w:after="0" w:afterAutospacing="0"/>
        <w:ind w:left="360"/>
        <w:rPr>
          <w:rFonts w:ascii="Aptos" w:hAnsi="Aptos"/>
          <w:b w:val="0"/>
        </w:rPr>
      </w:pPr>
      <w:bookmarkStart w:id="82" w:name="_Toc222450691"/>
      <w:r w:rsidRPr="00014FD9">
        <w:rPr>
          <w:rFonts w:ascii="Aptos" w:hAnsi="Aptos"/>
        </w:rPr>
        <w:t>Technology Premium</w:t>
      </w:r>
      <w:bookmarkEnd w:id="80"/>
      <w:bookmarkEnd w:id="81"/>
      <w:bookmarkEnd w:id="82"/>
      <w:r w:rsidRPr="00014FD9">
        <w:rPr>
          <w:rFonts w:ascii="Aptos" w:hAnsi="Aptos"/>
        </w:rPr>
        <w:t xml:space="preserve"> </w:t>
      </w:r>
    </w:p>
    <w:p w14:paraId="1EEC5236" w14:textId="77777777" w:rsidR="00BE2E8D" w:rsidRPr="00014FD9" w:rsidRDefault="00BE2E8D" w:rsidP="244FAC12">
      <w:pPr>
        <w:pStyle w:val="NormalWeb"/>
        <w:spacing w:before="0" w:beforeAutospacing="0" w:after="0" w:afterAutospacing="0"/>
        <w:jc w:val="both"/>
        <w:rPr>
          <w:rStyle w:val="Strong"/>
          <w:rFonts w:ascii="Aptos" w:eastAsiaTheme="majorEastAsia" w:hAnsi="Aptos"/>
          <w:sz w:val="22"/>
          <w:szCs w:val="22"/>
        </w:rPr>
      </w:pPr>
    </w:p>
    <w:p w14:paraId="72044293" w14:textId="220A00D4" w:rsidR="00184360" w:rsidRPr="00014FD9" w:rsidRDefault="00CE3984" w:rsidP="244FAC12">
      <w:pPr>
        <w:pStyle w:val="NormalWeb"/>
        <w:spacing w:before="0" w:beforeAutospacing="0" w:after="0" w:afterAutospacing="0"/>
        <w:jc w:val="both"/>
        <w:rPr>
          <w:rStyle w:val="Strong"/>
          <w:rFonts w:ascii="Aptos" w:eastAsiaTheme="majorEastAsia" w:hAnsi="Aptos"/>
          <w:b w:val="0"/>
          <w:bCs w:val="0"/>
          <w:sz w:val="22"/>
          <w:szCs w:val="22"/>
        </w:rPr>
      </w:pPr>
      <w:r w:rsidRPr="00014FD9">
        <w:rPr>
          <w:rStyle w:val="Strong"/>
          <w:rFonts w:ascii="Aptos" w:eastAsiaTheme="majorEastAsia" w:hAnsi="Aptos"/>
          <w:sz w:val="22"/>
          <w:szCs w:val="22"/>
        </w:rPr>
        <w:t xml:space="preserve">Digital innovations have become widespread in the </w:t>
      </w:r>
      <w:r w:rsidR="007349AC" w:rsidRPr="00014FD9">
        <w:rPr>
          <w:rFonts w:ascii="Aptos" w:hAnsi="Aptos"/>
          <w:b/>
          <w:bCs/>
          <w:sz w:val="22"/>
          <w:szCs w:val="22"/>
        </w:rPr>
        <w:t>Bank Group</w:t>
      </w:r>
      <w:r w:rsidRPr="00014FD9">
        <w:rPr>
          <w:rStyle w:val="Strong"/>
          <w:rFonts w:ascii="Aptos" w:eastAsiaTheme="majorEastAsia" w:hAnsi="Aptos"/>
          <w:sz w:val="22"/>
          <w:szCs w:val="22"/>
        </w:rPr>
        <w:t xml:space="preserve"> portfolio</w:t>
      </w:r>
      <w:r w:rsidR="002F2A26" w:rsidRPr="00014FD9">
        <w:rPr>
          <w:rStyle w:val="Strong"/>
          <w:rFonts w:ascii="Aptos" w:eastAsiaTheme="majorEastAsia" w:hAnsi="Aptos"/>
          <w:sz w:val="22"/>
          <w:szCs w:val="22"/>
        </w:rPr>
        <w:t>,</w:t>
      </w:r>
      <w:r w:rsidRPr="00014FD9">
        <w:rPr>
          <w:rStyle w:val="Strong"/>
          <w:rFonts w:ascii="Aptos" w:eastAsiaTheme="majorEastAsia" w:hAnsi="Aptos"/>
          <w:sz w:val="22"/>
          <w:szCs w:val="22"/>
        </w:rPr>
        <w:t xml:space="preserve"> routinely embedded in projects</w:t>
      </w:r>
      <w:r w:rsidR="002F2A26" w:rsidRPr="00014FD9">
        <w:rPr>
          <w:rStyle w:val="Strong"/>
          <w:rFonts w:ascii="Aptos" w:eastAsiaTheme="majorEastAsia" w:hAnsi="Aptos"/>
          <w:sz w:val="22"/>
          <w:szCs w:val="22"/>
        </w:rPr>
        <w:t xml:space="preserve"> and</w:t>
      </w:r>
      <w:r w:rsidRPr="00014FD9">
        <w:rPr>
          <w:rStyle w:val="Strong"/>
          <w:rFonts w:ascii="Aptos" w:eastAsiaTheme="majorEastAsia" w:hAnsi="Aptos"/>
          <w:sz w:val="22"/>
          <w:szCs w:val="22"/>
        </w:rPr>
        <w:t xml:space="preserve"> often in combination with operational, financial, or collaborative innovations.</w:t>
      </w:r>
      <w:r w:rsidRPr="00014FD9">
        <w:rPr>
          <w:rStyle w:val="Strong"/>
          <w:rFonts w:ascii="Aptos" w:eastAsiaTheme="majorEastAsia" w:hAnsi="Aptos"/>
          <w:b w:val="0"/>
          <w:bCs w:val="0"/>
          <w:sz w:val="22"/>
          <w:szCs w:val="22"/>
        </w:rPr>
        <w:t xml:space="preserve"> Their presence is no longer limited to a small subset of </w:t>
      </w:r>
      <w:r w:rsidR="004701DE" w:rsidRPr="00014FD9">
        <w:rPr>
          <w:rStyle w:val="Strong"/>
          <w:rFonts w:ascii="Aptos" w:eastAsiaTheme="majorEastAsia" w:hAnsi="Aptos"/>
          <w:b w:val="0"/>
          <w:bCs w:val="0"/>
          <w:sz w:val="22"/>
          <w:szCs w:val="22"/>
        </w:rPr>
        <w:t>highly and moderately innovative projects</w:t>
      </w:r>
      <w:r w:rsidRPr="00014FD9">
        <w:rPr>
          <w:rStyle w:val="Strong"/>
          <w:rFonts w:ascii="Aptos" w:eastAsiaTheme="majorEastAsia" w:hAnsi="Aptos"/>
          <w:b w:val="0"/>
          <w:bCs w:val="0"/>
          <w:sz w:val="22"/>
          <w:szCs w:val="22"/>
        </w:rPr>
        <w:t xml:space="preserve"> but is increasingly visible across practices. </w:t>
      </w:r>
      <w:r w:rsidR="002F2A26" w:rsidRPr="00014FD9">
        <w:rPr>
          <w:rFonts w:ascii="Aptos" w:hAnsi="Aptos"/>
          <w:sz w:val="22"/>
          <w:szCs w:val="22"/>
        </w:rPr>
        <w:t>However, the impact of these technologies on performance varies by context. O</w:t>
      </w:r>
      <w:r w:rsidR="0008453A" w:rsidRPr="00014FD9">
        <w:rPr>
          <w:rStyle w:val="Strong"/>
          <w:rFonts w:ascii="Aptos" w:eastAsiaTheme="majorEastAsia" w:hAnsi="Aptos"/>
          <w:b w:val="0"/>
          <w:bCs w:val="0"/>
          <w:sz w:val="22"/>
          <w:szCs w:val="22"/>
        </w:rPr>
        <w:t xml:space="preserve">utcome ratings show a slight negative </w:t>
      </w:r>
      <w:r w:rsidR="00BE2E8D" w:rsidRPr="00014FD9">
        <w:rPr>
          <w:rStyle w:val="Strong"/>
          <w:rFonts w:ascii="Aptos" w:eastAsiaTheme="majorEastAsia" w:hAnsi="Aptos"/>
          <w:b w:val="0"/>
          <w:bCs w:val="0"/>
          <w:sz w:val="22"/>
          <w:szCs w:val="22"/>
        </w:rPr>
        <w:t>“</w:t>
      </w:r>
      <w:r w:rsidR="002F2A26" w:rsidRPr="00014FD9">
        <w:rPr>
          <w:rStyle w:val="Strong"/>
          <w:rFonts w:ascii="Aptos" w:eastAsiaTheme="majorEastAsia" w:hAnsi="Aptos"/>
          <w:b w:val="0"/>
          <w:bCs w:val="0"/>
          <w:sz w:val="22"/>
          <w:szCs w:val="22"/>
        </w:rPr>
        <w:t xml:space="preserve">technology </w:t>
      </w:r>
      <w:r w:rsidR="0008453A" w:rsidRPr="00014FD9">
        <w:rPr>
          <w:rStyle w:val="Strong"/>
          <w:rFonts w:ascii="Aptos" w:eastAsiaTheme="majorEastAsia" w:hAnsi="Aptos"/>
          <w:b w:val="0"/>
          <w:bCs w:val="0"/>
          <w:sz w:val="22"/>
          <w:szCs w:val="22"/>
        </w:rPr>
        <w:t>premium</w:t>
      </w:r>
      <w:r w:rsidR="00BE2E8D" w:rsidRPr="00014FD9">
        <w:rPr>
          <w:rStyle w:val="Strong"/>
          <w:rFonts w:ascii="Aptos" w:eastAsiaTheme="majorEastAsia" w:hAnsi="Aptos"/>
          <w:b w:val="0"/>
          <w:bCs w:val="0"/>
          <w:sz w:val="22"/>
          <w:szCs w:val="22"/>
        </w:rPr>
        <w:t>”</w:t>
      </w:r>
      <w:r w:rsidR="002F2A26" w:rsidRPr="00014FD9">
        <w:rPr>
          <w:rStyle w:val="FootnoteReference"/>
          <w:rFonts w:ascii="Aptos" w:eastAsiaTheme="majorEastAsia" w:hAnsi="Aptos"/>
          <w:sz w:val="22"/>
          <w:szCs w:val="22"/>
        </w:rPr>
        <w:footnoteReference w:id="18"/>
      </w:r>
      <w:r w:rsidR="0008453A" w:rsidRPr="00014FD9">
        <w:rPr>
          <w:rStyle w:val="Strong"/>
          <w:rFonts w:ascii="Aptos" w:eastAsiaTheme="majorEastAsia" w:hAnsi="Aptos"/>
          <w:b w:val="0"/>
          <w:bCs w:val="0"/>
          <w:sz w:val="22"/>
          <w:szCs w:val="22"/>
        </w:rPr>
        <w:t xml:space="preserve"> </w:t>
      </w:r>
      <w:r w:rsidR="002F2A26" w:rsidRPr="00014FD9">
        <w:rPr>
          <w:rFonts w:ascii="Aptos" w:hAnsi="Aptos"/>
          <w:sz w:val="22"/>
          <w:szCs w:val="22"/>
        </w:rPr>
        <w:t xml:space="preserve">in </w:t>
      </w:r>
      <w:r w:rsidR="00B74CC2" w:rsidRPr="00014FD9">
        <w:rPr>
          <w:rFonts w:ascii="Aptos" w:hAnsi="Aptos"/>
          <w:sz w:val="22"/>
          <w:szCs w:val="22"/>
        </w:rPr>
        <w:t>L</w:t>
      </w:r>
      <w:r w:rsidR="002F2A26" w:rsidRPr="00014FD9">
        <w:rPr>
          <w:rFonts w:ascii="Aptos" w:hAnsi="Aptos"/>
          <w:sz w:val="22"/>
          <w:szCs w:val="22"/>
        </w:rPr>
        <w:t xml:space="preserve">ow innovation projects </w:t>
      </w:r>
      <w:r w:rsidR="0008453A" w:rsidRPr="00014FD9">
        <w:rPr>
          <w:rStyle w:val="Strong"/>
          <w:rFonts w:ascii="Aptos" w:eastAsiaTheme="majorEastAsia" w:hAnsi="Aptos"/>
          <w:b w:val="0"/>
          <w:bCs w:val="0"/>
          <w:sz w:val="22"/>
          <w:szCs w:val="22"/>
        </w:rPr>
        <w:t>(–0.0</w:t>
      </w:r>
      <w:r w:rsidR="00CE54BE" w:rsidRPr="00014FD9">
        <w:rPr>
          <w:rStyle w:val="Strong"/>
          <w:rFonts w:ascii="Aptos" w:eastAsiaTheme="majorEastAsia" w:hAnsi="Aptos"/>
          <w:b w:val="0"/>
          <w:bCs w:val="0"/>
          <w:sz w:val="22"/>
          <w:szCs w:val="22"/>
        </w:rPr>
        <w:t>4</w:t>
      </w:r>
      <w:r w:rsidR="0008453A" w:rsidRPr="00014FD9">
        <w:rPr>
          <w:rStyle w:val="Strong"/>
          <w:rFonts w:ascii="Aptos" w:eastAsiaTheme="majorEastAsia" w:hAnsi="Aptos"/>
          <w:b w:val="0"/>
          <w:bCs w:val="0"/>
          <w:sz w:val="22"/>
          <w:szCs w:val="22"/>
        </w:rPr>
        <w:t>), while</w:t>
      </w:r>
      <w:r w:rsidR="00CE54BE" w:rsidRPr="00014FD9">
        <w:rPr>
          <w:rStyle w:val="Strong"/>
          <w:rFonts w:ascii="Aptos" w:eastAsiaTheme="majorEastAsia" w:hAnsi="Aptos"/>
          <w:b w:val="0"/>
          <w:bCs w:val="0"/>
          <w:sz w:val="22"/>
          <w:szCs w:val="22"/>
        </w:rPr>
        <w:t xml:space="preserve"> </w:t>
      </w:r>
      <w:r w:rsidR="00BE2E8D" w:rsidRPr="00014FD9">
        <w:rPr>
          <w:rStyle w:val="Strong"/>
          <w:rFonts w:ascii="Aptos" w:eastAsiaTheme="majorEastAsia" w:hAnsi="Aptos"/>
          <w:b w:val="0"/>
          <w:bCs w:val="0"/>
          <w:sz w:val="22"/>
          <w:szCs w:val="22"/>
        </w:rPr>
        <w:t xml:space="preserve">high </w:t>
      </w:r>
      <w:r w:rsidR="0008453A" w:rsidRPr="00014FD9">
        <w:rPr>
          <w:rStyle w:val="Strong"/>
          <w:rFonts w:ascii="Aptos" w:eastAsiaTheme="majorEastAsia" w:hAnsi="Aptos"/>
          <w:b w:val="0"/>
          <w:bCs w:val="0"/>
          <w:sz w:val="22"/>
          <w:szCs w:val="22"/>
        </w:rPr>
        <w:t xml:space="preserve">and </w:t>
      </w:r>
      <w:r w:rsidR="00BE2E8D" w:rsidRPr="00014FD9">
        <w:rPr>
          <w:rStyle w:val="Strong"/>
          <w:rFonts w:ascii="Aptos" w:eastAsiaTheme="majorEastAsia" w:hAnsi="Aptos"/>
          <w:b w:val="0"/>
          <w:bCs w:val="0"/>
          <w:sz w:val="22"/>
          <w:szCs w:val="22"/>
        </w:rPr>
        <w:t xml:space="preserve">moderate </w:t>
      </w:r>
      <w:r w:rsidR="0008453A" w:rsidRPr="00014FD9">
        <w:rPr>
          <w:rStyle w:val="Strong"/>
          <w:rFonts w:ascii="Aptos" w:eastAsiaTheme="majorEastAsia" w:hAnsi="Aptos"/>
          <w:b w:val="0"/>
          <w:bCs w:val="0"/>
          <w:sz w:val="22"/>
          <w:szCs w:val="22"/>
        </w:rPr>
        <w:t>innovation projects record a small but positive premium (+0.0</w:t>
      </w:r>
      <w:r w:rsidR="00CE54BE" w:rsidRPr="00014FD9">
        <w:rPr>
          <w:rStyle w:val="Strong"/>
          <w:rFonts w:ascii="Aptos" w:eastAsiaTheme="majorEastAsia" w:hAnsi="Aptos"/>
          <w:b w:val="0"/>
          <w:bCs w:val="0"/>
          <w:sz w:val="22"/>
          <w:szCs w:val="22"/>
        </w:rPr>
        <w:t>7</w:t>
      </w:r>
      <w:r w:rsidR="0008453A" w:rsidRPr="00014FD9">
        <w:rPr>
          <w:rStyle w:val="Strong"/>
          <w:rFonts w:ascii="Aptos" w:eastAsiaTheme="majorEastAsia" w:hAnsi="Aptos"/>
          <w:b w:val="0"/>
          <w:bCs w:val="0"/>
          <w:sz w:val="22"/>
          <w:szCs w:val="22"/>
        </w:rPr>
        <w:t>)</w:t>
      </w:r>
      <w:r w:rsidRPr="00014FD9">
        <w:rPr>
          <w:rStyle w:val="Strong"/>
          <w:rFonts w:ascii="Aptos" w:eastAsiaTheme="majorEastAsia" w:hAnsi="Aptos"/>
          <w:b w:val="0"/>
          <w:bCs w:val="0"/>
          <w:sz w:val="22"/>
          <w:szCs w:val="22"/>
        </w:rPr>
        <w:t xml:space="preserve"> (</w:t>
      </w:r>
      <w:r w:rsidR="00EF50A2" w:rsidRPr="00014FD9">
        <w:rPr>
          <w:rStyle w:val="Strong"/>
          <w:rFonts w:ascii="Aptos" w:eastAsiaTheme="majorEastAsia" w:hAnsi="Aptos"/>
          <w:b w:val="0"/>
          <w:bCs w:val="0"/>
          <w:sz w:val="22"/>
          <w:szCs w:val="22"/>
        </w:rPr>
        <w:t xml:space="preserve">Table </w:t>
      </w:r>
      <w:r w:rsidR="000675BE" w:rsidRPr="00014FD9">
        <w:rPr>
          <w:rStyle w:val="Strong"/>
          <w:rFonts w:ascii="Aptos" w:eastAsiaTheme="majorEastAsia" w:hAnsi="Aptos"/>
          <w:b w:val="0"/>
          <w:bCs w:val="0"/>
          <w:sz w:val="22"/>
          <w:szCs w:val="22"/>
        </w:rPr>
        <w:t>3.11</w:t>
      </w:r>
      <w:r w:rsidRPr="00014FD9">
        <w:rPr>
          <w:rStyle w:val="Strong"/>
          <w:rFonts w:ascii="Aptos" w:eastAsiaTheme="majorEastAsia" w:hAnsi="Aptos"/>
          <w:b w:val="0"/>
          <w:bCs w:val="0"/>
          <w:sz w:val="22"/>
          <w:szCs w:val="22"/>
        </w:rPr>
        <w:t xml:space="preserve">). This pattern suggests that digital tools are most effective when layered onto already-innovative </w:t>
      </w:r>
      <w:r w:rsidR="002F2A26" w:rsidRPr="00014FD9">
        <w:rPr>
          <w:rStyle w:val="Strong"/>
          <w:rFonts w:ascii="Aptos" w:eastAsiaTheme="majorEastAsia" w:hAnsi="Aptos"/>
          <w:b w:val="0"/>
          <w:bCs w:val="0"/>
          <w:sz w:val="22"/>
          <w:szCs w:val="22"/>
        </w:rPr>
        <w:t xml:space="preserve">project </w:t>
      </w:r>
      <w:r w:rsidRPr="00014FD9">
        <w:rPr>
          <w:rStyle w:val="Strong"/>
          <w:rFonts w:ascii="Aptos" w:eastAsiaTheme="majorEastAsia" w:hAnsi="Aptos"/>
          <w:b w:val="0"/>
          <w:bCs w:val="0"/>
          <w:sz w:val="22"/>
          <w:szCs w:val="22"/>
        </w:rPr>
        <w:t xml:space="preserve">designs </w:t>
      </w:r>
      <w:r w:rsidR="002F2A26" w:rsidRPr="00014FD9">
        <w:rPr>
          <w:rStyle w:val="Strong"/>
          <w:rFonts w:ascii="Aptos" w:eastAsiaTheme="majorEastAsia" w:hAnsi="Aptos"/>
          <w:b w:val="0"/>
          <w:bCs w:val="0"/>
          <w:sz w:val="22"/>
          <w:szCs w:val="22"/>
        </w:rPr>
        <w:t>that have</w:t>
      </w:r>
      <w:r w:rsidRPr="00014FD9">
        <w:rPr>
          <w:rStyle w:val="Strong"/>
          <w:rFonts w:ascii="Aptos" w:eastAsiaTheme="majorEastAsia" w:hAnsi="Aptos"/>
          <w:b w:val="0"/>
          <w:bCs w:val="0"/>
          <w:sz w:val="22"/>
          <w:szCs w:val="22"/>
        </w:rPr>
        <w:t xml:space="preserve"> adaptive structures, robust operational processes, and strong collaborative arrangements. Without these enabling conditions, the addition of technology alone does not yield better outcomes, underscoring that digital features </w:t>
      </w:r>
      <w:r w:rsidR="002F2A26" w:rsidRPr="00014FD9">
        <w:rPr>
          <w:rStyle w:val="Strong"/>
          <w:rFonts w:ascii="Aptos" w:eastAsiaTheme="majorEastAsia" w:hAnsi="Aptos"/>
          <w:b w:val="0"/>
          <w:bCs w:val="0"/>
          <w:sz w:val="22"/>
          <w:szCs w:val="22"/>
        </w:rPr>
        <w:t>serve as</w:t>
      </w:r>
      <w:r w:rsidRPr="00014FD9">
        <w:rPr>
          <w:rStyle w:val="Strong"/>
          <w:rFonts w:ascii="Aptos" w:eastAsiaTheme="majorEastAsia" w:hAnsi="Aptos"/>
          <w:b w:val="0"/>
          <w:bCs w:val="0"/>
          <w:sz w:val="22"/>
          <w:szCs w:val="22"/>
        </w:rPr>
        <w:t xml:space="preserve"> accelerator</w:t>
      </w:r>
      <w:r w:rsidR="002F2A26" w:rsidRPr="00014FD9">
        <w:rPr>
          <w:rStyle w:val="Strong"/>
          <w:rFonts w:ascii="Aptos" w:eastAsiaTheme="majorEastAsia" w:hAnsi="Aptos"/>
          <w:b w:val="0"/>
          <w:bCs w:val="0"/>
          <w:sz w:val="22"/>
          <w:szCs w:val="22"/>
        </w:rPr>
        <w:t>s for well-structured innovations,</w:t>
      </w:r>
      <w:r w:rsidRPr="00014FD9">
        <w:rPr>
          <w:rStyle w:val="Strong"/>
          <w:rFonts w:ascii="Aptos" w:eastAsiaTheme="majorEastAsia" w:hAnsi="Aptos"/>
          <w:b w:val="0"/>
          <w:bCs w:val="0"/>
          <w:sz w:val="22"/>
          <w:szCs w:val="22"/>
        </w:rPr>
        <w:t xml:space="preserve"> </w:t>
      </w:r>
      <w:r w:rsidR="002F2A26" w:rsidRPr="00014FD9">
        <w:rPr>
          <w:rStyle w:val="Strong"/>
          <w:rFonts w:ascii="Aptos" w:eastAsiaTheme="majorEastAsia" w:hAnsi="Aptos"/>
          <w:b w:val="0"/>
          <w:bCs w:val="0"/>
          <w:sz w:val="22"/>
          <w:szCs w:val="22"/>
        </w:rPr>
        <w:t>rather than as</w:t>
      </w:r>
      <w:r w:rsidRPr="00014FD9">
        <w:rPr>
          <w:rStyle w:val="Strong"/>
          <w:rFonts w:ascii="Aptos" w:eastAsiaTheme="majorEastAsia" w:hAnsi="Aptos"/>
          <w:b w:val="0"/>
          <w:bCs w:val="0"/>
          <w:sz w:val="22"/>
          <w:szCs w:val="22"/>
        </w:rPr>
        <w:t xml:space="preserve"> substitute</w:t>
      </w:r>
      <w:r w:rsidR="002F2A26" w:rsidRPr="00014FD9">
        <w:rPr>
          <w:rStyle w:val="Strong"/>
          <w:rFonts w:ascii="Aptos" w:eastAsiaTheme="majorEastAsia" w:hAnsi="Aptos"/>
          <w:b w:val="0"/>
          <w:bCs w:val="0"/>
          <w:sz w:val="22"/>
          <w:szCs w:val="22"/>
        </w:rPr>
        <w:t>s for it</w:t>
      </w:r>
      <w:r w:rsidRPr="00014FD9">
        <w:rPr>
          <w:rStyle w:val="Strong"/>
          <w:rFonts w:ascii="Aptos" w:eastAsiaTheme="majorEastAsia" w:hAnsi="Aptos"/>
          <w:b w:val="0"/>
          <w:bCs w:val="0"/>
          <w:sz w:val="22"/>
          <w:szCs w:val="22"/>
        </w:rPr>
        <w:t>.</w:t>
      </w:r>
    </w:p>
    <w:p w14:paraId="7A9BF595" w14:textId="77777777" w:rsidR="00BE2E8D" w:rsidRPr="00014FD9" w:rsidRDefault="00BE2E8D" w:rsidP="244FAC12">
      <w:pPr>
        <w:pStyle w:val="NormalWeb"/>
        <w:spacing w:before="0" w:beforeAutospacing="0" w:after="0" w:afterAutospacing="0"/>
        <w:jc w:val="both"/>
        <w:rPr>
          <w:rStyle w:val="Strong"/>
          <w:rFonts w:ascii="Aptos" w:eastAsiaTheme="majorEastAsia" w:hAnsi="Aptos"/>
          <w:b w:val="0"/>
          <w:bCs w:val="0"/>
          <w:sz w:val="22"/>
          <w:szCs w:val="22"/>
        </w:rPr>
      </w:pPr>
    </w:p>
    <w:p w14:paraId="3F813EC1" w14:textId="02ABDEF7" w:rsidR="004701DE" w:rsidRPr="00014FD9" w:rsidRDefault="00EF50A2" w:rsidP="244FAC12">
      <w:pPr>
        <w:pStyle w:val="Title"/>
        <w:rPr>
          <w:rFonts w:ascii="Aptos" w:hAnsi="Aptos"/>
        </w:rPr>
      </w:pPr>
      <w:r w:rsidRPr="00014FD9">
        <w:rPr>
          <w:rFonts w:ascii="Aptos" w:hAnsi="Aptos"/>
        </w:rPr>
        <w:t xml:space="preserve">Table </w:t>
      </w:r>
      <w:r w:rsidR="000675BE" w:rsidRPr="00014FD9">
        <w:rPr>
          <w:rFonts w:ascii="Aptos" w:hAnsi="Aptos"/>
        </w:rPr>
        <w:t>3.11</w:t>
      </w:r>
      <w:r w:rsidR="00CE3984" w:rsidRPr="00014FD9">
        <w:rPr>
          <w:rFonts w:ascii="Aptos" w:hAnsi="Aptos"/>
        </w:rPr>
        <w:t xml:space="preserve">. Technology </w:t>
      </w:r>
      <w:r w:rsidR="00175DD8" w:rsidRPr="00014FD9">
        <w:rPr>
          <w:rFonts w:ascii="Aptos" w:hAnsi="Aptos"/>
        </w:rPr>
        <w:t>P</w:t>
      </w:r>
      <w:r w:rsidR="00CE3984" w:rsidRPr="00014FD9">
        <w:rPr>
          <w:rFonts w:ascii="Aptos" w:hAnsi="Aptos"/>
        </w:rPr>
        <w:t xml:space="preserve">remium </w:t>
      </w:r>
      <w:r w:rsidR="008F385C" w:rsidRPr="00014FD9">
        <w:rPr>
          <w:rFonts w:ascii="Aptos" w:hAnsi="Aptos"/>
        </w:rPr>
        <w:t>Across</w:t>
      </w:r>
      <w:r w:rsidR="00CE3984" w:rsidRPr="00014FD9">
        <w:rPr>
          <w:rFonts w:ascii="Aptos" w:hAnsi="Aptos"/>
        </w:rPr>
        <w:t xml:space="preserve"> </w:t>
      </w:r>
      <w:r w:rsidR="00A81510" w:rsidRPr="00014FD9">
        <w:rPr>
          <w:rFonts w:ascii="Aptos" w:hAnsi="Aptos"/>
        </w:rPr>
        <w:t>P</w:t>
      </w:r>
      <w:r w:rsidR="00CE3984" w:rsidRPr="00014FD9">
        <w:rPr>
          <w:rFonts w:ascii="Aptos" w:hAnsi="Aptos"/>
        </w:rPr>
        <w:t>rojects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611"/>
        <w:gridCol w:w="2451"/>
        <w:gridCol w:w="2250"/>
        <w:gridCol w:w="1704"/>
      </w:tblGrid>
      <w:tr w:rsidR="57C00E66" w:rsidRPr="00014FD9" w14:paraId="23A90F48" w14:textId="77777777" w:rsidTr="005A121B">
        <w:trPr>
          <w:trHeight w:val="285"/>
          <w:jc w:val="center"/>
        </w:trPr>
        <w:tc>
          <w:tcPr>
            <w:tcW w:w="2725" w:type="dxa"/>
            <w:tcMar>
              <w:top w:w="15" w:type="dxa"/>
              <w:left w:w="15" w:type="dxa"/>
              <w:right w:w="15" w:type="dxa"/>
            </w:tcMar>
          </w:tcPr>
          <w:p w14:paraId="5C72890E" w14:textId="663AF6B9"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Innovation Tier</w:t>
            </w:r>
          </w:p>
        </w:tc>
        <w:tc>
          <w:tcPr>
            <w:tcW w:w="2542" w:type="dxa"/>
            <w:tcMar>
              <w:top w:w="15" w:type="dxa"/>
              <w:left w:w="15" w:type="dxa"/>
              <w:right w:w="15" w:type="dxa"/>
            </w:tcMar>
          </w:tcPr>
          <w:p w14:paraId="41A89B1A" w14:textId="37BD5795"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Mean Outcome (No Technology)</w:t>
            </w:r>
          </w:p>
        </w:tc>
        <w:tc>
          <w:tcPr>
            <w:tcW w:w="2321" w:type="dxa"/>
            <w:tcMar>
              <w:top w:w="15" w:type="dxa"/>
              <w:left w:w="15" w:type="dxa"/>
              <w:right w:w="15" w:type="dxa"/>
            </w:tcMar>
          </w:tcPr>
          <w:p w14:paraId="301B71BF" w14:textId="3253F959"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Mean Outcome (Technology)</w:t>
            </w:r>
          </w:p>
        </w:tc>
        <w:tc>
          <w:tcPr>
            <w:tcW w:w="1743" w:type="dxa"/>
            <w:tcMar>
              <w:top w:w="15" w:type="dxa"/>
              <w:left w:w="15" w:type="dxa"/>
              <w:right w:w="15" w:type="dxa"/>
            </w:tcMar>
          </w:tcPr>
          <w:p w14:paraId="77650652" w14:textId="0DC19040"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Technology Premium</w:t>
            </w:r>
          </w:p>
        </w:tc>
      </w:tr>
      <w:tr w:rsidR="57C00E66" w:rsidRPr="00014FD9" w14:paraId="0C9C5A92" w14:textId="77777777" w:rsidTr="005A121B">
        <w:trPr>
          <w:trHeight w:val="285"/>
          <w:jc w:val="center"/>
        </w:trPr>
        <w:tc>
          <w:tcPr>
            <w:tcW w:w="2725" w:type="dxa"/>
            <w:tcMar>
              <w:top w:w="15" w:type="dxa"/>
              <w:left w:w="15" w:type="dxa"/>
              <w:right w:w="15" w:type="dxa"/>
            </w:tcMar>
            <w:vAlign w:val="bottom"/>
          </w:tcPr>
          <w:p w14:paraId="54CE76B4" w14:textId="534E38B5"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High + Moderate Innovative Projects</w:t>
            </w:r>
          </w:p>
        </w:tc>
        <w:tc>
          <w:tcPr>
            <w:tcW w:w="2542" w:type="dxa"/>
            <w:tcMar>
              <w:top w:w="15" w:type="dxa"/>
              <w:left w:w="15" w:type="dxa"/>
              <w:right w:w="15" w:type="dxa"/>
            </w:tcMar>
            <w:vAlign w:val="bottom"/>
          </w:tcPr>
          <w:p w14:paraId="38712D3F" w14:textId="6DC8C5F4"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4.14</w:t>
            </w:r>
          </w:p>
        </w:tc>
        <w:tc>
          <w:tcPr>
            <w:tcW w:w="2321" w:type="dxa"/>
            <w:tcMar>
              <w:top w:w="15" w:type="dxa"/>
              <w:left w:w="15" w:type="dxa"/>
              <w:right w:w="15" w:type="dxa"/>
            </w:tcMar>
            <w:vAlign w:val="bottom"/>
          </w:tcPr>
          <w:p w14:paraId="0B90411D" w14:textId="720CF4D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4.21</w:t>
            </w:r>
          </w:p>
        </w:tc>
        <w:tc>
          <w:tcPr>
            <w:tcW w:w="1743" w:type="dxa"/>
            <w:tcMar>
              <w:top w:w="15" w:type="dxa"/>
              <w:left w:w="15" w:type="dxa"/>
              <w:right w:w="15" w:type="dxa"/>
            </w:tcMar>
            <w:vAlign w:val="bottom"/>
          </w:tcPr>
          <w:p w14:paraId="23D8AC4F" w14:textId="57A1E4C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0.07</w:t>
            </w:r>
          </w:p>
        </w:tc>
      </w:tr>
      <w:tr w:rsidR="57C00E66" w:rsidRPr="00014FD9" w14:paraId="61541CFA" w14:textId="77777777" w:rsidTr="005A121B">
        <w:trPr>
          <w:trHeight w:val="285"/>
          <w:jc w:val="center"/>
        </w:trPr>
        <w:tc>
          <w:tcPr>
            <w:tcW w:w="2725" w:type="dxa"/>
            <w:tcMar>
              <w:top w:w="15" w:type="dxa"/>
              <w:left w:w="15" w:type="dxa"/>
              <w:right w:w="15" w:type="dxa"/>
            </w:tcMar>
            <w:vAlign w:val="bottom"/>
          </w:tcPr>
          <w:p w14:paraId="22AEEAE9" w14:textId="0FF3A25E"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Low Innovation</w:t>
            </w:r>
          </w:p>
        </w:tc>
        <w:tc>
          <w:tcPr>
            <w:tcW w:w="2542" w:type="dxa"/>
            <w:tcMar>
              <w:top w:w="15" w:type="dxa"/>
              <w:left w:w="15" w:type="dxa"/>
              <w:right w:w="15" w:type="dxa"/>
            </w:tcMar>
            <w:vAlign w:val="bottom"/>
          </w:tcPr>
          <w:p w14:paraId="7BF3A53C" w14:textId="7A20D31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4.03</w:t>
            </w:r>
          </w:p>
        </w:tc>
        <w:tc>
          <w:tcPr>
            <w:tcW w:w="2321" w:type="dxa"/>
            <w:tcMar>
              <w:top w:w="15" w:type="dxa"/>
              <w:left w:w="15" w:type="dxa"/>
              <w:right w:w="15" w:type="dxa"/>
            </w:tcMar>
            <w:vAlign w:val="bottom"/>
          </w:tcPr>
          <w:p w14:paraId="57380F1E" w14:textId="163EDB56"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4.00</w:t>
            </w:r>
          </w:p>
        </w:tc>
        <w:tc>
          <w:tcPr>
            <w:tcW w:w="1743" w:type="dxa"/>
            <w:tcMar>
              <w:top w:w="15" w:type="dxa"/>
              <w:left w:w="15" w:type="dxa"/>
              <w:right w:w="15" w:type="dxa"/>
            </w:tcMar>
            <w:vAlign w:val="bottom"/>
          </w:tcPr>
          <w:p w14:paraId="35A7A2FA" w14:textId="27A2BEF3"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-0.0</w:t>
            </w:r>
            <w:r w:rsidR="00163F43">
              <w:rPr>
                <w:rFonts w:ascii="Aptos" w:eastAsia="Calibri" w:hAnsi="Aptos" w:cs="Calibri"/>
                <w:color w:val="000000" w:themeColor="text1"/>
                <w:sz w:val="22"/>
                <w:szCs w:val="22"/>
              </w:rPr>
              <w:t>3</w:t>
            </w:r>
          </w:p>
        </w:tc>
      </w:tr>
    </w:tbl>
    <w:p w14:paraId="49EC73C1" w14:textId="2004932C" w:rsidR="57C00E66" w:rsidRPr="00014FD9" w:rsidRDefault="57C00E66" w:rsidP="57C00E66">
      <w:pPr>
        <w:rPr>
          <w:rFonts w:ascii="Aptos" w:hAnsi="Aptos"/>
        </w:rPr>
      </w:pPr>
    </w:p>
    <w:p w14:paraId="65D3C91E" w14:textId="2BEB1C06" w:rsidR="00541FF8" w:rsidRPr="00014FD9" w:rsidRDefault="00DE247F" w:rsidP="244FAC12">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The sectoral analysis of the technology premium shows clear variation across </w:t>
      </w:r>
      <w:r w:rsidR="00BE2E8D" w:rsidRPr="00014FD9">
        <w:rPr>
          <w:rFonts w:ascii="Aptos" w:hAnsi="Aptos"/>
          <w:b/>
          <w:bCs/>
          <w:sz w:val="22"/>
          <w:szCs w:val="22"/>
        </w:rPr>
        <w:t xml:space="preserve">GPs </w:t>
      </w:r>
      <w:r w:rsidR="00EF50A2" w:rsidRPr="00014FD9">
        <w:rPr>
          <w:rFonts w:ascii="Aptos" w:hAnsi="Aptos"/>
          <w:b/>
          <w:bCs/>
          <w:sz w:val="22"/>
          <w:szCs w:val="22"/>
        </w:rPr>
        <w:t xml:space="preserve">(Table </w:t>
      </w:r>
      <w:r w:rsidR="000675BE" w:rsidRPr="00014FD9">
        <w:rPr>
          <w:rFonts w:ascii="Aptos" w:hAnsi="Aptos"/>
          <w:b/>
          <w:bCs/>
          <w:sz w:val="22"/>
          <w:szCs w:val="22"/>
        </w:rPr>
        <w:t>3.12</w:t>
      </w:r>
      <w:r w:rsidR="00EF50A2" w:rsidRPr="00014FD9">
        <w:rPr>
          <w:rFonts w:ascii="Aptos" w:hAnsi="Aptos"/>
          <w:b/>
          <w:bCs/>
          <w:sz w:val="22"/>
          <w:szCs w:val="22"/>
        </w:rPr>
        <w:t>)</w:t>
      </w:r>
      <w:r w:rsidRPr="00014FD9">
        <w:rPr>
          <w:rFonts w:ascii="Aptos" w:hAnsi="Aptos"/>
          <w:b/>
          <w:bCs/>
          <w:sz w:val="22"/>
          <w:szCs w:val="22"/>
        </w:rPr>
        <w:t>.</w:t>
      </w:r>
      <w:r w:rsidRPr="00014FD9">
        <w:rPr>
          <w:rFonts w:ascii="Aptos" w:hAnsi="Aptos"/>
          <w:sz w:val="22"/>
          <w:szCs w:val="22"/>
        </w:rPr>
        <w:t xml:space="preserve"> </w:t>
      </w:r>
      <w:r w:rsidR="00541FF8" w:rsidRPr="00014FD9">
        <w:rPr>
          <w:rFonts w:ascii="Aptos" w:hAnsi="Aptos"/>
          <w:sz w:val="22"/>
          <w:szCs w:val="22"/>
        </w:rPr>
        <w:t xml:space="preserve">The strongest gain is in Water, followed by </w:t>
      </w:r>
      <w:r w:rsidR="00472C1B" w:rsidRPr="00014FD9">
        <w:rPr>
          <w:rFonts w:ascii="Aptos" w:hAnsi="Aptos"/>
          <w:sz w:val="22"/>
          <w:szCs w:val="22"/>
        </w:rPr>
        <w:t>MTI</w:t>
      </w:r>
      <w:proofErr w:type="gramStart"/>
      <w:r w:rsidR="00472C1B" w:rsidRPr="00014FD9">
        <w:rPr>
          <w:rFonts w:ascii="Aptos" w:hAnsi="Aptos"/>
          <w:sz w:val="22"/>
          <w:szCs w:val="22"/>
        </w:rPr>
        <w:t xml:space="preserve">, </w:t>
      </w:r>
      <w:r w:rsidR="00541FF8" w:rsidRPr="00014FD9">
        <w:rPr>
          <w:rFonts w:ascii="Aptos" w:hAnsi="Aptos"/>
          <w:sz w:val="22"/>
          <w:szCs w:val="22"/>
        </w:rPr>
        <w:t>,</w:t>
      </w:r>
      <w:proofErr w:type="gramEnd"/>
      <w:r w:rsidR="00541FF8" w:rsidRPr="00014FD9">
        <w:rPr>
          <w:rFonts w:ascii="Aptos" w:hAnsi="Aptos"/>
          <w:sz w:val="22"/>
          <w:szCs w:val="22"/>
        </w:rPr>
        <w:t xml:space="preserve"> Governance, </w:t>
      </w:r>
      <w:r w:rsidR="00245F73" w:rsidRPr="00014FD9">
        <w:rPr>
          <w:rFonts w:ascii="Aptos" w:hAnsi="Aptos"/>
          <w:sz w:val="22"/>
          <w:szCs w:val="22"/>
        </w:rPr>
        <w:t xml:space="preserve">and Poverty and </w:t>
      </w:r>
      <w:proofErr w:type="gramStart"/>
      <w:r w:rsidR="00245F73" w:rsidRPr="00014FD9">
        <w:rPr>
          <w:rFonts w:ascii="Aptos" w:hAnsi="Aptos"/>
          <w:sz w:val="22"/>
          <w:szCs w:val="22"/>
        </w:rPr>
        <w:t>Equity.</w:t>
      </w:r>
      <w:r w:rsidR="00541FF8" w:rsidRPr="00014FD9">
        <w:rPr>
          <w:rFonts w:ascii="Aptos" w:hAnsi="Aptos"/>
          <w:sz w:val="22"/>
          <w:szCs w:val="22"/>
        </w:rPr>
        <w:t>.</w:t>
      </w:r>
      <w:proofErr w:type="gramEnd"/>
      <w:r w:rsidR="00541FF8" w:rsidRPr="00014FD9">
        <w:rPr>
          <w:rFonts w:ascii="Aptos" w:hAnsi="Aptos"/>
          <w:sz w:val="22"/>
          <w:szCs w:val="22"/>
        </w:rPr>
        <w:t xml:space="preserve"> </w:t>
      </w:r>
      <w:r w:rsidR="002F2A26" w:rsidRPr="00014FD9">
        <w:rPr>
          <w:rFonts w:ascii="Aptos" w:hAnsi="Aptos"/>
          <w:sz w:val="22"/>
          <w:szCs w:val="22"/>
        </w:rPr>
        <w:t xml:space="preserve">In </w:t>
      </w:r>
      <w:r w:rsidR="00541FF8" w:rsidRPr="00014FD9">
        <w:rPr>
          <w:rFonts w:ascii="Aptos" w:hAnsi="Aptos"/>
          <w:sz w:val="22"/>
          <w:szCs w:val="22"/>
        </w:rPr>
        <w:t>contrast, Agriculture</w:t>
      </w:r>
      <w:r w:rsidR="00245F73" w:rsidRPr="00014FD9">
        <w:rPr>
          <w:rFonts w:ascii="Aptos" w:hAnsi="Aptos"/>
          <w:sz w:val="22"/>
          <w:szCs w:val="22"/>
        </w:rPr>
        <w:t>,</w:t>
      </w:r>
      <w:r w:rsidR="00541FF8" w:rsidRPr="00014FD9">
        <w:rPr>
          <w:rFonts w:ascii="Aptos" w:hAnsi="Aptos"/>
          <w:sz w:val="22"/>
          <w:szCs w:val="22"/>
        </w:rPr>
        <w:t xml:space="preserve"> Environment</w:t>
      </w:r>
      <w:r w:rsidR="00245F73" w:rsidRPr="00014FD9">
        <w:rPr>
          <w:rFonts w:ascii="Aptos" w:hAnsi="Aptos"/>
          <w:sz w:val="22"/>
          <w:szCs w:val="22"/>
        </w:rPr>
        <w:t>, and FCI</w:t>
      </w:r>
      <w:r w:rsidR="00541FF8" w:rsidRPr="00014FD9">
        <w:rPr>
          <w:rFonts w:ascii="Aptos" w:hAnsi="Aptos"/>
          <w:sz w:val="22"/>
          <w:szCs w:val="22"/>
        </w:rPr>
        <w:t xml:space="preserve"> show negative premiums. This suggests that technology can lift outcomes where it complements strong delivery systems and adaptive designs, while in other sectors it either adds little or introduces complexity that dampens effectiveness. Overall, the evidence underscores that digital features work best as enablers within well-structured innovations</w:t>
      </w:r>
      <w:r w:rsidR="002F2A26" w:rsidRPr="00014FD9">
        <w:rPr>
          <w:rFonts w:ascii="Aptos" w:hAnsi="Aptos"/>
          <w:sz w:val="22"/>
          <w:szCs w:val="22"/>
        </w:rPr>
        <w:t>,</w:t>
      </w:r>
      <w:r w:rsidR="00541FF8" w:rsidRPr="00014FD9">
        <w:rPr>
          <w:rFonts w:ascii="Aptos" w:hAnsi="Aptos"/>
          <w:sz w:val="22"/>
          <w:szCs w:val="22"/>
        </w:rPr>
        <w:t xml:space="preserve"> rather than as standalone solutions.</w:t>
      </w:r>
    </w:p>
    <w:p w14:paraId="2C04D3CC" w14:textId="77777777" w:rsidR="00BE2E8D" w:rsidRPr="00014FD9" w:rsidRDefault="00BE2E8D" w:rsidP="244FAC12">
      <w:pPr>
        <w:pStyle w:val="NormalWeb"/>
        <w:spacing w:before="0" w:beforeAutospacing="0" w:after="0" w:afterAutospacing="0"/>
        <w:jc w:val="both"/>
        <w:rPr>
          <w:rFonts w:ascii="Aptos" w:hAnsi="Aptos"/>
          <w:sz w:val="22"/>
          <w:szCs w:val="22"/>
        </w:rPr>
      </w:pPr>
    </w:p>
    <w:p w14:paraId="786917B6" w14:textId="131952FB" w:rsidR="0057131F" w:rsidRPr="00014FD9" w:rsidRDefault="00EF50A2" w:rsidP="244FAC12">
      <w:pPr>
        <w:pStyle w:val="Title"/>
        <w:rPr>
          <w:rFonts w:ascii="Aptos" w:hAnsi="Aptos"/>
        </w:rPr>
      </w:pPr>
      <w:r w:rsidRPr="00014FD9">
        <w:rPr>
          <w:rFonts w:ascii="Aptos" w:hAnsi="Aptos"/>
        </w:rPr>
        <w:t xml:space="preserve">Table </w:t>
      </w:r>
      <w:r w:rsidR="000675BE" w:rsidRPr="00014FD9">
        <w:rPr>
          <w:rFonts w:ascii="Aptos" w:hAnsi="Aptos"/>
        </w:rPr>
        <w:t>3.12</w:t>
      </w:r>
      <w:r w:rsidR="0057131F" w:rsidRPr="00014FD9">
        <w:rPr>
          <w:rFonts w:ascii="Aptos" w:hAnsi="Aptos"/>
        </w:rPr>
        <w:t xml:space="preserve">. Technology </w:t>
      </w:r>
      <w:r w:rsidR="00B61008" w:rsidRPr="00014FD9">
        <w:rPr>
          <w:rFonts w:ascii="Aptos" w:hAnsi="Aptos"/>
        </w:rPr>
        <w:t>P</w:t>
      </w:r>
      <w:r w:rsidR="0057131F" w:rsidRPr="00014FD9">
        <w:rPr>
          <w:rFonts w:ascii="Aptos" w:hAnsi="Aptos"/>
        </w:rPr>
        <w:t xml:space="preserve">remium in </w:t>
      </w:r>
      <w:r w:rsidR="00B61008" w:rsidRPr="00014FD9">
        <w:rPr>
          <w:rFonts w:ascii="Aptos" w:hAnsi="Aptos"/>
        </w:rPr>
        <w:t>P</w:t>
      </w:r>
      <w:r w:rsidR="0057131F" w:rsidRPr="00014FD9">
        <w:rPr>
          <w:rFonts w:ascii="Aptos" w:hAnsi="Aptos"/>
        </w:rPr>
        <w:t xml:space="preserve">rojects by </w:t>
      </w:r>
      <w:r w:rsidR="0055731B" w:rsidRPr="00014FD9">
        <w:rPr>
          <w:rFonts w:ascii="Aptos" w:hAnsi="Aptos"/>
        </w:rPr>
        <w:t>GP</w:t>
      </w:r>
      <w:r w:rsidR="002F2A26" w:rsidRPr="00014FD9">
        <w:rPr>
          <w:rFonts w:ascii="Aptos" w:hAnsi="Aptos"/>
        </w:rPr>
        <w:t xml:space="preserve"> </w:t>
      </w:r>
      <w:r w:rsidR="00F224D4" w:rsidRPr="00014FD9">
        <w:rPr>
          <w:rFonts w:ascii="Aptos" w:hAnsi="Aptos"/>
        </w:rPr>
        <w:t>(</w:t>
      </w:r>
      <w:r w:rsidR="008F385C" w:rsidRPr="00014FD9">
        <w:rPr>
          <w:rFonts w:ascii="Aptos" w:hAnsi="Aptos"/>
        </w:rPr>
        <w:t xml:space="preserve">High </w:t>
      </w:r>
      <w:r w:rsidR="0055731B" w:rsidRPr="00014FD9">
        <w:rPr>
          <w:rFonts w:ascii="Aptos" w:hAnsi="Aptos"/>
        </w:rPr>
        <w:t>+</w:t>
      </w:r>
      <w:r w:rsidR="004835F5" w:rsidRPr="00014FD9">
        <w:rPr>
          <w:rFonts w:ascii="Aptos" w:hAnsi="Aptos"/>
        </w:rPr>
        <w:t xml:space="preserve"> </w:t>
      </w:r>
      <w:r w:rsidR="008F385C" w:rsidRPr="00014FD9">
        <w:rPr>
          <w:rFonts w:ascii="Aptos" w:hAnsi="Aptos"/>
        </w:rPr>
        <w:t>Moderate Projects</w:t>
      </w:r>
      <w:r w:rsidR="00F224D4" w:rsidRPr="00014FD9">
        <w:rPr>
          <w:rFonts w:ascii="Aptos" w:hAnsi="Apto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850"/>
        <w:gridCol w:w="2228"/>
        <w:gridCol w:w="2076"/>
        <w:gridCol w:w="1862"/>
      </w:tblGrid>
      <w:tr w:rsidR="009B1C84" w:rsidRPr="00014FD9" w14:paraId="4C8717C2" w14:textId="77777777" w:rsidTr="005A121B">
        <w:trPr>
          <w:trHeight w:val="285"/>
          <w:jc w:val="center"/>
        </w:trPr>
        <w:tc>
          <w:tcPr>
            <w:tcW w:w="2850" w:type="dxa"/>
            <w:tcMar>
              <w:top w:w="15" w:type="dxa"/>
              <w:left w:w="15" w:type="dxa"/>
              <w:right w:w="15" w:type="dxa"/>
            </w:tcMar>
          </w:tcPr>
          <w:p w14:paraId="1C43B8D4" w14:textId="77777777" w:rsidR="009B1C84" w:rsidRPr="00014FD9" w:rsidRDefault="009B1C84" w:rsidP="00712226">
            <w:pPr>
              <w:jc w:val="center"/>
              <w:rPr>
                <w:rFonts w:ascii="Aptos" w:eastAsia="Calibri" w:hAnsi="Aptos" w:cs="Calibri"/>
                <w:b/>
                <w:bCs/>
                <w:sz w:val="22"/>
                <w:szCs w:val="22"/>
              </w:rPr>
            </w:pPr>
            <w:r w:rsidRPr="00014FD9">
              <w:rPr>
                <w:rFonts w:ascii="Aptos" w:eastAsia="Calibri" w:hAnsi="Aptos" w:cs="Calibri"/>
                <w:b/>
                <w:bCs/>
                <w:sz w:val="22"/>
                <w:szCs w:val="22"/>
              </w:rPr>
              <w:t>GP</w:t>
            </w:r>
          </w:p>
        </w:tc>
        <w:tc>
          <w:tcPr>
            <w:tcW w:w="2228" w:type="dxa"/>
            <w:tcMar>
              <w:top w:w="15" w:type="dxa"/>
              <w:left w:w="15" w:type="dxa"/>
              <w:right w:w="15" w:type="dxa"/>
            </w:tcMar>
          </w:tcPr>
          <w:p w14:paraId="6D165A14" w14:textId="77777777" w:rsidR="009B1C84" w:rsidRPr="00014FD9" w:rsidRDefault="009B1C84" w:rsidP="00712226">
            <w:pPr>
              <w:jc w:val="center"/>
              <w:rPr>
                <w:rFonts w:ascii="Aptos" w:eastAsia="Calibri" w:hAnsi="Aptos" w:cs="Calibri"/>
                <w:b/>
                <w:bCs/>
                <w:sz w:val="22"/>
                <w:szCs w:val="22"/>
              </w:rPr>
            </w:pPr>
            <w:r w:rsidRPr="00014FD9">
              <w:rPr>
                <w:rFonts w:ascii="Aptos" w:eastAsia="Calibri" w:hAnsi="Aptos" w:cs="Calibri"/>
                <w:b/>
                <w:bCs/>
                <w:sz w:val="22"/>
                <w:szCs w:val="22"/>
              </w:rPr>
              <w:t>Mean Outcome (No Technology)</w:t>
            </w:r>
          </w:p>
        </w:tc>
        <w:tc>
          <w:tcPr>
            <w:tcW w:w="2076" w:type="dxa"/>
            <w:tcMar>
              <w:top w:w="15" w:type="dxa"/>
              <w:left w:w="15" w:type="dxa"/>
              <w:right w:w="15" w:type="dxa"/>
            </w:tcMar>
          </w:tcPr>
          <w:p w14:paraId="0D8AB2E5" w14:textId="77777777" w:rsidR="009B1C84" w:rsidRPr="00014FD9" w:rsidRDefault="009B1C84" w:rsidP="00712226">
            <w:pPr>
              <w:jc w:val="center"/>
              <w:rPr>
                <w:rFonts w:ascii="Aptos" w:eastAsia="Calibri" w:hAnsi="Aptos" w:cs="Calibri"/>
                <w:b/>
                <w:bCs/>
                <w:sz w:val="22"/>
                <w:szCs w:val="22"/>
              </w:rPr>
            </w:pPr>
            <w:r w:rsidRPr="00014FD9">
              <w:rPr>
                <w:rFonts w:ascii="Aptos" w:eastAsia="Calibri" w:hAnsi="Aptos" w:cs="Calibri"/>
                <w:b/>
                <w:bCs/>
                <w:sz w:val="22"/>
                <w:szCs w:val="22"/>
              </w:rPr>
              <w:t>Mean Outcome (Technology)</w:t>
            </w:r>
          </w:p>
        </w:tc>
        <w:tc>
          <w:tcPr>
            <w:tcW w:w="1862" w:type="dxa"/>
            <w:tcMar>
              <w:top w:w="15" w:type="dxa"/>
              <w:left w:w="15" w:type="dxa"/>
              <w:right w:w="15" w:type="dxa"/>
            </w:tcMar>
          </w:tcPr>
          <w:p w14:paraId="1CFDB7F6" w14:textId="77777777" w:rsidR="009B1C84" w:rsidRPr="00014FD9" w:rsidRDefault="009B1C84" w:rsidP="00712226">
            <w:pPr>
              <w:jc w:val="center"/>
              <w:rPr>
                <w:rFonts w:ascii="Aptos" w:eastAsia="Calibri" w:hAnsi="Aptos" w:cs="Calibri"/>
                <w:b/>
                <w:bCs/>
                <w:sz w:val="22"/>
                <w:szCs w:val="22"/>
              </w:rPr>
            </w:pPr>
            <w:r w:rsidRPr="00014FD9">
              <w:rPr>
                <w:rFonts w:ascii="Aptos" w:eastAsia="Calibri" w:hAnsi="Aptos" w:cs="Calibri"/>
                <w:b/>
                <w:bCs/>
                <w:sz w:val="22"/>
                <w:szCs w:val="22"/>
              </w:rPr>
              <w:t>Raw Technology Premium</w:t>
            </w:r>
          </w:p>
        </w:tc>
      </w:tr>
      <w:tr w:rsidR="00D13EB5" w:rsidRPr="00014FD9" w14:paraId="353EA5B6" w14:textId="77777777" w:rsidTr="009B1980">
        <w:trPr>
          <w:trHeight w:val="285"/>
          <w:jc w:val="center"/>
        </w:trPr>
        <w:tc>
          <w:tcPr>
            <w:tcW w:w="2850" w:type="dxa"/>
            <w:tcMar>
              <w:top w:w="15" w:type="dxa"/>
              <w:left w:w="15" w:type="dxa"/>
              <w:right w:w="15" w:type="dxa"/>
            </w:tcMar>
            <w:vAlign w:val="bottom"/>
          </w:tcPr>
          <w:p w14:paraId="00F016C2" w14:textId="77777777" w:rsidR="00D13EB5" w:rsidRPr="00014FD9" w:rsidRDefault="00D13EB5">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lastRenderedPageBreak/>
              <w:t>Digital Development</w:t>
            </w:r>
            <w:r w:rsidRPr="00014FD9">
              <w:rPr>
                <w:rStyle w:val="FootnoteReference"/>
                <w:rFonts w:ascii="Aptos" w:eastAsia="Calibri" w:hAnsi="Aptos" w:cs="Calibri"/>
                <w:color w:val="000000" w:themeColor="text1"/>
                <w:sz w:val="22"/>
                <w:szCs w:val="22"/>
              </w:rPr>
              <w:footnoteReference w:id="19"/>
            </w:r>
          </w:p>
        </w:tc>
        <w:tc>
          <w:tcPr>
            <w:tcW w:w="2228" w:type="dxa"/>
            <w:vAlign w:val="bottom"/>
          </w:tcPr>
          <w:p w14:paraId="75A73A93" w14:textId="3E954E78" w:rsidR="00D13EB5" w:rsidRPr="00014FD9" w:rsidRDefault="00D13EB5">
            <w:pPr>
              <w:rPr>
                <w:rFonts w:ascii="Aptos" w:eastAsia="Calibri" w:hAnsi="Aptos" w:cs="Calibri"/>
                <w:color w:val="000000" w:themeColor="text1"/>
                <w:sz w:val="22"/>
                <w:szCs w:val="22"/>
              </w:rPr>
            </w:pPr>
          </w:p>
        </w:tc>
        <w:tc>
          <w:tcPr>
            <w:tcW w:w="2076" w:type="dxa"/>
            <w:tcMar>
              <w:top w:w="15" w:type="dxa"/>
              <w:left w:w="15" w:type="dxa"/>
              <w:right w:w="15" w:type="dxa"/>
            </w:tcMar>
            <w:vAlign w:val="bottom"/>
          </w:tcPr>
          <w:p w14:paraId="2B7F1616" w14:textId="77777777" w:rsidR="00D13EB5" w:rsidRPr="00014FD9" w:rsidRDefault="00D13EB5"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3.50</w:t>
            </w:r>
          </w:p>
        </w:tc>
        <w:tc>
          <w:tcPr>
            <w:tcW w:w="1862" w:type="dxa"/>
            <w:tcMar>
              <w:top w:w="15" w:type="dxa"/>
              <w:left w:w="15" w:type="dxa"/>
              <w:right w:w="15" w:type="dxa"/>
            </w:tcMar>
            <w:vAlign w:val="bottom"/>
          </w:tcPr>
          <w:p w14:paraId="457F070F" w14:textId="77777777" w:rsidR="00D13EB5" w:rsidRPr="00014FD9" w:rsidRDefault="00D13EB5">
            <w:pPr>
              <w:rPr>
                <w:rFonts w:ascii="Aptos" w:hAnsi="Aptos"/>
              </w:rPr>
            </w:pPr>
          </w:p>
        </w:tc>
      </w:tr>
      <w:tr w:rsidR="009B1C84" w:rsidRPr="00014FD9" w14:paraId="7CE35CE2" w14:textId="77777777" w:rsidTr="005A121B">
        <w:trPr>
          <w:trHeight w:val="285"/>
          <w:jc w:val="center"/>
        </w:trPr>
        <w:tc>
          <w:tcPr>
            <w:tcW w:w="2850" w:type="dxa"/>
            <w:tcMar>
              <w:top w:w="15" w:type="dxa"/>
              <w:left w:w="15" w:type="dxa"/>
              <w:right w:w="15" w:type="dxa"/>
            </w:tcMar>
            <w:vAlign w:val="bottom"/>
          </w:tcPr>
          <w:p w14:paraId="3F681A19"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Agriculture and Food</w:t>
            </w:r>
          </w:p>
        </w:tc>
        <w:tc>
          <w:tcPr>
            <w:tcW w:w="2228" w:type="dxa"/>
            <w:tcMar>
              <w:top w:w="15" w:type="dxa"/>
              <w:left w:w="15" w:type="dxa"/>
              <w:right w:w="15" w:type="dxa"/>
            </w:tcMar>
            <w:vAlign w:val="bottom"/>
          </w:tcPr>
          <w:p w14:paraId="17BE08E7"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4.41</w:t>
            </w:r>
          </w:p>
        </w:tc>
        <w:tc>
          <w:tcPr>
            <w:tcW w:w="2076" w:type="dxa"/>
            <w:tcMar>
              <w:top w:w="15" w:type="dxa"/>
              <w:left w:w="15" w:type="dxa"/>
              <w:right w:w="15" w:type="dxa"/>
            </w:tcMar>
            <w:vAlign w:val="bottom"/>
          </w:tcPr>
          <w:p w14:paraId="706834E5"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3.98</w:t>
            </w:r>
          </w:p>
        </w:tc>
        <w:tc>
          <w:tcPr>
            <w:tcW w:w="1862" w:type="dxa"/>
            <w:tcMar>
              <w:top w:w="15" w:type="dxa"/>
              <w:left w:w="15" w:type="dxa"/>
              <w:right w:w="15" w:type="dxa"/>
            </w:tcMar>
            <w:vAlign w:val="bottom"/>
          </w:tcPr>
          <w:p w14:paraId="68C2311F"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-0.43</w:t>
            </w:r>
          </w:p>
        </w:tc>
      </w:tr>
      <w:tr w:rsidR="009B1C84" w:rsidRPr="00014FD9" w14:paraId="1B716C44" w14:textId="77777777" w:rsidTr="005A121B">
        <w:trPr>
          <w:trHeight w:val="285"/>
          <w:jc w:val="center"/>
        </w:trPr>
        <w:tc>
          <w:tcPr>
            <w:tcW w:w="2850" w:type="dxa"/>
            <w:tcMar>
              <w:top w:w="15" w:type="dxa"/>
              <w:left w:w="15" w:type="dxa"/>
              <w:right w:w="15" w:type="dxa"/>
            </w:tcMar>
            <w:vAlign w:val="bottom"/>
          </w:tcPr>
          <w:p w14:paraId="396F3626"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Environment</w:t>
            </w:r>
          </w:p>
        </w:tc>
        <w:tc>
          <w:tcPr>
            <w:tcW w:w="2228" w:type="dxa"/>
            <w:tcMar>
              <w:top w:w="15" w:type="dxa"/>
              <w:left w:w="15" w:type="dxa"/>
              <w:right w:w="15" w:type="dxa"/>
            </w:tcMar>
            <w:vAlign w:val="bottom"/>
          </w:tcPr>
          <w:p w14:paraId="7A7D26F1"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4.30</w:t>
            </w:r>
          </w:p>
        </w:tc>
        <w:tc>
          <w:tcPr>
            <w:tcW w:w="2076" w:type="dxa"/>
            <w:tcMar>
              <w:top w:w="15" w:type="dxa"/>
              <w:left w:w="15" w:type="dxa"/>
              <w:right w:w="15" w:type="dxa"/>
            </w:tcMar>
            <w:vAlign w:val="bottom"/>
          </w:tcPr>
          <w:p w14:paraId="2E4BF545"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3.98</w:t>
            </w:r>
          </w:p>
        </w:tc>
        <w:tc>
          <w:tcPr>
            <w:tcW w:w="1862" w:type="dxa"/>
            <w:tcMar>
              <w:top w:w="15" w:type="dxa"/>
              <w:left w:w="15" w:type="dxa"/>
              <w:right w:w="15" w:type="dxa"/>
            </w:tcMar>
            <w:vAlign w:val="bottom"/>
          </w:tcPr>
          <w:p w14:paraId="330D2C83"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-0.32</w:t>
            </w:r>
          </w:p>
        </w:tc>
      </w:tr>
      <w:tr w:rsidR="009B1C84" w:rsidRPr="00014FD9" w14:paraId="105B5CC9" w14:textId="77777777" w:rsidTr="005A121B">
        <w:trPr>
          <w:trHeight w:val="285"/>
          <w:jc w:val="center"/>
        </w:trPr>
        <w:tc>
          <w:tcPr>
            <w:tcW w:w="2850" w:type="dxa"/>
            <w:tcMar>
              <w:top w:w="15" w:type="dxa"/>
              <w:left w:w="15" w:type="dxa"/>
              <w:right w:w="15" w:type="dxa"/>
            </w:tcMar>
            <w:vAlign w:val="bottom"/>
          </w:tcPr>
          <w:p w14:paraId="69533BE6" w14:textId="632D1072"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Finance, Competitiveness and Innovation</w:t>
            </w:r>
            <w:r w:rsidR="00245F73" w:rsidRPr="00014FD9">
              <w:rPr>
                <w:rFonts w:ascii="Aptos" w:eastAsia="Calibri" w:hAnsi="Aptos" w:cs="Calibri"/>
                <w:color w:val="000000" w:themeColor="text1"/>
                <w:sz w:val="22"/>
                <w:szCs w:val="22"/>
              </w:rPr>
              <w:t xml:space="preserve"> (FCI)</w:t>
            </w:r>
          </w:p>
        </w:tc>
        <w:tc>
          <w:tcPr>
            <w:tcW w:w="2228" w:type="dxa"/>
            <w:tcMar>
              <w:top w:w="15" w:type="dxa"/>
              <w:left w:w="15" w:type="dxa"/>
              <w:right w:w="15" w:type="dxa"/>
            </w:tcMar>
            <w:vAlign w:val="bottom"/>
          </w:tcPr>
          <w:p w14:paraId="392DE688"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4.05</w:t>
            </w:r>
          </w:p>
        </w:tc>
        <w:tc>
          <w:tcPr>
            <w:tcW w:w="2076" w:type="dxa"/>
            <w:tcMar>
              <w:top w:w="15" w:type="dxa"/>
              <w:left w:w="15" w:type="dxa"/>
              <w:right w:w="15" w:type="dxa"/>
            </w:tcMar>
            <w:vAlign w:val="bottom"/>
          </w:tcPr>
          <w:p w14:paraId="30F1D28A"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3.92</w:t>
            </w:r>
          </w:p>
        </w:tc>
        <w:tc>
          <w:tcPr>
            <w:tcW w:w="1862" w:type="dxa"/>
            <w:tcMar>
              <w:top w:w="15" w:type="dxa"/>
              <w:left w:w="15" w:type="dxa"/>
              <w:right w:w="15" w:type="dxa"/>
            </w:tcMar>
            <w:vAlign w:val="bottom"/>
          </w:tcPr>
          <w:p w14:paraId="4826B786"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-0.13</w:t>
            </w:r>
          </w:p>
        </w:tc>
      </w:tr>
      <w:tr w:rsidR="009B1C84" w:rsidRPr="00014FD9" w14:paraId="0CF7E30B" w14:textId="77777777" w:rsidTr="005A121B">
        <w:trPr>
          <w:trHeight w:val="285"/>
          <w:jc w:val="center"/>
        </w:trPr>
        <w:tc>
          <w:tcPr>
            <w:tcW w:w="2850" w:type="dxa"/>
            <w:tcMar>
              <w:top w:w="15" w:type="dxa"/>
              <w:left w:w="15" w:type="dxa"/>
              <w:right w:w="15" w:type="dxa"/>
            </w:tcMar>
            <w:vAlign w:val="bottom"/>
          </w:tcPr>
          <w:p w14:paraId="1C033AFA"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Energy and Extractives</w:t>
            </w:r>
          </w:p>
        </w:tc>
        <w:tc>
          <w:tcPr>
            <w:tcW w:w="2228" w:type="dxa"/>
            <w:tcMar>
              <w:top w:w="15" w:type="dxa"/>
              <w:left w:w="15" w:type="dxa"/>
              <w:right w:w="15" w:type="dxa"/>
            </w:tcMar>
            <w:vAlign w:val="bottom"/>
          </w:tcPr>
          <w:p w14:paraId="42FA45E3"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4.16</w:t>
            </w:r>
          </w:p>
        </w:tc>
        <w:tc>
          <w:tcPr>
            <w:tcW w:w="2076" w:type="dxa"/>
            <w:tcMar>
              <w:top w:w="15" w:type="dxa"/>
              <w:left w:w="15" w:type="dxa"/>
              <w:right w:w="15" w:type="dxa"/>
            </w:tcMar>
            <w:vAlign w:val="bottom"/>
          </w:tcPr>
          <w:p w14:paraId="1657F0BB"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4.23</w:t>
            </w:r>
          </w:p>
        </w:tc>
        <w:tc>
          <w:tcPr>
            <w:tcW w:w="1862" w:type="dxa"/>
            <w:tcMar>
              <w:top w:w="15" w:type="dxa"/>
              <w:left w:w="15" w:type="dxa"/>
              <w:right w:w="15" w:type="dxa"/>
            </w:tcMar>
            <w:vAlign w:val="bottom"/>
          </w:tcPr>
          <w:p w14:paraId="46BAF28D"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0.07</w:t>
            </w:r>
          </w:p>
        </w:tc>
      </w:tr>
      <w:tr w:rsidR="009B1C84" w:rsidRPr="00014FD9" w14:paraId="0929B659" w14:textId="77777777" w:rsidTr="005A121B">
        <w:trPr>
          <w:trHeight w:val="285"/>
          <w:jc w:val="center"/>
        </w:trPr>
        <w:tc>
          <w:tcPr>
            <w:tcW w:w="2850" w:type="dxa"/>
            <w:tcMar>
              <w:top w:w="15" w:type="dxa"/>
              <w:left w:w="15" w:type="dxa"/>
              <w:right w:w="15" w:type="dxa"/>
            </w:tcMar>
            <w:vAlign w:val="bottom"/>
          </w:tcPr>
          <w:p w14:paraId="1CCDCBFB"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Social Protection and Jobs</w:t>
            </w:r>
          </w:p>
        </w:tc>
        <w:tc>
          <w:tcPr>
            <w:tcW w:w="2228" w:type="dxa"/>
            <w:tcMar>
              <w:top w:w="15" w:type="dxa"/>
              <w:left w:w="15" w:type="dxa"/>
              <w:right w:w="15" w:type="dxa"/>
            </w:tcMar>
            <w:vAlign w:val="bottom"/>
          </w:tcPr>
          <w:p w14:paraId="1E170B64"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4.46</w:t>
            </w:r>
          </w:p>
        </w:tc>
        <w:tc>
          <w:tcPr>
            <w:tcW w:w="2076" w:type="dxa"/>
            <w:tcMar>
              <w:top w:w="15" w:type="dxa"/>
              <w:left w:w="15" w:type="dxa"/>
              <w:right w:w="15" w:type="dxa"/>
            </w:tcMar>
            <w:vAlign w:val="bottom"/>
          </w:tcPr>
          <w:p w14:paraId="751CBF6F"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4.60</w:t>
            </w:r>
          </w:p>
        </w:tc>
        <w:tc>
          <w:tcPr>
            <w:tcW w:w="1862" w:type="dxa"/>
            <w:tcMar>
              <w:top w:w="15" w:type="dxa"/>
              <w:left w:w="15" w:type="dxa"/>
              <w:right w:w="15" w:type="dxa"/>
            </w:tcMar>
            <w:vAlign w:val="bottom"/>
          </w:tcPr>
          <w:p w14:paraId="6AE909CC"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0.14</w:t>
            </w:r>
          </w:p>
        </w:tc>
      </w:tr>
      <w:tr w:rsidR="009B1C84" w:rsidRPr="00014FD9" w14:paraId="5274E29A" w14:textId="77777777" w:rsidTr="005A121B">
        <w:trPr>
          <w:trHeight w:val="285"/>
          <w:jc w:val="center"/>
        </w:trPr>
        <w:tc>
          <w:tcPr>
            <w:tcW w:w="2850" w:type="dxa"/>
            <w:tcMar>
              <w:top w:w="15" w:type="dxa"/>
              <w:left w:w="15" w:type="dxa"/>
              <w:right w:w="15" w:type="dxa"/>
            </w:tcMar>
            <w:vAlign w:val="bottom"/>
          </w:tcPr>
          <w:p w14:paraId="204522B7"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Urban, Resilience and Land</w:t>
            </w:r>
          </w:p>
        </w:tc>
        <w:tc>
          <w:tcPr>
            <w:tcW w:w="2228" w:type="dxa"/>
            <w:tcMar>
              <w:top w:w="15" w:type="dxa"/>
              <w:left w:w="15" w:type="dxa"/>
              <w:right w:w="15" w:type="dxa"/>
            </w:tcMar>
            <w:vAlign w:val="bottom"/>
          </w:tcPr>
          <w:p w14:paraId="17518AAB"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4.08</w:t>
            </w:r>
          </w:p>
        </w:tc>
        <w:tc>
          <w:tcPr>
            <w:tcW w:w="2076" w:type="dxa"/>
            <w:tcMar>
              <w:top w:w="15" w:type="dxa"/>
              <w:left w:w="15" w:type="dxa"/>
              <w:right w:w="15" w:type="dxa"/>
            </w:tcMar>
            <w:vAlign w:val="bottom"/>
          </w:tcPr>
          <w:p w14:paraId="2E4180D6"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4.25</w:t>
            </w:r>
          </w:p>
        </w:tc>
        <w:tc>
          <w:tcPr>
            <w:tcW w:w="1862" w:type="dxa"/>
            <w:tcMar>
              <w:top w:w="15" w:type="dxa"/>
              <w:left w:w="15" w:type="dxa"/>
              <w:right w:w="15" w:type="dxa"/>
            </w:tcMar>
            <w:vAlign w:val="bottom"/>
          </w:tcPr>
          <w:p w14:paraId="21F86CDB"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0.16</w:t>
            </w:r>
          </w:p>
        </w:tc>
      </w:tr>
      <w:tr w:rsidR="009B1C84" w:rsidRPr="00014FD9" w14:paraId="21485C80" w14:textId="77777777" w:rsidTr="005A121B">
        <w:trPr>
          <w:trHeight w:val="285"/>
          <w:jc w:val="center"/>
        </w:trPr>
        <w:tc>
          <w:tcPr>
            <w:tcW w:w="2850" w:type="dxa"/>
            <w:tcMar>
              <w:top w:w="15" w:type="dxa"/>
              <w:left w:w="15" w:type="dxa"/>
              <w:right w:w="15" w:type="dxa"/>
            </w:tcMar>
            <w:vAlign w:val="bottom"/>
          </w:tcPr>
          <w:p w14:paraId="69260E00"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Transport</w:t>
            </w:r>
          </w:p>
        </w:tc>
        <w:tc>
          <w:tcPr>
            <w:tcW w:w="2228" w:type="dxa"/>
            <w:tcMar>
              <w:top w:w="15" w:type="dxa"/>
              <w:left w:w="15" w:type="dxa"/>
              <w:right w:w="15" w:type="dxa"/>
            </w:tcMar>
            <w:vAlign w:val="bottom"/>
          </w:tcPr>
          <w:p w14:paraId="73F410F4"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4.26</w:t>
            </w:r>
          </w:p>
        </w:tc>
        <w:tc>
          <w:tcPr>
            <w:tcW w:w="2076" w:type="dxa"/>
            <w:tcMar>
              <w:top w:w="15" w:type="dxa"/>
              <w:left w:w="15" w:type="dxa"/>
              <w:right w:w="15" w:type="dxa"/>
            </w:tcMar>
            <w:vAlign w:val="bottom"/>
          </w:tcPr>
          <w:p w14:paraId="753B639D"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4.44</w:t>
            </w:r>
          </w:p>
        </w:tc>
        <w:tc>
          <w:tcPr>
            <w:tcW w:w="1862" w:type="dxa"/>
            <w:tcMar>
              <w:top w:w="15" w:type="dxa"/>
              <w:left w:w="15" w:type="dxa"/>
              <w:right w:w="15" w:type="dxa"/>
            </w:tcMar>
            <w:vAlign w:val="bottom"/>
          </w:tcPr>
          <w:p w14:paraId="02696B5C"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0.17</w:t>
            </w:r>
          </w:p>
        </w:tc>
      </w:tr>
      <w:tr w:rsidR="009B1C84" w:rsidRPr="00014FD9" w14:paraId="64E0366F" w14:textId="77777777" w:rsidTr="005A121B">
        <w:trPr>
          <w:trHeight w:val="285"/>
          <w:jc w:val="center"/>
        </w:trPr>
        <w:tc>
          <w:tcPr>
            <w:tcW w:w="2850" w:type="dxa"/>
            <w:tcMar>
              <w:top w:w="15" w:type="dxa"/>
              <w:left w:w="15" w:type="dxa"/>
              <w:right w:w="15" w:type="dxa"/>
            </w:tcMar>
            <w:vAlign w:val="bottom"/>
          </w:tcPr>
          <w:p w14:paraId="70115731"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Education</w:t>
            </w:r>
          </w:p>
        </w:tc>
        <w:tc>
          <w:tcPr>
            <w:tcW w:w="2228" w:type="dxa"/>
            <w:tcMar>
              <w:top w:w="15" w:type="dxa"/>
              <w:left w:w="15" w:type="dxa"/>
              <w:right w:w="15" w:type="dxa"/>
            </w:tcMar>
            <w:vAlign w:val="bottom"/>
          </w:tcPr>
          <w:p w14:paraId="644AE896"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3.98</w:t>
            </w:r>
          </w:p>
        </w:tc>
        <w:tc>
          <w:tcPr>
            <w:tcW w:w="2076" w:type="dxa"/>
            <w:tcMar>
              <w:top w:w="15" w:type="dxa"/>
              <w:left w:w="15" w:type="dxa"/>
              <w:right w:w="15" w:type="dxa"/>
            </w:tcMar>
            <w:vAlign w:val="bottom"/>
          </w:tcPr>
          <w:p w14:paraId="28C9B103"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4.18</w:t>
            </w:r>
          </w:p>
        </w:tc>
        <w:tc>
          <w:tcPr>
            <w:tcW w:w="1862" w:type="dxa"/>
            <w:tcMar>
              <w:top w:w="15" w:type="dxa"/>
              <w:left w:w="15" w:type="dxa"/>
              <w:right w:w="15" w:type="dxa"/>
            </w:tcMar>
            <w:vAlign w:val="bottom"/>
          </w:tcPr>
          <w:p w14:paraId="5C9896DB"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0.20</w:t>
            </w:r>
          </w:p>
        </w:tc>
      </w:tr>
      <w:tr w:rsidR="009B1C84" w:rsidRPr="00014FD9" w14:paraId="1E1EAA28" w14:textId="77777777" w:rsidTr="005A121B">
        <w:trPr>
          <w:trHeight w:val="285"/>
          <w:jc w:val="center"/>
        </w:trPr>
        <w:tc>
          <w:tcPr>
            <w:tcW w:w="2850" w:type="dxa"/>
            <w:tcMar>
              <w:top w:w="15" w:type="dxa"/>
              <w:left w:w="15" w:type="dxa"/>
              <w:right w:w="15" w:type="dxa"/>
            </w:tcMar>
            <w:vAlign w:val="bottom"/>
          </w:tcPr>
          <w:p w14:paraId="0895293A"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Health, Nutrition and Population</w:t>
            </w:r>
          </w:p>
        </w:tc>
        <w:tc>
          <w:tcPr>
            <w:tcW w:w="2228" w:type="dxa"/>
            <w:tcMar>
              <w:top w:w="15" w:type="dxa"/>
              <w:left w:w="15" w:type="dxa"/>
              <w:right w:w="15" w:type="dxa"/>
            </w:tcMar>
            <w:vAlign w:val="bottom"/>
          </w:tcPr>
          <w:p w14:paraId="5D5B54EF"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4.06</w:t>
            </w:r>
          </w:p>
        </w:tc>
        <w:tc>
          <w:tcPr>
            <w:tcW w:w="2076" w:type="dxa"/>
            <w:tcMar>
              <w:top w:w="15" w:type="dxa"/>
              <w:left w:w="15" w:type="dxa"/>
              <w:right w:w="15" w:type="dxa"/>
            </w:tcMar>
            <w:vAlign w:val="bottom"/>
          </w:tcPr>
          <w:p w14:paraId="13D63DE0"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4.32</w:t>
            </w:r>
          </w:p>
        </w:tc>
        <w:tc>
          <w:tcPr>
            <w:tcW w:w="1862" w:type="dxa"/>
            <w:tcMar>
              <w:top w:w="15" w:type="dxa"/>
              <w:left w:w="15" w:type="dxa"/>
              <w:right w:w="15" w:type="dxa"/>
            </w:tcMar>
            <w:vAlign w:val="bottom"/>
          </w:tcPr>
          <w:p w14:paraId="1D10872E"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0.26</w:t>
            </w:r>
          </w:p>
        </w:tc>
      </w:tr>
      <w:tr w:rsidR="009B1C84" w:rsidRPr="00014FD9" w14:paraId="275696BE" w14:textId="77777777" w:rsidTr="005A121B">
        <w:trPr>
          <w:trHeight w:val="285"/>
          <w:jc w:val="center"/>
        </w:trPr>
        <w:tc>
          <w:tcPr>
            <w:tcW w:w="2850" w:type="dxa"/>
            <w:tcMar>
              <w:top w:w="15" w:type="dxa"/>
              <w:left w:w="15" w:type="dxa"/>
              <w:right w:w="15" w:type="dxa"/>
            </w:tcMar>
            <w:vAlign w:val="bottom"/>
          </w:tcPr>
          <w:p w14:paraId="19728E16"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Social Sustainability and Inclusion</w:t>
            </w:r>
          </w:p>
        </w:tc>
        <w:tc>
          <w:tcPr>
            <w:tcW w:w="2228" w:type="dxa"/>
            <w:tcMar>
              <w:top w:w="15" w:type="dxa"/>
              <w:left w:w="15" w:type="dxa"/>
              <w:right w:w="15" w:type="dxa"/>
            </w:tcMar>
            <w:vAlign w:val="bottom"/>
          </w:tcPr>
          <w:p w14:paraId="5AC19564"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4.00</w:t>
            </w:r>
          </w:p>
        </w:tc>
        <w:tc>
          <w:tcPr>
            <w:tcW w:w="2076" w:type="dxa"/>
            <w:tcMar>
              <w:top w:w="15" w:type="dxa"/>
              <w:left w:w="15" w:type="dxa"/>
              <w:right w:w="15" w:type="dxa"/>
            </w:tcMar>
            <w:vAlign w:val="bottom"/>
          </w:tcPr>
          <w:p w14:paraId="4F8D0E65"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4.33</w:t>
            </w:r>
          </w:p>
        </w:tc>
        <w:tc>
          <w:tcPr>
            <w:tcW w:w="1862" w:type="dxa"/>
            <w:tcMar>
              <w:top w:w="15" w:type="dxa"/>
              <w:left w:w="15" w:type="dxa"/>
              <w:right w:w="15" w:type="dxa"/>
            </w:tcMar>
            <w:vAlign w:val="bottom"/>
          </w:tcPr>
          <w:p w14:paraId="716E1633"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0.33</w:t>
            </w:r>
          </w:p>
        </w:tc>
      </w:tr>
      <w:tr w:rsidR="009B1C84" w:rsidRPr="00014FD9" w14:paraId="44E2F677" w14:textId="77777777" w:rsidTr="005A121B">
        <w:trPr>
          <w:trHeight w:val="285"/>
          <w:jc w:val="center"/>
        </w:trPr>
        <w:tc>
          <w:tcPr>
            <w:tcW w:w="2850" w:type="dxa"/>
            <w:tcMar>
              <w:top w:w="15" w:type="dxa"/>
              <w:left w:w="15" w:type="dxa"/>
              <w:right w:w="15" w:type="dxa"/>
            </w:tcMar>
            <w:vAlign w:val="bottom"/>
          </w:tcPr>
          <w:p w14:paraId="3FE1C65F"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Poverty and Equity</w:t>
            </w:r>
          </w:p>
        </w:tc>
        <w:tc>
          <w:tcPr>
            <w:tcW w:w="2228" w:type="dxa"/>
            <w:tcMar>
              <w:top w:w="15" w:type="dxa"/>
              <w:left w:w="15" w:type="dxa"/>
              <w:right w:w="15" w:type="dxa"/>
            </w:tcMar>
            <w:vAlign w:val="bottom"/>
          </w:tcPr>
          <w:p w14:paraId="53841210"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4.50</w:t>
            </w:r>
          </w:p>
        </w:tc>
        <w:tc>
          <w:tcPr>
            <w:tcW w:w="2076" w:type="dxa"/>
            <w:tcMar>
              <w:top w:w="15" w:type="dxa"/>
              <w:left w:w="15" w:type="dxa"/>
              <w:right w:w="15" w:type="dxa"/>
            </w:tcMar>
            <w:vAlign w:val="bottom"/>
          </w:tcPr>
          <w:p w14:paraId="0CB5CAB4"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5.00</w:t>
            </w:r>
          </w:p>
        </w:tc>
        <w:tc>
          <w:tcPr>
            <w:tcW w:w="1862" w:type="dxa"/>
            <w:tcMar>
              <w:top w:w="15" w:type="dxa"/>
              <w:left w:w="15" w:type="dxa"/>
              <w:right w:w="15" w:type="dxa"/>
            </w:tcMar>
            <w:vAlign w:val="bottom"/>
          </w:tcPr>
          <w:p w14:paraId="352E1B88"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0.50</w:t>
            </w:r>
          </w:p>
        </w:tc>
      </w:tr>
      <w:tr w:rsidR="009B1C84" w:rsidRPr="00014FD9" w14:paraId="2B6FB608" w14:textId="77777777" w:rsidTr="005A121B">
        <w:trPr>
          <w:trHeight w:val="285"/>
          <w:jc w:val="center"/>
        </w:trPr>
        <w:tc>
          <w:tcPr>
            <w:tcW w:w="2850" w:type="dxa"/>
            <w:tcMar>
              <w:top w:w="15" w:type="dxa"/>
              <w:left w:w="15" w:type="dxa"/>
              <w:right w:w="15" w:type="dxa"/>
            </w:tcMar>
            <w:vAlign w:val="bottom"/>
          </w:tcPr>
          <w:p w14:paraId="521606B3"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Governance</w:t>
            </w:r>
          </w:p>
        </w:tc>
        <w:tc>
          <w:tcPr>
            <w:tcW w:w="2228" w:type="dxa"/>
            <w:tcMar>
              <w:top w:w="15" w:type="dxa"/>
              <w:left w:w="15" w:type="dxa"/>
              <w:right w:w="15" w:type="dxa"/>
            </w:tcMar>
            <w:vAlign w:val="bottom"/>
          </w:tcPr>
          <w:p w14:paraId="320BE834"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3.38</w:t>
            </w:r>
          </w:p>
        </w:tc>
        <w:tc>
          <w:tcPr>
            <w:tcW w:w="2076" w:type="dxa"/>
            <w:tcMar>
              <w:top w:w="15" w:type="dxa"/>
              <w:left w:w="15" w:type="dxa"/>
              <w:right w:w="15" w:type="dxa"/>
            </w:tcMar>
            <w:vAlign w:val="bottom"/>
          </w:tcPr>
          <w:p w14:paraId="0DD7F14E"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3.90</w:t>
            </w:r>
          </w:p>
        </w:tc>
        <w:tc>
          <w:tcPr>
            <w:tcW w:w="1862" w:type="dxa"/>
            <w:tcMar>
              <w:top w:w="15" w:type="dxa"/>
              <w:left w:w="15" w:type="dxa"/>
              <w:right w:w="15" w:type="dxa"/>
            </w:tcMar>
            <w:vAlign w:val="bottom"/>
          </w:tcPr>
          <w:p w14:paraId="3050EBB8"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0.53</w:t>
            </w:r>
          </w:p>
        </w:tc>
      </w:tr>
      <w:tr w:rsidR="009B1C84" w:rsidRPr="00014FD9" w14:paraId="51F0820E" w14:textId="77777777" w:rsidTr="005A121B">
        <w:trPr>
          <w:trHeight w:val="285"/>
          <w:jc w:val="center"/>
        </w:trPr>
        <w:tc>
          <w:tcPr>
            <w:tcW w:w="2850" w:type="dxa"/>
            <w:tcMar>
              <w:top w:w="15" w:type="dxa"/>
              <w:left w:w="15" w:type="dxa"/>
              <w:right w:w="15" w:type="dxa"/>
            </w:tcMar>
            <w:vAlign w:val="bottom"/>
          </w:tcPr>
          <w:p w14:paraId="77A70F9E" w14:textId="001DEB5F"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Macroeconomics, Trade and Investment</w:t>
            </w:r>
            <w:r w:rsidR="00472C1B" w:rsidRPr="00014FD9">
              <w:rPr>
                <w:rFonts w:ascii="Aptos" w:eastAsia="Calibri" w:hAnsi="Aptos" w:cs="Calibri"/>
                <w:color w:val="000000" w:themeColor="text1"/>
                <w:sz w:val="22"/>
                <w:szCs w:val="22"/>
              </w:rPr>
              <w:t xml:space="preserve"> </w:t>
            </w:r>
            <w:r w:rsidR="00472C1B" w:rsidRPr="00014FD9">
              <w:rPr>
                <w:rFonts w:ascii="Aptos" w:eastAsia="Calibri" w:hAnsi="Aptos" w:cs="Calibri"/>
                <w:color w:val="000000" w:themeColor="text1"/>
              </w:rPr>
              <w:t>(MTI)</w:t>
            </w:r>
          </w:p>
        </w:tc>
        <w:tc>
          <w:tcPr>
            <w:tcW w:w="2228" w:type="dxa"/>
            <w:tcMar>
              <w:top w:w="15" w:type="dxa"/>
              <w:left w:w="15" w:type="dxa"/>
              <w:right w:w="15" w:type="dxa"/>
            </w:tcMar>
            <w:vAlign w:val="bottom"/>
          </w:tcPr>
          <w:p w14:paraId="5F0F21DF"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3.30</w:t>
            </w:r>
          </w:p>
        </w:tc>
        <w:tc>
          <w:tcPr>
            <w:tcW w:w="2076" w:type="dxa"/>
            <w:tcMar>
              <w:top w:w="15" w:type="dxa"/>
              <w:left w:w="15" w:type="dxa"/>
              <w:right w:w="15" w:type="dxa"/>
            </w:tcMar>
            <w:vAlign w:val="bottom"/>
          </w:tcPr>
          <w:p w14:paraId="6293636B"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4.07</w:t>
            </w:r>
          </w:p>
        </w:tc>
        <w:tc>
          <w:tcPr>
            <w:tcW w:w="1862" w:type="dxa"/>
            <w:tcMar>
              <w:top w:w="15" w:type="dxa"/>
              <w:left w:w="15" w:type="dxa"/>
              <w:right w:w="15" w:type="dxa"/>
            </w:tcMar>
            <w:vAlign w:val="bottom"/>
          </w:tcPr>
          <w:p w14:paraId="4B59DFEE"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0.77</w:t>
            </w:r>
          </w:p>
        </w:tc>
      </w:tr>
      <w:tr w:rsidR="009B1C84" w:rsidRPr="00014FD9" w14:paraId="13C577D8" w14:textId="77777777" w:rsidTr="005A121B">
        <w:trPr>
          <w:trHeight w:val="285"/>
          <w:jc w:val="center"/>
        </w:trPr>
        <w:tc>
          <w:tcPr>
            <w:tcW w:w="2850" w:type="dxa"/>
            <w:tcMar>
              <w:top w:w="15" w:type="dxa"/>
              <w:left w:w="15" w:type="dxa"/>
              <w:right w:w="15" w:type="dxa"/>
            </w:tcMar>
            <w:vAlign w:val="bottom"/>
          </w:tcPr>
          <w:p w14:paraId="12BA2FB3" w14:textId="77777777" w:rsidR="009B1C84" w:rsidRPr="00014FD9" w:rsidRDefault="009B1C84">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Water</w:t>
            </w:r>
          </w:p>
        </w:tc>
        <w:tc>
          <w:tcPr>
            <w:tcW w:w="2228" w:type="dxa"/>
            <w:tcMar>
              <w:top w:w="15" w:type="dxa"/>
              <w:left w:w="15" w:type="dxa"/>
              <w:right w:w="15" w:type="dxa"/>
            </w:tcMar>
            <w:vAlign w:val="bottom"/>
          </w:tcPr>
          <w:p w14:paraId="0BC4ACFD"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3.75</w:t>
            </w:r>
          </w:p>
        </w:tc>
        <w:tc>
          <w:tcPr>
            <w:tcW w:w="2076" w:type="dxa"/>
            <w:tcMar>
              <w:top w:w="15" w:type="dxa"/>
              <w:left w:w="15" w:type="dxa"/>
              <w:right w:w="15" w:type="dxa"/>
            </w:tcMar>
            <w:vAlign w:val="bottom"/>
          </w:tcPr>
          <w:p w14:paraId="132D19EA"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4.63</w:t>
            </w:r>
          </w:p>
        </w:tc>
        <w:tc>
          <w:tcPr>
            <w:tcW w:w="1862" w:type="dxa"/>
            <w:tcMar>
              <w:top w:w="15" w:type="dxa"/>
              <w:left w:w="15" w:type="dxa"/>
              <w:right w:w="15" w:type="dxa"/>
            </w:tcMar>
            <w:vAlign w:val="bottom"/>
          </w:tcPr>
          <w:p w14:paraId="4447DBBB" w14:textId="77777777" w:rsidR="009B1C84" w:rsidRPr="00014FD9" w:rsidRDefault="009B1C84"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0.88</w:t>
            </w:r>
          </w:p>
        </w:tc>
      </w:tr>
    </w:tbl>
    <w:p w14:paraId="67D890E0" w14:textId="1F8DBDD7" w:rsidR="0055731B" w:rsidRPr="00014FD9" w:rsidRDefault="0055731B" w:rsidP="00CF568D">
      <w:pPr>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Sector-level estimates of the technology premium should be interpreted with caution. In several GPs—notably Governance, Finance, and Energy—the number of technology-tagged projects is relatively small, so a few high- or low-rated operations can substantially influence the averages. Observed differences therefore reflect descriptive patterns rather than robust statistical effects.</w:t>
      </w:r>
    </w:p>
    <w:p w14:paraId="3570DA92" w14:textId="77777777" w:rsidR="00CF568D" w:rsidRPr="00014FD9" w:rsidRDefault="00CF568D" w:rsidP="244FAC12">
      <w:pPr>
        <w:rPr>
          <w:rFonts w:ascii="Aptos" w:hAnsi="Aptos"/>
          <w:sz w:val="16"/>
          <w:szCs w:val="16"/>
        </w:rPr>
      </w:pPr>
    </w:p>
    <w:p w14:paraId="1956BB67" w14:textId="78CCFA62" w:rsidR="001208B5" w:rsidRPr="00014FD9" w:rsidRDefault="001208B5" w:rsidP="00B94645">
      <w:pPr>
        <w:pStyle w:val="Heading2"/>
        <w:numPr>
          <w:ilvl w:val="0"/>
          <w:numId w:val="103"/>
        </w:numPr>
        <w:spacing w:after="0" w:afterAutospacing="0"/>
        <w:rPr>
          <w:rFonts w:ascii="Aptos" w:hAnsi="Aptos"/>
        </w:rPr>
      </w:pPr>
      <w:bookmarkStart w:id="83" w:name="_Toc222450692"/>
      <w:bookmarkStart w:id="84" w:name="_Toc212189894"/>
      <w:bookmarkStart w:id="85" w:name="_Toc215657592"/>
      <w:r w:rsidRPr="00014FD9">
        <w:rPr>
          <w:rFonts w:ascii="Aptos" w:hAnsi="Aptos"/>
        </w:rPr>
        <w:t>IFC Collaboration and Innovation Patterns</w:t>
      </w:r>
      <w:bookmarkEnd w:id="83"/>
      <w:r w:rsidRPr="00014FD9">
        <w:rPr>
          <w:rFonts w:ascii="Aptos" w:hAnsi="Aptos"/>
        </w:rPr>
        <w:t xml:space="preserve"> </w:t>
      </w:r>
    </w:p>
    <w:bookmarkEnd w:id="84"/>
    <w:bookmarkEnd w:id="85"/>
    <w:p w14:paraId="0C6EE134" w14:textId="77777777" w:rsidR="001174FC" w:rsidRPr="00014FD9" w:rsidRDefault="001174FC" w:rsidP="244FAC12">
      <w:pPr>
        <w:pStyle w:val="my-0"/>
        <w:spacing w:before="0" w:beforeAutospacing="0" w:after="0" w:afterAutospacing="0"/>
        <w:jc w:val="both"/>
        <w:rPr>
          <w:rFonts w:ascii="Aptos" w:hAnsi="Aptos"/>
          <w:b/>
          <w:bCs/>
          <w:sz w:val="22"/>
          <w:szCs w:val="22"/>
        </w:rPr>
      </w:pPr>
    </w:p>
    <w:p w14:paraId="1FAE7923" w14:textId="5A754DBD" w:rsidR="00860868" w:rsidRPr="00014FD9" w:rsidRDefault="00285ED2" w:rsidP="244FAC12">
      <w:pPr>
        <w:pStyle w:val="my-0"/>
        <w:spacing w:before="0" w:beforeAutospacing="0" w:after="0" w:afterAutospacing="0"/>
        <w:jc w:val="both"/>
        <w:rPr>
          <w:rFonts w:ascii="Aptos" w:hAnsi="Aptos"/>
          <w:sz w:val="22"/>
          <w:szCs w:val="22"/>
        </w:rPr>
      </w:pPr>
      <w:r w:rsidRPr="00014FD9">
        <w:rPr>
          <w:rFonts w:ascii="Aptos" w:hAnsi="Aptos"/>
          <w:b/>
          <w:bCs/>
          <w:sz w:val="22"/>
          <w:szCs w:val="22"/>
        </w:rPr>
        <w:t>International Finance Corporation</w:t>
      </w:r>
      <w:r w:rsidRPr="00014FD9">
        <w:rPr>
          <w:rFonts w:ascii="Aptos" w:eastAsiaTheme="majorEastAsia" w:hAnsi="Aptos"/>
          <w:b/>
          <w:bCs/>
          <w:sz w:val="22"/>
          <w:szCs w:val="22"/>
        </w:rPr>
        <w:t xml:space="preserve"> (</w:t>
      </w:r>
      <w:r w:rsidR="00FD0EE6" w:rsidRPr="00014FD9">
        <w:rPr>
          <w:rFonts w:ascii="Aptos" w:eastAsiaTheme="majorEastAsia" w:hAnsi="Aptos"/>
          <w:b/>
          <w:bCs/>
          <w:sz w:val="22"/>
          <w:szCs w:val="22"/>
        </w:rPr>
        <w:t>IFC</w:t>
      </w:r>
      <w:r w:rsidRPr="00014FD9">
        <w:rPr>
          <w:rFonts w:ascii="Aptos" w:eastAsiaTheme="majorEastAsia" w:hAnsi="Aptos"/>
          <w:b/>
          <w:bCs/>
          <w:sz w:val="22"/>
          <w:szCs w:val="22"/>
        </w:rPr>
        <w:t>)</w:t>
      </w:r>
      <w:r w:rsidR="00FD0EE6" w:rsidRPr="00014FD9">
        <w:rPr>
          <w:rFonts w:ascii="Aptos" w:eastAsiaTheme="majorEastAsia" w:hAnsi="Aptos"/>
          <w:b/>
          <w:bCs/>
          <w:sz w:val="22"/>
          <w:szCs w:val="22"/>
        </w:rPr>
        <w:t xml:space="preserve"> collaboration remains relatively rare </w:t>
      </w:r>
      <w:r w:rsidR="002F2A26" w:rsidRPr="00014FD9">
        <w:rPr>
          <w:rFonts w:ascii="Aptos" w:eastAsiaTheme="majorEastAsia" w:hAnsi="Aptos"/>
          <w:b/>
          <w:bCs/>
          <w:sz w:val="22"/>
          <w:szCs w:val="22"/>
        </w:rPr>
        <w:t>with</w:t>
      </w:r>
      <w:r w:rsidR="00FD0EE6" w:rsidRPr="00014FD9">
        <w:rPr>
          <w:rFonts w:ascii="Aptos" w:eastAsiaTheme="majorEastAsia" w:hAnsi="Aptos"/>
          <w:b/>
          <w:bCs/>
          <w:sz w:val="22"/>
          <w:szCs w:val="22"/>
        </w:rPr>
        <w:t xml:space="preserve">in the </w:t>
      </w:r>
      <w:r w:rsidR="007349AC" w:rsidRPr="00014FD9">
        <w:rPr>
          <w:rFonts w:ascii="Aptos" w:hAnsi="Aptos"/>
          <w:b/>
          <w:bCs/>
          <w:sz w:val="22"/>
          <w:szCs w:val="22"/>
        </w:rPr>
        <w:t>Bank Group</w:t>
      </w:r>
      <w:r w:rsidR="00FD0EE6" w:rsidRPr="00014FD9">
        <w:rPr>
          <w:rFonts w:ascii="Aptos" w:eastAsiaTheme="majorEastAsia" w:hAnsi="Aptos"/>
          <w:b/>
          <w:bCs/>
          <w:sz w:val="22"/>
          <w:szCs w:val="22"/>
        </w:rPr>
        <w:t xml:space="preserve"> portfolio. </w:t>
      </w:r>
      <w:r w:rsidR="002F2A26" w:rsidRPr="00014FD9">
        <w:rPr>
          <w:rFonts w:ascii="Aptos" w:eastAsiaTheme="majorEastAsia" w:hAnsi="Aptos"/>
          <w:sz w:val="22"/>
          <w:szCs w:val="22"/>
        </w:rPr>
        <w:t>O</w:t>
      </w:r>
      <w:r w:rsidR="00FD0EE6" w:rsidRPr="00014FD9">
        <w:rPr>
          <w:rFonts w:ascii="Aptos" w:eastAsiaTheme="majorEastAsia" w:hAnsi="Aptos"/>
          <w:sz w:val="22"/>
          <w:szCs w:val="22"/>
        </w:rPr>
        <w:t xml:space="preserve">f </w:t>
      </w:r>
      <w:r w:rsidR="002F2A26" w:rsidRPr="00014FD9">
        <w:rPr>
          <w:rFonts w:ascii="Aptos" w:eastAsiaTheme="majorEastAsia" w:hAnsi="Aptos"/>
          <w:sz w:val="22"/>
          <w:szCs w:val="22"/>
        </w:rPr>
        <w:t xml:space="preserve">the </w:t>
      </w:r>
      <w:r w:rsidR="00FD0EE6" w:rsidRPr="00014FD9">
        <w:rPr>
          <w:rFonts w:ascii="Aptos" w:eastAsiaTheme="majorEastAsia" w:hAnsi="Aptos"/>
          <w:sz w:val="22"/>
          <w:szCs w:val="22"/>
        </w:rPr>
        <w:t>7,57</w:t>
      </w:r>
      <w:r w:rsidR="009B5755">
        <w:rPr>
          <w:rFonts w:ascii="Aptos" w:eastAsiaTheme="majorEastAsia" w:hAnsi="Aptos"/>
          <w:sz w:val="22"/>
          <w:szCs w:val="22"/>
        </w:rPr>
        <w:t>4</w:t>
      </w:r>
      <w:r w:rsidR="00FD0EE6" w:rsidRPr="00014FD9">
        <w:rPr>
          <w:rFonts w:ascii="Aptos" w:eastAsiaTheme="majorEastAsia" w:hAnsi="Aptos"/>
          <w:sz w:val="22"/>
          <w:szCs w:val="22"/>
        </w:rPr>
        <w:t xml:space="preserve"> projects reviewed, only 59 (less than 1 percent) mention IFC in their lessons. </w:t>
      </w:r>
      <w:r w:rsidR="002F2A26" w:rsidRPr="00014FD9">
        <w:rPr>
          <w:rFonts w:ascii="Aptos" w:eastAsiaTheme="majorEastAsia" w:hAnsi="Aptos"/>
          <w:sz w:val="22"/>
          <w:szCs w:val="22"/>
        </w:rPr>
        <w:t>Among these</w:t>
      </w:r>
      <w:r w:rsidR="00FD0EE6" w:rsidRPr="00014FD9">
        <w:rPr>
          <w:rFonts w:ascii="Aptos" w:eastAsiaTheme="majorEastAsia" w:hAnsi="Aptos"/>
          <w:sz w:val="22"/>
          <w:szCs w:val="22"/>
        </w:rPr>
        <w:t xml:space="preserve">, </w:t>
      </w:r>
      <w:r w:rsidR="009B3BAB" w:rsidRPr="00014FD9">
        <w:rPr>
          <w:rFonts w:ascii="Aptos" w:eastAsiaTheme="majorEastAsia" w:hAnsi="Aptos"/>
          <w:sz w:val="22"/>
          <w:szCs w:val="22"/>
        </w:rPr>
        <w:t>20</w:t>
      </w:r>
      <w:r w:rsidR="00FD0EE6" w:rsidRPr="00014FD9">
        <w:rPr>
          <w:rFonts w:ascii="Aptos" w:eastAsiaTheme="majorEastAsia" w:hAnsi="Aptos"/>
          <w:sz w:val="22"/>
          <w:szCs w:val="22"/>
        </w:rPr>
        <w:t xml:space="preserve"> projects </w:t>
      </w:r>
      <w:r w:rsidR="002F2A26" w:rsidRPr="00014FD9">
        <w:rPr>
          <w:rFonts w:ascii="Aptos" w:eastAsiaTheme="majorEastAsia" w:hAnsi="Aptos"/>
          <w:sz w:val="22"/>
          <w:szCs w:val="22"/>
        </w:rPr>
        <w:t>are classified</w:t>
      </w:r>
      <w:r w:rsidR="00FD0EE6" w:rsidRPr="00014FD9">
        <w:rPr>
          <w:rFonts w:ascii="Aptos" w:eastAsiaTheme="majorEastAsia" w:hAnsi="Aptos"/>
          <w:sz w:val="22"/>
          <w:szCs w:val="22"/>
        </w:rPr>
        <w:t xml:space="preserve"> </w:t>
      </w:r>
      <w:r w:rsidR="002F2A26" w:rsidRPr="00014FD9">
        <w:rPr>
          <w:rFonts w:ascii="Aptos" w:eastAsiaTheme="majorEastAsia" w:hAnsi="Aptos"/>
          <w:sz w:val="22"/>
          <w:szCs w:val="22"/>
        </w:rPr>
        <w:t xml:space="preserve">as </w:t>
      </w:r>
      <w:r w:rsidR="00FD0EE6" w:rsidRPr="00014FD9">
        <w:rPr>
          <w:rFonts w:ascii="Aptos" w:eastAsiaTheme="majorEastAsia" w:hAnsi="Aptos"/>
          <w:sz w:val="22"/>
          <w:szCs w:val="22"/>
        </w:rPr>
        <w:t xml:space="preserve">High or Moderate innovation, while </w:t>
      </w:r>
      <w:r w:rsidR="009B3BAB" w:rsidRPr="00014FD9">
        <w:rPr>
          <w:rFonts w:ascii="Aptos" w:eastAsiaTheme="majorEastAsia" w:hAnsi="Aptos"/>
          <w:sz w:val="22"/>
          <w:szCs w:val="22"/>
        </w:rPr>
        <w:t>39</w:t>
      </w:r>
      <w:r w:rsidR="00FD0EE6" w:rsidRPr="00014FD9">
        <w:rPr>
          <w:rFonts w:ascii="Aptos" w:eastAsiaTheme="majorEastAsia" w:hAnsi="Aptos"/>
          <w:sz w:val="22"/>
          <w:szCs w:val="22"/>
        </w:rPr>
        <w:t xml:space="preserve"> are classified as Low (</w:t>
      </w:r>
      <w:r w:rsidR="009B3BAB" w:rsidRPr="00014FD9">
        <w:rPr>
          <w:rFonts w:ascii="Aptos" w:eastAsiaTheme="majorEastAsia" w:hAnsi="Aptos"/>
          <w:sz w:val="22"/>
          <w:szCs w:val="22"/>
        </w:rPr>
        <w:t xml:space="preserve">Table </w:t>
      </w:r>
      <w:r w:rsidR="000675BE" w:rsidRPr="00014FD9">
        <w:rPr>
          <w:rFonts w:ascii="Aptos" w:eastAsiaTheme="majorEastAsia" w:hAnsi="Aptos"/>
          <w:sz w:val="22"/>
          <w:szCs w:val="22"/>
        </w:rPr>
        <w:t>3.13</w:t>
      </w:r>
      <w:r w:rsidR="00FD0EE6" w:rsidRPr="00014FD9">
        <w:rPr>
          <w:rFonts w:ascii="Aptos" w:eastAsiaTheme="majorEastAsia" w:hAnsi="Aptos"/>
          <w:sz w:val="22"/>
          <w:szCs w:val="22"/>
        </w:rPr>
        <w:t xml:space="preserve">). This suggests that while IFC engagement is not widespread, when it </w:t>
      </w:r>
      <w:r w:rsidR="002F2A26" w:rsidRPr="00014FD9">
        <w:rPr>
          <w:rFonts w:ascii="Aptos" w:eastAsiaTheme="majorEastAsia" w:hAnsi="Aptos"/>
          <w:sz w:val="22"/>
          <w:szCs w:val="22"/>
        </w:rPr>
        <w:t xml:space="preserve">does </w:t>
      </w:r>
      <w:r w:rsidR="00FD0EE6" w:rsidRPr="00014FD9">
        <w:rPr>
          <w:rFonts w:ascii="Aptos" w:eastAsiaTheme="majorEastAsia" w:hAnsi="Aptos"/>
          <w:sz w:val="22"/>
          <w:szCs w:val="22"/>
        </w:rPr>
        <w:t>occur it is more likely to be associated with innovation: about 2 percent of High/Moderate projects mention IFC compared to only 0.6 percent of Low</w:t>
      </w:r>
      <w:r w:rsidR="002F2A26" w:rsidRPr="00014FD9">
        <w:rPr>
          <w:rFonts w:ascii="Aptos" w:eastAsiaTheme="majorEastAsia" w:hAnsi="Aptos"/>
          <w:sz w:val="22"/>
          <w:szCs w:val="22"/>
        </w:rPr>
        <w:t xml:space="preserve"> </w:t>
      </w:r>
      <w:r w:rsidR="00FD0EE6" w:rsidRPr="00014FD9">
        <w:rPr>
          <w:rFonts w:ascii="Aptos" w:eastAsiaTheme="majorEastAsia" w:hAnsi="Aptos"/>
          <w:sz w:val="22"/>
          <w:szCs w:val="22"/>
        </w:rPr>
        <w:t xml:space="preserve">projects. </w:t>
      </w:r>
    </w:p>
    <w:p w14:paraId="3E726B87" w14:textId="77777777" w:rsidR="0055731B" w:rsidRPr="00014FD9" w:rsidRDefault="0055731B" w:rsidP="244FAC12">
      <w:pPr>
        <w:pStyle w:val="my-0"/>
        <w:spacing w:before="0" w:beforeAutospacing="0" w:after="0" w:afterAutospacing="0"/>
        <w:jc w:val="both"/>
        <w:rPr>
          <w:rFonts w:ascii="Aptos" w:hAnsi="Aptos"/>
          <w:sz w:val="22"/>
          <w:szCs w:val="22"/>
        </w:rPr>
      </w:pPr>
    </w:p>
    <w:p w14:paraId="2AB16E05" w14:textId="562BCFF7" w:rsidR="00930701" w:rsidRPr="00014FD9" w:rsidRDefault="009B3BAB" w:rsidP="244FAC12">
      <w:pPr>
        <w:pStyle w:val="Title"/>
        <w:rPr>
          <w:rFonts w:ascii="Aptos" w:hAnsi="Aptos"/>
        </w:rPr>
      </w:pPr>
      <w:r w:rsidRPr="00014FD9">
        <w:rPr>
          <w:rFonts w:ascii="Aptos" w:hAnsi="Aptos"/>
        </w:rPr>
        <w:t xml:space="preserve">Table </w:t>
      </w:r>
      <w:r w:rsidR="000675BE" w:rsidRPr="00014FD9">
        <w:rPr>
          <w:rFonts w:ascii="Aptos" w:hAnsi="Aptos"/>
        </w:rPr>
        <w:t>3.13</w:t>
      </w:r>
      <w:r w:rsidR="00FD0EE6" w:rsidRPr="00014FD9">
        <w:rPr>
          <w:rFonts w:ascii="Aptos" w:hAnsi="Aptos"/>
        </w:rPr>
        <w:t>.</w:t>
      </w:r>
      <w:r w:rsidR="00930701" w:rsidRPr="00014FD9">
        <w:rPr>
          <w:rFonts w:ascii="Aptos" w:hAnsi="Aptos"/>
        </w:rPr>
        <w:t xml:space="preserve"> </w:t>
      </w:r>
      <w:r w:rsidR="00201345" w:rsidRPr="00014FD9">
        <w:rPr>
          <w:rFonts w:ascii="Aptos" w:hAnsi="Aptos"/>
        </w:rPr>
        <w:t>P</w:t>
      </w:r>
      <w:r w:rsidR="00930701" w:rsidRPr="00014FD9">
        <w:rPr>
          <w:rFonts w:ascii="Aptos" w:hAnsi="Aptos"/>
        </w:rPr>
        <w:t xml:space="preserve">rojects with IFC </w:t>
      </w:r>
      <w:r w:rsidR="00201345" w:rsidRPr="00014FD9">
        <w:rPr>
          <w:rFonts w:ascii="Aptos" w:hAnsi="Aptos"/>
        </w:rPr>
        <w:t>C</w:t>
      </w:r>
      <w:r w:rsidR="00930701" w:rsidRPr="00014FD9">
        <w:rPr>
          <w:rFonts w:ascii="Aptos" w:hAnsi="Aptos"/>
        </w:rPr>
        <w:t>ollaboration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97"/>
        <w:gridCol w:w="3360"/>
        <w:gridCol w:w="2207"/>
        <w:gridCol w:w="930"/>
      </w:tblGrid>
      <w:tr w:rsidR="57C00E66" w:rsidRPr="00014FD9" w14:paraId="3383EA28" w14:textId="77777777" w:rsidTr="005A121B">
        <w:trPr>
          <w:trHeight w:val="285"/>
          <w:jc w:val="center"/>
        </w:trPr>
        <w:tc>
          <w:tcPr>
            <w:tcW w:w="2097" w:type="dxa"/>
            <w:tcMar>
              <w:top w:w="15" w:type="dxa"/>
              <w:left w:w="15" w:type="dxa"/>
              <w:right w:w="15" w:type="dxa"/>
            </w:tcMar>
          </w:tcPr>
          <w:p w14:paraId="57231402" w14:textId="157C136C"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IFC Mention in Lessons</w:t>
            </w:r>
          </w:p>
        </w:tc>
        <w:tc>
          <w:tcPr>
            <w:tcW w:w="3360" w:type="dxa"/>
            <w:tcMar>
              <w:top w:w="15" w:type="dxa"/>
              <w:left w:w="15" w:type="dxa"/>
              <w:right w:w="15" w:type="dxa"/>
            </w:tcMar>
          </w:tcPr>
          <w:p w14:paraId="3B856BF4" w14:textId="53F1884E"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High + Moderate Innovation Projects</w:t>
            </w:r>
          </w:p>
        </w:tc>
        <w:tc>
          <w:tcPr>
            <w:tcW w:w="2207" w:type="dxa"/>
            <w:tcMar>
              <w:top w:w="15" w:type="dxa"/>
              <w:left w:w="15" w:type="dxa"/>
              <w:right w:w="15" w:type="dxa"/>
            </w:tcMar>
          </w:tcPr>
          <w:p w14:paraId="3EC61A5B" w14:textId="5DADD5FD"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Low Innovation Projects</w:t>
            </w:r>
          </w:p>
        </w:tc>
        <w:tc>
          <w:tcPr>
            <w:tcW w:w="930" w:type="dxa"/>
            <w:tcMar>
              <w:top w:w="15" w:type="dxa"/>
              <w:left w:w="15" w:type="dxa"/>
              <w:right w:w="15" w:type="dxa"/>
            </w:tcMar>
          </w:tcPr>
          <w:p w14:paraId="3889D345" w14:textId="51A51C9A"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Total</w:t>
            </w:r>
          </w:p>
        </w:tc>
      </w:tr>
      <w:tr w:rsidR="57C00E66" w:rsidRPr="00014FD9" w14:paraId="69BE50E6" w14:textId="77777777" w:rsidTr="005A121B">
        <w:trPr>
          <w:trHeight w:val="285"/>
          <w:jc w:val="center"/>
        </w:trPr>
        <w:tc>
          <w:tcPr>
            <w:tcW w:w="2097" w:type="dxa"/>
            <w:tcMar>
              <w:top w:w="15" w:type="dxa"/>
              <w:left w:w="15" w:type="dxa"/>
              <w:right w:w="15" w:type="dxa"/>
            </w:tcMar>
            <w:vAlign w:val="bottom"/>
          </w:tcPr>
          <w:p w14:paraId="0FBAAD37" w14:textId="7BA33303"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No IFC Mention</w:t>
            </w:r>
          </w:p>
        </w:tc>
        <w:tc>
          <w:tcPr>
            <w:tcW w:w="3360" w:type="dxa"/>
            <w:tcMar>
              <w:top w:w="15" w:type="dxa"/>
              <w:left w:w="15" w:type="dxa"/>
              <w:right w:w="15" w:type="dxa"/>
            </w:tcMar>
            <w:vAlign w:val="bottom"/>
          </w:tcPr>
          <w:p w14:paraId="4932A342" w14:textId="57DDEB4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954</w:t>
            </w:r>
          </w:p>
        </w:tc>
        <w:tc>
          <w:tcPr>
            <w:tcW w:w="2207" w:type="dxa"/>
            <w:tcMar>
              <w:top w:w="15" w:type="dxa"/>
              <w:left w:w="15" w:type="dxa"/>
              <w:right w:w="15" w:type="dxa"/>
            </w:tcMar>
            <w:vAlign w:val="bottom"/>
          </w:tcPr>
          <w:p w14:paraId="2620DEFF" w14:textId="35C6283A"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6561</w:t>
            </w:r>
          </w:p>
        </w:tc>
        <w:tc>
          <w:tcPr>
            <w:tcW w:w="930" w:type="dxa"/>
            <w:tcMar>
              <w:top w:w="15" w:type="dxa"/>
              <w:left w:w="15" w:type="dxa"/>
              <w:right w:w="15" w:type="dxa"/>
            </w:tcMar>
            <w:vAlign w:val="bottom"/>
          </w:tcPr>
          <w:p w14:paraId="397A5913" w14:textId="504FA6B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7515</w:t>
            </w:r>
          </w:p>
        </w:tc>
      </w:tr>
      <w:tr w:rsidR="57C00E66" w:rsidRPr="00014FD9" w14:paraId="76108681" w14:textId="77777777" w:rsidTr="005A121B">
        <w:trPr>
          <w:trHeight w:val="285"/>
          <w:jc w:val="center"/>
        </w:trPr>
        <w:tc>
          <w:tcPr>
            <w:tcW w:w="2097" w:type="dxa"/>
            <w:tcMar>
              <w:top w:w="15" w:type="dxa"/>
              <w:left w:w="15" w:type="dxa"/>
              <w:right w:w="15" w:type="dxa"/>
            </w:tcMar>
            <w:vAlign w:val="bottom"/>
          </w:tcPr>
          <w:p w14:paraId="097754C6" w14:textId="695936A0"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With IFC Mention</w:t>
            </w:r>
          </w:p>
        </w:tc>
        <w:tc>
          <w:tcPr>
            <w:tcW w:w="3360" w:type="dxa"/>
            <w:tcMar>
              <w:top w:w="15" w:type="dxa"/>
              <w:left w:w="15" w:type="dxa"/>
              <w:right w:w="15" w:type="dxa"/>
            </w:tcMar>
            <w:vAlign w:val="bottom"/>
          </w:tcPr>
          <w:p w14:paraId="1E3E68A4" w14:textId="3602DB5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w:t>
            </w:r>
          </w:p>
        </w:tc>
        <w:tc>
          <w:tcPr>
            <w:tcW w:w="2207" w:type="dxa"/>
            <w:tcMar>
              <w:top w:w="15" w:type="dxa"/>
              <w:left w:w="15" w:type="dxa"/>
              <w:right w:w="15" w:type="dxa"/>
            </w:tcMar>
            <w:vAlign w:val="bottom"/>
          </w:tcPr>
          <w:p w14:paraId="75E4EBF2" w14:textId="06917F4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w:t>
            </w:r>
          </w:p>
        </w:tc>
        <w:tc>
          <w:tcPr>
            <w:tcW w:w="930" w:type="dxa"/>
            <w:tcMar>
              <w:top w:w="15" w:type="dxa"/>
              <w:left w:w="15" w:type="dxa"/>
              <w:right w:w="15" w:type="dxa"/>
            </w:tcMar>
            <w:vAlign w:val="bottom"/>
          </w:tcPr>
          <w:p w14:paraId="75C02C31" w14:textId="16B63DE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59</w:t>
            </w:r>
          </w:p>
        </w:tc>
      </w:tr>
      <w:tr w:rsidR="57C00E66" w:rsidRPr="00014FD9" w14:paraId="676446BA" w14:textId="77777777" w:rsidTr="005A121B">
        <w:trPr>
          <w:trHeight w:val="285"/>
          <w:jc w:val="center"/>
        </w:trPr>
        <w:tc>
          <w:tcPr>
            <w:tcW w:w="2097" w:type="dxa"/>
            <w:tcMar>
              <w:top w:w="15" w:type="dxa"/>
              <w:left w:w="15" w:type="dxa"/>
              <w:right w:w="15" w:type="dxa"/>
            </w:tcMar>
            <w:vAlign w:val="bottom"/>
          </w:tcPr>
          <w:p w14:paraId="07CCA226" w14:textId="1976A48C"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Total</w:t>
            </w:r>
          </w:p>
        </w:tc>
        <w:tc>
          <w:tcPr>
            <w:tcW w:w="3360" w:type="dxa"/>
            <w:tcMar>
              <w:top w:w="15" w:type="dxa"/>
              <w:left w:w="15" w:type="dxa"/>
              <w:right w:w="15" w:type="dxa"/>
            </w:tcMar>
            <w:vAlign w:val="bottom"/>
          </w:tcPr>
          <w:p w14:paraId="5D7B25A9" w14:textId="61D5E986"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974</w:t>
            </w:r>
          </w:p>
        </w:tc>
        <w:tc>
          <w:tcPr>
            <w:tcW w:w="2207" w:type="dxa"/>
            <w:tcMar>
              <w:top w:w="15" w:type="dxa"/>
              <w:left w:w="15" w:type="dxa"/>
              <w:right w:w="15" w:type="dxa"/>
            </w:tcMar>
            <w:vAlign w:val="bottom"/>
          </w:tcPr>
          <w:p w14:paraId="1E132B7E" w14:textId="46E608D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6600</w:t>
            </w:r>
          </w:p>
        </w:tc>
        <w:tc>
          <w:tcPr>
            <w:tcW w:w="930" w:type="dxa"/>
            <w:tcMar>
              <w:top w:w="15" w:type="dxa"/>
              <w:left w:w="15" w:type="dxa"/>
              <w:right w:w="15" w:type="dxa"/>
            </w:tcMar>
            <w:vAlign w:val="bottom"/>
          </w:tcPr>
          <w:p w14:paraId="6300629A" w14:textId="512BA6B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7574</w:t>
            </w:r>
          </w:p>
        </w:tc>
      </w:tr>
    </w:tbl>
    <w:p w14:paraId="4878B3CE" w14:textId="6391AEFC" w:rsidR="0055731B" w:rsidRPr="00014FD9" w:rsidRDefault="0055731B" w:rsidP="244FAC12">
      <w:pPr>
        <w:pStyle w:val="NormalWeb"/>
        <w:spacing w:before="0" w:beforeAutospacing="0" w:after="0" w:afterAutospacing="0"/>
        <w:jc w:val="both"/>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The overall numbers of IFC collaboration might be higher because some collaborations might not have been reflected in the ICRR lessons and/or might not be linked to innovative approaches.</w:t>
      </w:r>
    </w:p>
    <w:p w14:paraId="1FB0BDD0" w14:textId="77777777" w:rsidR="0055731B" w:rsidRPr="00014FD9" w:rsidRDefault="0055731B" w:rsidP="244FAC12">
      <w:pPr>
        <w:pStyle w:val="NormalWeb"/>
        <w:spacing w:before="0" w:beforeAutospacing="0" w:after="0" w:afterAutospacing="0"/>
        <w:jc w:val="both"/>
        <w:rPr>
          <w:rFonts w:ascii="Aptos" w:hAnsi="Aptos"/>
          <w:b/>
          <w:bCs/>
          <w:sz w:val="22"/>
          <w:szCs w:val="22"/>
        </w:rPr>
      </w:pPr>
    </w:p>
    <w:p w14:paraId="50199C13" w14:textId="7A1DD98C" w:rsidR="00E95FC8" w:rsidRPr="00014FD9" w:rsidRDefault="004B0DA3" w:rsidP="244FAC12">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Due to </w:t>
      </w:r>
      <w:r w:rsidR="00E95FC8" w:rsidRPr="00014FD9">
        <w:rPr>
          <w:rFonts w:ascii="Aptos" w:hAnsi="Aptos"/>
          <w:b/>
          <w:bCs/>
          <w:sz w:val="22"/>
          <w:szCs w:val="22"/>
        </w:rPr>
        <w:t xml:space="preserve">the small size of the IFC-linked subset in the portfolio, </w:t>
      </w:r>
      <w:r w:rsidRPr="00014FD9">
        <w:rPr>
          <w:rFonts w:ascii="Aptos" w:hAnsi="Aptos"/>
          <w:b/>
          <w:bCs/>
          <w:sz w:val="22"/>
          <w:szCs w:val="22"/>
        </w:rPr>
        <w:t xml:space="preserve">the </w:t>
      </w:r>
      <w:r w:rsidR="00DC6D65" w:rsidRPr="00014FD9">
        <w:rPr>
          <w:rFonts w:ascii="Aptos" w:hAnsi="Aptos"/>
          <w:b/>
          <w:bCs/>
          <w:sz w:val="22"/>
          <w:szCs w:val="22"/>
        </w:rPr>
        <w:t xml:space="preserve">authors </w:t>
      </w:r>
      <w:r w:rsidR="00E95FC8" w:rsidRPr="00014FD9">
        <w:rPr>
          <w:rFonts w:ascii="Aptos" w:hAnsi="Aptos"/>
          <w:b/>
          <w:bCs/>
          <w:sz w:val="22"/>
          <w:szCs w:val="22"/>
        </w:rPr>
        <w:t xml:space="preserve">complemented the quantitative review with an LLM-assisted analysis to </w:t>
      </w:r>
      <w:r w:rsidR="002F2A26" w:rsidRPr="00014FD9">
        <w:rPr>
          <w:rFonts w:ascii="Aptos" w:hAnsi="Aptos"/>
          <w:b/>
          <w:bCs/>
          <w:sz w:val="22"/>
          <w:szCs w:val="22"/>
        </w:rPr>
        <w:t>identify</w:t>
      </w:r>
      <w:r w:rsidR="00E95FC8" w:rsidRPr="00014FD9">
        <w:rPr>
          <w:rFonts w:ascii="Aptos" w:hAnsi="Aptos"/>
          <w:b/>
          <w:bCs/>
          <w:sz w:val="22"/>
          <w:szCs w:val="22"/>
        </w:rPr>
        <w:t xml:space="preserve"> patterns across key dimensions (</w:t>
      </w:r>
      <w:r w:rsidR="000675BE" w:rsidRPr="00014FD9">
        <w:rPr>
          <w:rFonts w:ascii="Aptos" w:hAnsi="Aptos"/>
          <w:b/>
          <w:bCs/>
          <w:sz w:val="22"/>
          <w:szCs w:val="22"/>
        </w:rPr>
        <w:t>Table 3.14</w:t>
      </w:r>
      <w:r w:rsidR="00E95FC8" w:rsidRPr="00014FD9">
        <w:rPr>
          <w:rFonts w:ascii="Aptos" w:hAnsi="Aptos"/>
          <w:b/>
          <w:bCs/>
          <w:sz w:val="22"/>
          <w:szCs w:val="22"/>
        </w:rPr>
        <w:t>).</w:t>
      </w:r>
      <w:r w:rsidR="00E95FC8" w:rsidRPr="00014FD9">
        <w:rPr>
          <w:rFonts w:ascii="Aptos" w:hAnsi="Aptos"/>
          <w:sz w:val="22"/>
          <w:szCs w:val="22"/>
        </w:rPr>
        <w:t xml:space="preserve"> The findings show that </w:t>
      </w:r>
      <w:r w:rsidR="002F2A26" w:rsidRPr="00014FD9">
        <w:rPr>
          <w:rFonts w:ascii="Aptos" w:hAnsi="Aptos"/>
          <w:sz w:val="22"/>
          <w:szCs w:val="22"/>
        </w:rPr>
        <w:t xml:space="preserve">projects involving </w:t>
      </w:r>
      <w:r w:rsidR="00E95FC8" w:rsidRPr="00014FD9">
        <w:rPr>
          <w:rFonts w:ascii="Aptos" w:hAnsi="Aptos"/>
          <w:sz w:val="22"/>
          <w:szCs w:val="22"/>
        </w:rPr>
        <w:t xml:space="preserve">IFC </w:t>
      </w:r>
      <w:r w:rsidR="002F2A26" w:rsidRPr="00014FD9">
        <w:rPr>
          <w:rFonts w:ascii="Aptos" w:hAnsi="Aptos"/>
          <w:sz w:val="22"/>
          <w:szCs w:val="22"/>
        </w:rPr>
        <w:t xml:space="preserve">tend to be </w:t>
      </w:r>
      <w:r w:rsidR="00E95FC8" w:rsidRPr="00014FD9">
        <w:rPr>
          <w:rFonts w:ascii="Aptos" w:hAnsi="Aptos"/>
          <w:sz w:val="22"/>
          <w:szCs w:val="22"/>
        </w:rPr>
        <w:t xml:space="preserve">disproportionately innovative but </w:t>
      </w:r>
      <w:r w:rsidR="002F2A26" w:rsidRPr="00014FD9">
        <w:rPr>
          <w:rFonts w:ascii="Aptos" w:hAnsi="Aptos"/>
          <w:sz w:val="22"/>
          <w:szCs w:val="22"/>
        </w:rPr>
        <w:t xml:space="preserve">also </w:t>
      </w:r>
      <w:r w:rsidR="00E95FC8" w:rsidRPr="00014FD9">
        <w:rPr>
          <w:rFonts w:ascii="Aptos" w:hAnsi="Aptos"/>
          <w:sz w:val="22"/>
          <w:szCs w:val="22"/>
        </w:rPr>
        <w:t xml:space="preserve">operate in more complex contexts, which may explain why </w:t>
      </w:r>
      <w:r w:rsidR="00E95FC8" w:rsidRPr="00014FD9">
        <w:rPr>
          <w:rFonts w:ascii="Aptos" w:hAnsi="Aptos"/>
          <w:sz w:val="22"/>
          <w:szCs w:val="22"/>
        </w:rPr>
        <w:lastRenderedPageBreak/>
        <w:t xml:space="preserve">their average outcomes are slightly lower than the rest of the portfolio. </w:t>
      </w:r>
      <w:proofErr w:type="spellStart"/>
      <w:r w:rsidR="00E95FC8" w:rsidRPr="00014FD9">
        <w:rPr>
          <w:rFonts w:ascii="Aptos" w:hAnsi="Aptos"/>
          <w:sz w:val="22"/>
          <w:szCs w:val="22"/>
        </w:rPr>
        <w:t>Sectorally</w:t>
      </w:r>
      <w:proofErr w:type="spellEnd"/>
      <w:r w:rsidR="00E95FC8" w:rsidRPr="00014FD9">
        <w:rPr>
          <w:rFonts w:ascii="Aptos" w:hAnsi="Aptos"/>
          <w:sz w:val="22"/>
          <w:szCs w:val="22"/>
        </w:rPr>
        <w:t xml:space="preserve">, these projects cluster in </w:t>
      </w:r>
      <w:r w:rsidR="001E7B5B" w:rsidRPr="00014FD9">
        <w:rPr>
          <w:rFonts w:ascii="Aptos" w:hAnsi="Aptos"/>
          <w:sz w:val="22"/>
          <w:szCs w:val="22"/>
        </w:rPr>
        <w:t xml:space="preserve">the </w:t>
      </w:r>
      <w:r w:rsidR="722357CF" w:rsidRPr="00014FD9">
        <w:rPr>
          <w:rFonts w:ascii="Aptos" w:hAnsi="Aptos"/>
          <w:sz w:val="22"/>
          <w:szCs w:val="22"/>
        </w:rPr>
        <w:t xml:space="preserve">Infrastructure, Sustainable Development, and Equitable Growth, </w:t>
      </w:r>
      <w:r w:rsidR="000735F4" w:rsidRPr="00014FD9">
        <w:rPr>
          <w:rFonts w:ascii="Aptos" w:hAnsi="Aptos"/>
          <w:sz w:val="22"/>
          <w:szCs w:val="22"/>
        </w:rPr>
        <w:t xml:space="preserve">Finance, </w:t>
      </w:r>
      <w:r w:rsidR="2CEC6995" w:rsidRPr="00014FD9">
        <w:rPr>
          <w:rFonts w:ascii="Aptos" w:hAnsi="Aptos"/>
          <w:sz w:val="22"/>
          <w:szCs w:val="22"/>
        </w:rPr>
        <w:t xml:space="preserve">and Institutions </w:t>
      </w:r>
      <w:r w:rsidR="001E7B5B" w:rsidRPr="00014FD9">
        <w:rPr>
          <w:rFonts w:ascii="Aptos" w:hAnsi="Aptos"/>
          <w:sz w:val="22"/>
          <w:szCs w:val="22"/>
        </w:rPr>
        <w:t>practices</w:t>
      </w:r>
      <w:r w:rsidR="00E95FC8" w:rsidRPr="00014FD9">
        <w:rPr>
          <w:rFonts w:ascii="Aptos" w:hAnsi="Aptos"/>
          <w:sz w:val="22"/>
          <w:szCs w:val="22"/>
        </w:rPr>
        <w:t>. Country mentions point to a mix of IDA and IBRD markets</w:t>
      </w:r>
      <w:r w:rsidR="00103302" w:rsidRPr="00014FD9">
        <w:rPr>
          <w:rFonts w:ascii="Aptos" w:hAnsi="Aptos"/>
          <w:sz w:val="22"/>
          <w:szCs w:val="22"/>
        </w:rPr>
        <w:t xml:space="preserve"> (e.g.,</w:t>
      </w:r>
      <w:r w:rsidR="00E95FC8" w:rsidRPr="00014FD9">
        <w:rPr>
          <w:rFonts w:ascii="Aptos" w:hAnsi="Aptos"/>
          <w:sz w:val="22"/>
          <w:szCs w:val="22"/>
        </w:rPr>
        <w:t xml:space="preserve"> </w:t>
      </w:r>
      <w:r w:rsidRPr="00014FD9">
        <w:rPr>
          <w:rFonts w:ascii="Aptos" w:hAnsi="Aptos"/>
          <w:sz w:val="22"/>
          <w:szCs w:val="22"/>
        </w:rPr>
        <w:t xml:space="preserve">Cameroon, Chad, </w:t>
      </w:r>
      <w:r w:rsidR="00E95FC8" w:rsidRPr="00014FD9">
        <w:rPr>
          <w:rFonts w:ascii="Aptos" w:hAnsi="Aptos"/>
          <w:sz w:val="22"/>
          <w:szCs w:val="22"/>
        </w:rPr>
        <w:t>Indonesia, Pakistan</w:t>
      </w:r>
      <w:r w:rsidR="00103302" w:rsidRPr="00014FD9">
        <w:rPr>
          <w:rFonts w:ascii="Aptos" w:hAnsi="Aptos"/>
          <w:sz w:val="22"/>
          <w:szCs w:val="22"/>
        </w:rPr>
        <w:t>)</w:t>
      </w:r>
      <w:r w:rsidR="00E95FC8" w:rsidRPr="00014FD9">
        <w:rPr>
          <w:rFonts w:ascii="Aptos" w:hAnsi="Aptos"/>
          <w:sz w:val="22"/>
          <w:szCs w:val="22"/>
        </w:rPr>
        <w:t>, underscoring IFC’s reach across both emerging and fragile environments. Lessons consistently emphasize innovation levers—technology-enabled design, phased operational approaches, financial risk-sharing, and multi-stakeholder collaboration</w:t>
      </w:r>
      <w:r w:rsidR="002F2A26" w:rsidRPr="00014FD9">
        <w:rPr>
          <w:rFonts w:ascii="Aptos" w:hAnsi="Aptos"/>
          <w:sz w:val="22"/>
          <w:szCs w:val="22"/>
        </w:rPr>
        <w:t xml:space="preserve">. These </w:t>
      </w:r>
      <w:r w:rsidR="00E95FC8" w:rsidRPr="00014FD9">
        <w:rPr>
          <w:rFonts w:ascii="Aptos" w:hAnsi="Aptos"/>
          <w:sz w:val="22"/>
          <w:szCs w:val="22"/>
        </w:rPr>
        <w:t xml:space="preserve">align closely with the </w:t>
      </w:r>
      <w:r w:rsidR="00D102E7" w:rsidRPr="00014FD9">
        <w:rPr>
          <w:rFonts w:ascii="Aptos" w:hAnsi="Aptos"/>
          <w:sz w:val="22"/>
          <w:szCs w:val="22"/>
        </w:rPr>
        <w:t xml:space="preserve">World </w:t>
      </w:r>
      <w:r w:rsidR="00E95FC8" w:rsidRPr="00014FD9">
        <w:rPr>
          <w:rFonts w:ascii="Aptos" w:hAnsi="Aptos"/>
          <w:sz w:val="22"/>
          <w:szCs w:val="22"/>
        </w:rPr>
        <w:t>Bank’s recent institutional reforms</w:t>
      </w:r>
      <w:r w:rsidR="002F2A26" w:rsidRPr="00014FD9">
        <w:rPr>
          <w:rFonts w:ascii="Aptos" w:hAnsi="Aptos"/>
          <w:sz w:val="22"/>
          <w:szCs w:val="22"/>
        </w:rPr>
        <w:t xml:space="preserve">, including the </w:t>
      </w:r>
      <w:r w:rsidR="00C26A01" w:rsidRPr="00014FD9">
        <w:rPr>
          <w:rFonts w:ascii="Aptos" w:hAnsi="Aptos"/>
          <w:sz w:val="22"/>
          <w:szCs w:val="22"/>
        </w:rPr>
        <w:t>P</w:t>
      </w:r>
      <w:r w:rsidR="002F2A26" w:rsidRPr="00014FD9">
        <w:rPr>
          <w:rFonts w:ascii="Aptos" w:hAnsi="Aptos"/>
          <w:sz w:val="22"/>
          <w:szCs w:val="22"/>
        </w:rPr>
        <w:t xml:space="preserve">rocurement </w:t>
      </w:r>
      <w:r w:rsidR="00C26A01" w:rsidRPr="00014FD9">
        <w:rPr>
          <w:rFonts w:ascii="Aptos" w:hAnsi="Aptos"/>
          <w:sz w:val="22"/>
          <w:szCs w:val="22"/>
        </w:rPr>
        <w:t>F</w:t>
      </w:r>
      <w:r w:rsidR="002F2A26" w:rsidRPr="00014FD9">
        <w:rPr>
          <w:rFonts w:ascii="Aptos" w:hAnsi="Aptos"/>
          <w:sz w:val="22"/>
          <w:szCs w:val="22"/>
        </w:rPr>
        <w:t>ramework</w:t>
      </w:r>
      <w:r w:rsidR="00C26A01" w:rsidRPr="00014FD9">
        <w:rPr>
          <w:rFonts w:ascii="Aptos" w:hAnsi="Aptos"/>
          <w:sz w:val="22"/>
          <w:szCs w:val="22"/>
        </w:rPr>
        <w:t xml:space="preserve"> (2016)</w:t>
      </w:r>
      <w:r w:rsidR="00285ED2" w:rsidRPr="00014FD9">
        <w:rPr>
          <w:rFonts w:ascii="Aptos" w:hAnsi="Aptos"/>
          <w:sz w:val="22"/>
          <w:szCs w:val="22"/>
        </w:rPr>
        <w:t>,</w:t>
      </w:r>
      <w:r w:rsidR="002F2A26" w:rsidRPr="00014FD9">
        <w:rPr>
          <w:rFonts w:ascii="Aptos" w:hAnsi="Aptos"/>
          <w:sz w:val="22"/>
          <w:szCs w:val="22"/>
        </w:rPr>
        <w:t xml:space="preserve"> </w:t>
      </w:r>
      <w:r w:rsidR="00E95FC8" w:rsidRPr="00014FD9">
        <w:rPr>
          <w:rFonts w:ascii="Aptos" w:hAnsi="Aptos"/>
          <w:sz w:val="22"/>
          <w:szCs w:val="22"/>
        </w:rPr>
        <w:t>ESF</w:t>
      </w:r>
      <w:r w:rsidR="002F2A26" w:rsidRPr="00014FD9">
        <w:rPr>
          <w:rFonts w:ascii="Aptos" w:hAnsi="Aptos"/>
          <w:sz w:val="22"/>
          <w:szCs w:val="22"/>
        </w:rPr>
        <w:t xml:space="preserve"> </w:t>
      </w:r>
      <w:r w:rsidR="00C26A01" w:rsidRPr="00014FD9">
        <w:rPr>
          <w:rFonts w:ascii="Aptos" w:hAnsi="Aptos"/>
          <w:sz w:val="22"/>
          <w:szCs w:val="22"/>
        </w:rPr>
        <w:t>(2018)</w:t>
      </w:r>
      <w:r w:rsidR="00285ED2" w:rsidRPr="00014FD9">
        <w:rPr>
          <w:rFonts w:ascii="Aptos" w:hAnsi="Aptos"/>
          <w:sz w:val="22"/>
          <w:szCs w:val="22"/>
        </w:rPr>
        <w:t>,</w:t>
      </w:r>
      <w:r w:rsidR="00C26A01" w:rsidRPr="00014FD9">
        <w:rPr>
          <w:rFonts w:ascii="Aptos" w:hAnsi="Aptos"/>
          <w:sz w:val="22"/>
          <w:szCs w:val="22"/>
        </w:rPr>
        <w:t xml:space="preserve"> </w:t>
      </w:r>
      <w:r w:rsidR="002F2A26" w:rsidRPr="00014FD9">
        <w:rPr>
          <w:rFonts w:ascii="Aptos" w:hAnsi="Aptos"/>
          <w:sz w:val="22"/>
          <w:szCs w:val="22"/>
        </w:rPr>
        <w:t>MFD</w:t>
      </w:r>
      <w:r w:rsidR="00285ED2" w:rsidRPr="00014FD9">
        <w:rPr>
          <w:rFonts w:ascii="Aptos" w:hAnsi="Aptos"/>
          <w:sz w:val="22"/>
          <w:szCs w:val="22"/>
        </w:rPr>
        <w:t>,</w:t>
      </w:r>
      <w:r w:rsidR="002F2A26" w:rsidRPr="00014FD9">
        <w:rPr>
          <w:rFonts w:ascii="Aptos" w:hAnsi="Aptos"/>
          <w:sz w:val="22"/>
          <w:szCs w:val="22"/>
        </w:rPr>
        <w:t xml:space="preserve"> and PSW, </w:t>
      </w:r>
      <w:r w:rsidR="00FD7BC2" w:rsidRPr="00014FD9">
        <w:rPr>
          <w:rFonts w:ascii="Aptos" w:hAnsi="Aptos"/>
          <w:sz w:val="22"/>
          <w:szCs w:val="22"/>
        </w:rPr>
        <w:t xml:space="preserve">which </w:t>
      </w:r>
      <w:r w:rsidR="00E95FC8" w:rsidRPr="00014FD9">
        <w:rPr>
          <w:rFonts w:ascii="Aptos" w:hAnsi="Aptos"/>
          <w:sz w:val="22"/>
          <w:szCs w:val="22"/>
        </w:rPr>
        <w:t xml:space="preserve">aimed </w:t>
      </w:r>
      <w:r w:rsidR="00FD7BC2" w:rsidRPr="00014FD9">
        <w:rPr>
          <w:rFonts w:ascii="Aptos" w:hAnsi="Aptos"/>
          <w:sz w:val="22"/>
          <w:szCs w:val="22"/>
        </w:rPr>
        <w:t xml:space="preserve">to </w:t>
      </w:r>
      <w:r w:rsidR="00E95FC8" w:rsidRPr="00014FD9">
        <w:rPr>
          <w:rFonts w:ascii="Aptos" w:hAnsi="Aptos"/>
          <w:sz w:val="22"/>
          <w:szCs w:val="22"/>
        </w:rPr>
        <w:t>lower barriers to innovation and private</w:t>
      </w:r>
      <w:r w:rsidRPr="00014FD9">
        <w:rPr>
          <w:rFonts w:ascii="Aptos" w:hAnsi="Aptos"/>
          <w:sz w:val="22"/>
          <w:szCs w:val="22"/>
        </w:rPr>
        <w:t xml:space="preserve"> </w:t>
      </w:r>
      <w:r w:rsidR="00E95FC8" w:rsidRPr="00014FD9">
        <w:rPr>
          <w:rFonts w:ascii="Aptos" w:hAnsi="Aptos"/>
          <w:sz w:val="22"/>
          <w:szCs w:val="22"/>
        </w:rPr>
        <w:t>sector engagement.</w:t>
      </w:r>
    </w:p>
    <w:p w14:paraId="1B77AABA" w14:textId="77777777" w:rsidR="0055731B" w:rsidRPr="00014FD9" w:rsidRDefault="0055731B" w:rsidP="244FAC12">
      <w:pPr>
        <w:pStyle w:val="NormalWeb"/>
        <w:spacing w:before="0" w:beforeAutospacing="0" w:after="0" w:afterAutospacing="0"/>
        <w:jc w:val="both"/>
        <w:rPr>
          <w:rFonts w:ascii="Aptos" w:hAnsi="Aptos"/>
          <w:sz w:val="22"/>
          <w:szCs w:val="22"/>
        </w:rPr>
      </w:pPr>
    </w:p>
    <w:p w14:paraId="141DC1B0" w14:textId="737C1D90" w:rsidR="009A598C" w:rsidRPr="00014FD9" w:rsidRDefault="000675BE" w:rsidP="244FAC12">
      <w:pPr>
        <w:pStyle w:val="Title"/>
        <w:rPr>
          <w:rFonts w:ascii="Aptos" w:hAnsi="Aptos"/>
        </w:rPr>
      </w:pPr>
      <w:r w:rsidRPr="00014FD9">
        <w:rPr>
          <w:rFonts w:ascii="Aptos" w:hAnsi="Aptos"/>
        </w:rPr>
        <w:t>Table 3.14</w:t>
      </w:r>
      <w:r w:rsidR="00FD0EE6" w:rsidRPr="00014FD9">
        <w:rPr>
          <w:rFonts w:ascii="Aptos" w:hAnsi="Aptos"/>
        </w:rPr>
        <w:t>.</w:t>
      </w:r>
      <w:r w:rsidR="00F862E8" w:rsidRPr="00014FD9">
        <w:rPr>
          <w:rFonts w:ascii="Aptos" w:hAnsi="Aptos"/>
        </w:rPr>
        <w:t xml:space="preserve"> </w:t>
      </w:r>
      <w:r w:rsidR="002F2A26" w:rsidRPr="00014FD9">
        <w:rPr>
          <w:rFonts w:ascii="Aptos" w:hAnsi="Aptos"/>
        </w:rPr>
        <w:t xml:space="preserve">Profile of </w:t>
      </w:r>
      <w:r w:rsidR="007349AC" w:rsidRPr="00014FD9">
        <w:rPr>
          <w:rFonts w:ascii="Aptos" w:hAnsi="Aptos"/>
        </w:rPr>
        <w:t>Bank Group</w:t>
      </w:r>
      <w:r w:rsidR="007874F2" w:rsidRPr="00014FD9">
        <w:rPr>
          <w:rFonts w:ascii="Aptos" w:hAnsi="Aptos"/>
        </w:rPr>
        <w:t xml:space="preserve"> </w:t>
      </w:r>
      <w:r w:rsidR="00FD0EE6" w:rsidRPr="00014FD9">
        <w:rPr>
          <w:rFonts w:ascii="Aptos" w:hAnsi="Aptos"/>
        </w:rPr>
        <w:t>P</w:t>
      </w:r>
      <w:r w:rsidR="009A598C" w:rsidRPr="00014FD9">
        <w:rPr>
          <w:rFonts w:ascii="Aptos" w:hAnsi="Aptos"/>
        </w:rPr>
        <w:t xml:space="preserve">rojects </w:t>
      </w:r>
      <w:r w:rsidR="007874F2" w:rsidRPr="00014FD9">
        <w:rPr>
          <w:rFonts w:ascii="Aptos" w:hAnsi="Aptos"/>
        </w:rPr>
        <w:t xml:space="preserve">with </w:t>
      </w:r>
      <w:r w:rsidR="009A598C" w:rsidRPr="00014FD9">
        <w:rPr>
          <w:rStyle w:val="Strong"/>
          <w:rFonts w:ascii="Aptos" w:hAnsi="Aptos"/>
          <w:b w:val="0"/>
          <w:bCs w:val="0"/>
        </w:rPr>
        <w:t xml:space="preserve">IFC </w:t>
      </w:r>
      <w:r w:rsidR="00FD0EE6" w:rsidRPr="00014FD9">
        <w:rPr>
          <w:rStyle w:val="Strong"/>
          <w:rFonts w:ascii="Aptos" w:hAnsi="Aptos"/>
          <w:b w:val="0"/>
          <w:bCs w:val="0"/>
        </w:rPr>
        <w:t>I</w:t>
      </w:r>
      <w:r w:rsidR="009A598C" w:rsidRPr="00014FD9">
        <w:rPr>
          <w:rStyle w:val="Strong"/>
          <w:rFonts w:ascii="Aptos" w:hAnsi="Aptos"/>
          <w:b w:val="0"/>
          <w:bCs w:val="0"/>
        </w:rPr>
        <w:t>nvestment</w:t>
      </w:r>
    </w:p>
    <w:tbl>
      <w:tblPr>
        <w:tblStyle w:val="GridTable1Light"/>
        <w:tblW w:w="0" w:type="auto"/>
        <w:tblInd w:w="0" w:type="dxa"/>
        <w:tblLook w:val="04A0" w:firstRow="1" w:lastRow="0" w:firstColumn="1" w:lastColumn="0" w:noHBand="0" w:noVBand="1"/>
      </w:tblPr>
      <w:tblGrid>
        <w:gridCol w:w="1569"/>
        <w:gridCol w:w="7447"/>
      </w:tblGrid>
      <w:tr w:rsidR="00E95FC8" w:rsidRPr="00014FD9" w14:paraId="11AE6664" w14:textId="77777777" w:rsidTr="244FAC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1F3FC" w14:textId="77777777" w:rsidR="007874F2" w:rsidRPr="00014FD9" w:rsidRDefault="007874F2" w:rsidP="000A3020">
            <w:pPr>
              <w:jc w:val="center"/>
              <w:rPr>
                <w:rFonts w:ascii="Aptos" w:hAnsi="Aptos"/>
                <w:b w:val="0"/>
                <w:bCs w:val="0"/>
                <w:sz w:val="22"/>
                <w:szCs w:val="22"/>
              </w:rPr>
            </w:pPr>
            <w:r w:rsidRPr="00014FD9">
              <w:rPr>
                <w:rStyle w:val="Strong"/>
                <w:rFonts w:ascii="Aptos" w:eastAsiaTheme="majorEastAsia" w:hAnsi="Aptos"/>
                <w:b/>
                <w:bCs/>
                <w:sz w:val="22"/>
                <w:szCs w:val="22"/>
              </w:rPr>
              <w:t>Metric</w:t>
            </w:r>
          </w:p>
        </w:tc>
        <w:tc>
          <w:tcPr>
            <w:tcW w:w="0" w:type="auto"/>
            <w:hideMark/>
          </w:tcPr>
          <w:p w14:paraId="6A49DE64" w14:textId="71F425E1" w:rsidR="007874F2" w:rsidRPr="00014FD9" w:rsidRDefault="007874F2"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014FD9">
              <w:rPr>
                <w:rStyle w:val="Strong"/>
                <w:rFonts w:ascii="Aptos" w:eastAsiaTheme="majorEastAsia" w:hAnsi="Aptos"/>
                <w:b/>
                <w:bCs/>
                <w:sz w:val="22"/>
                <w:szCs w:val="22"/>
              </w:rPr>
              <w:t xml:space="preserve">Insight </w:t>
            </w:r>
          </w:p>
        </w:tc>
      </w:tr>
      <w:tr w:rsidR="00E95FC8" w:rsidRPr="00014FD9" w14:paraId="2D201CD2" w14:textId="77777777" w:rsidTr="244FAC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51DE5A" w14:textId="77777777" w:rsidR="007874F2" w:rsidRPr="00014FD9" w:rsidRDefault="007874F2" w:rsidP="000A3020">
            <w:pPr>
              <w:jc w:val="center"/>
              <w:rPr>
                <w:rFonts w:ascii="Aptos" w:hAnsi="Aptos"/>
                <w:sz w:val="22"/>
                <w:szCs w:val="22"/>
              </w:rPr>
            </w:pPr>
            <w:r w:rsidRPr="00014FD9">
              <w:rPr>
                <w:rStyle w:val="Strong"/>
                <w:rFonts w:ascii="Aptos" w:eastAsiaTheme="majorEastAsia" w:hAnsi="Aptos"/>
                <w:sz w:val="22"/>
                <w:szCs w:val="22"/>
              </w:rPr>
              <w:t>Portfolio footprint</w:t>
            </w:r>
          </w:p>
        </w:tc>
        <w:tc>
          <w:tcPr>
            <w:tcW w:w="0" w:type="auto"/>
            <w:hideMark/>
          </w:tcPr>
          <w:p w14:paraId="7DCBF94F" w14:textId="662FBAB5" w:rsidR="007874F2" w:rsidRPr="00014FD9" w:rsidRDefault="007874F2" w:rsidP="00EF692F">
            <w:pPr>
              <w:ind w:left="5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Style w:val="Strong"/>
                <w:rFonts w:ascii="Aptos" w:eastAsiaTheme="majorEastAsia" w:hAnsi="Aptos"/>
                <w:b w:val="0"/>
                <w:bCs w:val="0"/>
                <w:sz w:val="22"/>
                <w:szCs w:val="22"/>
              </w:rPr>
              <w:t>59 projects of 7,57</w:t>
            </w:r>
            <w:r w:rsidR="007E4530" w:rsidRPr="00014FD9">
              <w:rPr>
                <w:rStyle w:val="Strong"/>
                <w:rFonts w:ascii="Aptos" w:eastAsiaTheme="majorEastAsia" w:hAnsi="Aptos"/>
                <w:b w:val="0"/>
                <w:bCs w:val="0"/>
                <w:sz w:val="22"/>
                <w:szCs w:val="22"/>
              </w:rPr>
              <w:t>4</w:t>
            </w:r>
            <w:r w:rsidRPr="00014FD9">
              <w:rPr>
                <w:rStyle w:val="Strong"/>
                <w:rFonts w:ascii="Aptos" w:eastAsiaTheme="majorEastAsia" w:hAnsi="Aptos"/>
                <w:b w:val="0"/>
                <w:bCs w:val="0"/>
                <w:sz w:val="22"/>
                <w:szCs w:val="22"/>
              </w:rPr>
              <w:t xml:space="preserve"> (≈0.78%)</w:t>
            </w:r>
            <w:r w:rsidRPr="00014FD9">
              <w:rPr>
                <w:rFonts w:ascii="Aptos" w:hAnsi="Aptos"/>
                <w:sz w:val="22"/>
                <w:szCs w:val="22"/>
              </w:rPr>
              <w:t xml:space="preserve"> reference IFC in lessons—rare but present across decades. This is a </w:t>
            </w:r>
            <w:r w:rsidRPr="00014FD9">
              <w:rPr>
                <w:rStyle w:val="Emphasis"/>
                <w:rFonts w:ascii="Aptos" w:eastAsiaTheme="majorEastAsia" w:hAnsi="Aptos"/>
                <w:sz w:val="22"/>
                <w:szCs w:val="22"/>
              </w:rPr>
              <w:t>broader</w:t>
            </w:r>
            <w:r w:rsidRPr="00014FD9">
              <w:rPr>
                <w:rFonts w:ascii="Aptos" w:hAnsi="Aptos"/>
                <w:sz w:val="22"/>
                <w:szCs w:val="22"/>
              </w:rPr>
              <w:t xml:space="preserve"> set than strict “mobilization,” capturing advisory, co-design, or parallel IFC activity alongside </w:t>
            </w:r>
            <w:r w:rsidR="0055731B" w:rsidRPr="00014FD9">
              <w:rPr>
                <w:rFonts w:ascii="Aptos" w:hAnsi="Aptos"/>
                <w:sz w:val="22"/>
                <w:szCs w:val="22"/>
              </w:rPr>
              <w:t xml:space="preserve">World </w:t>
            </w:r>
            <w:r w:rsidRPr="00014FD9">
              <w:rPr>
                <w:rFonts w:ascii="Aptos" w:hAnsi="Aptos"/>
                <w:sz w:val="22"/>
                <w:szCs w:val="22"/>
              </w:rPr>
              <w:t>Bank operations.</w:t>
            </w:r>
          </w:p>
        </w:tc>
      </w:tr>
      <w:tr w:rsidR="00E95FC8" w:rsidRPr="00014FD9" w14:paraId="65A014BE" w14:textId="77777777" w:rsidTr="244FAC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D23037" w14:textId="77777777" w:rsidR="007874F2" w:rsidRPr="00014FD9" w:rsidRDefault="007874F2" w:rsidP="000A3020">
            <w:pPr>
              <w:jc w:val="center"/>
              <w:rPr>
                <w:rFonts w:ascii="Aptos" w:hAnsi="Aptos"/>
                <w:sz w:val="22"/>
                <w:szCs w:val="22"/>
              </w:rPr>
            </w:pPr>
            <w:r w:rsidRPr="00014FD9">
              <w:rPr>
                <w:rStyle w:val="Strong"/>
                <w:rFonts w:ascii="Aptos" w:eastAsiaTheme="majorEastAsia" w:hAnsi="Aptos"/>
                <w:sz w:val="22"/>
                <w:szCs w:val="22"/>
              </w:rPr>
              <w:t>Innovation intensity</w:t>
            </w:r>
          </w:p>
        </w:tc>
        <w:tc>
          <w:tcPr>
            <w:tcW w:w="0" w:type="auto"/>
            <w:hideMark/>
          </w:tcPr>
          <w:p w14:paraId="2B90996E" w14:textId="697AA189" w:rsidR="007874F2" w:rsidRPr="00014FD9" w:rsidRDefault="00255771" w:rsidP="00EF692F">
            <w:pPr>
              <w:ind w:left="5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Style w:val="Strong"/>
                <w:rFonts w:ascii="Aptos" w:eastAsiaTheme="majorEastAsia" w:hAnsi="Aptos"/>
                <w:b w:val="0"/>
                <w:bCs w:val="0"/>
                <w:sz w:val="22"/>
                <w:szCs w:val="22"/>
              </w:rPr>
              <w:t>2</w:t>
            </w:r>
            <w:r w:rsidRPr="00531B87">
              <w:rPr>
                <w:rStyle w:val="Strong"/>
                <w:rFonts w:ascii="Aptos" w:eastAsiaTheme="majorEastAsia" w:hAnsi="Aptos"/>
                <w:b w:val="0"/>
                <w:sz w:val="22"/>
                <w:szCs w:val="22"/>
              </w:rPr>
              <w:t>0</w:t>
            </w:r>
            <w:r w:rsidR="007874F2" w:rsidRPr="00014FD9">
              <w:rPr>
                <w:rStyle w:val="Strong"/>
                <w:rFonts w:ascii="Aptos" w:eastAsiaTheme="majorEastAsia" w:hAnsi="Aptos"/>
                <w:b w:val="0"/>
                <w:bCs w:val="0"/>
                <w:sz w:val="22"/>
                <w:szCs w:val="22"/>
              </w:rPr>
              <w:t>of 59</w:t>
            </w:r>
            <w:r w:rsidR="0055731B" w:rsidRPr="00014FD9">
              <w:rPr>
                <w:rStyle w:val="Strong"/>
                <w:rFonts w:ascii="Aptos" w:eastAsiaTheme="majorEastAsia" w:hAnsi="Aptos"/>
                <w:b w:val="0"/>
                <w:bCs w:val="0"/>
                <w:sz w:val="22"/>
                <w:szCs w:val="22"/>
              </w:rPr>
              <w:t xml:space="preserve"> projects</w:t>
            </w:r>
            <w:r w:rsidR="007874F2" w:rsidRPr="00014FD9">
              <w:rPr>
                <w:rStyle w:val="Strong"/>
                <w:rFonts w:ascii="Aptos" w:eastAsiaTheme="majorEastAsia" w:hAnsi="Aptos"/>
                <w:b w:val="0"/>
                <w:bCs w:val="0"/>
                <w:sz w:val="22"/>
                <w:szCs w:val="22"/>
              </w:rPr>
              <w:t xml:space="preserve"> (</w:t>
            </w:r>
            <w:r w:rsidR="007D03AB" w:rsidRPr="00014FD9">
              <w:rPr>
                <w:rStyle w:val="Strong"/>
                <w:rFonts w:ascii="Aptos" w:eastAsiaTheme="majorEastAsia" w:hAnsi="Aptos"/>
                <w:b w:val="0"/>
                <w:bCs w:val="0"/>
                <w:sz w:val="22"/>
                <w:szCs w:val="22"/>
              </w:rPr>
              <w:t>3</w:t>
            </w:r>
            <w:r w:rsidR="007D03AB" w:rsidRPr="00531B87">
              <w:rPr>
                <w:rStyle w:val="Strong"/>
                <w:rFonts w:ascii="Aptos" w:eastAsiaTheme="majorEastAsia" w:hAnsi="Aptos"/>
                <w:b w:val="0"/>
                <w:sz w:val="22"/>
                <w:szCs w:val="22"/>
              </w:rPr>
              <w:t>4</w:t>
            </w:r>
            <w:r w:rsidR="007874F2" w:rsidRPr="00014FD9">
              <w:rPr>
                <w:rStyle w:val="Strong"/>
                <w:rFonts w:ascii="Aptos" w:eastAsiaTheme="majorEastAsia" w:hAnsi="Aptos"/>
                <w:b w:val="0"/>
                <w:bCs w:val="0"/>
                <w:sz w:val="22"/>
                <w:szCs w:val="22"/>
              </w:rPr>
              <w:t>%)</w:t>
            </w:r>
            <w:r w:rsidR="007874F2" w:rsidRPr="00531B87">
              <w:rPr>
                <w:rFonts w:ascii="Aptos" w:hAnsi="Aptos"/>
                <w:b/>
                <w:sz w:val="22"/>
                <w:szCs w:val="22"/>
              </w:rPr>
              <w:t xml:space="preserve"> </w:t>
            </w:r>
            <w:r w:rsidR="007874F2" w:rsidRPr="00014FD9">
              <w:rPr>
                <w:rFonts w:ascii="Aptos" w:hAnsi="Aptos"/>
                <w:sz w:val="22"/>
                <w:szCs w:val="22"/>
              </w:rPr>
              <w:t>are High</w:t>
            </w:r>
            <w:r w:rsidR="00E95FC8" w:rsidRPr="00014FD9">
              <w:rPr>
                <w:rFonts w:ascii="Aptos" w:hAnsi="Aptos"/>
                <w:sz w:val="22"/>
                <w:szCs w:val="22"/>
              </w:rPr>
              <w:t xml:space="preserve"> + </w:t>
            </w:r>
            <w:r w:rsidR="007874F2" w:rsidRPr="00014FD9">
              <w:rPr>
                <w:rFonts w:ascii="Aptos" w:hAnsi="Aptos"/>
                <w:sz w:val="22"/>
                <w:szCs w:val="22"/>
              </w:rPr>
              <w:t>Moderate on the Innovation Index</w:t>
            </w:r>
            <w:r w:rsidR="0055731B" w:rsidRPr="00014FD9">
              <w:rPr>
                <w:rFonts w:ascii="Aptos" w:hAnsi="Aptos"/>
                <w:sz w:val="22"/>
                <w:szCs w:val="22"/>
              </w:rPr>
              <w:t>,</w:t>
            </w:r>
            <w:r w:rsidR="0055731B" w:rsidRPr="00531B87">
              <w:rPr>
                <w:rFonts w:ascii="Aptos" w:hAnsi="Aptos"/>
                <w:b/>
                <w:sz w:val="22"/>
                <w:szCs w:val="22"/>
              </w:rPr>
              <w:t xml:space="preserve"> </w:t>
            </w:r>
            <w:r w:rsidR="00092770" w:rsidRPr="00014FD9">
              <w:rPr>
                <w:rStyle w:val="Strong"/>
                <w:rFonts w:ascii="Aptos" w:eastAsiaTheme="majorEastAsia" w:hAnsi="Aptos"/>
                <w:b w:val="0"/>
                <w:bCs w:val="0"/>
                <w:sz w:val="22"/>
                <w:szCs w:val="22"/>
              </w:rPr>
              <w:t>about three</w:t>
            </w:r>
            <w:r w:rsidR="0055731B" w:rsidRPr="00014FD9">
              <w:rPr>
                <w:rStyle w:val="Strong"/>
                <w:rFonts w:ascii="Aptos" w:eastAsiaTheme="majorEastAsia" w:hAnsi="Aptos"/>
                <w:b w:val="0"/>
                <w:bCs w:val="0"/>
                <w:sz w:val="22"/>
                <w:szCs w:val="22"/>
              </w:rPr>
              <w:t xml:space="preserve"> times</w:t>
            </w:r>
            <w:r w:rsidR="007874F2" w:rsidRPr="00014FD9">
              <w:rPr>
                <w:rStyle w:val="Strong"/>
                <w:rFonts w:ascii="Aptos" w:eastAsiaTheme="majorEastAsia" w:hAnsi="Aptos"/>
                <w:b w:val="0"/>
                <w:bCs w:val="0"/>
                <w:sz w:val="22"/>
                <w:szCs w:val="22"/>
              </w:rPr>
              <w:t xml:space="preserve"> the portfolio average (</w:t>
            </w:r>
            <w:r w:rsidR="00982FF8" w:rsidRPr="00531B87">
              <w:rPr>
                <w:rStyle w:val="Strong"/>
                <w:rFonts w:ascii="Aptos" w:eastAsiaTheme="majorEastAsia" w:hAnsi="Aptos"/>
                <w:b w:val="0"/>
                <w:sz w:val="22"/>
                <w:szCs w:val="22"/>
              </w:rPr>
              <w:t>12.9</w:t>
            </w:r>
            <w:r w:rsidR="007874F2" w:rsidRPr="00531B87">
              <w:rPr>
                <w:rStyle w:val="Strong"/>
                <w:rFonts w:ascii="Aptos" w:eastAsiaTheme="majorEastAsia" w:hAnsi="Aptos"/>
                <w:sz w:val="22"/>
                <w:szCs w:val="22"/>
              </w:rPr>
              <w:t>%</w:t>
            </w:r>
            <w:r w:rsidR="007874F2" w:rsidRPr="00014FD9">
              <w:rPr>
                <w:rStyle w:val="Strong"/>
                <w:rFonts w:ascii="Aptos" w:eastAsiaTheme="majorEastAsia" w:hAnsi="Aptos"/>
                <w:b w:val="0"/>
                <w:bCs w:val="0"/>
                <w:sz w:val="22"/>
                <w:szCs w:val="22"/>
              </w:rPr>
              <w:t>)</w:t>
            </w:r>
            <w:r w:rsidR="007874F2" w:rsidRPr="00014FD9">
              <w:rPr>
                <w:rFonts w:ascii="Aptos" w:hAnsi="Aptos"/>
                <w:sz w:val="22"/>
                <w:szCs w:val="22"/>
              </w:rPr>
              <w:t xml:space="preserve">. IFC-linked </w:t>
            </w:r>
            <w:r w:rsidR="0055731B" w:rsidRPr="00014FD9">
              <w:rPr>
                <w:rFonts w:ascii="Aptos" w:hAnsi="Aptos"/>
                <w:sz w:val="22"/>
                <w:szCs w:val="22"/>
              </w:rPr>
              <w:t xml:space="preserve">World </w:t>
            </w:r>
            <w:r w:rsidR="007874F2" w:rsidRPr="00014FD9">
              <w:rPr>
                <w:rFonts w:ascii="Aptos" w:hAnsi="Aptos"/>
                <w:sz w:val="22"/>
                <w:szCs w:val="22"/>
              </w:rPr>
              <w:t xml:space="preserve">Bank projects </w:t>
            </w:r>
            <w:r w:rsidR="00F72E1B" w:rsidRPr="00F72E1B">
              <w:rPr>
                <w:rFonts w:ascii="Aptos" w:hAnsi="Aptos"/>
                <w:sz w:val="22"/>
                <w:szCs w:val="22"/>
              </w:rPr>
              <w:t>tend to include more</w:t>
            </w:r>
            <w:r w:rsidR="007874F2" w:rsidRPr="00F72E1B">
              <w:rPr>
                <w:rFonts w:ascii="Aptos" w:eastAsiaTheme="majorEastAsia" w:hAnsi="Aptos"/>
                <w:sz w:val="22"/>
                <w:szCs w:val="22"/>
              </w:rPr>
              <w:t xml:space="preserve"> innovation</w:t>
            </w:r>
            <w:r w:rsidR="007874F2" w:rsidRPr="00014FD9">
              <w:rPr>
                <w:rFonts w:ascii="Aptos" w:hAnsi="Aptos"/>
                <w:sz w:val="22"/>
                <w:szCs w:val="22"/>
              </w:rPr>
              <w:t xml:space="preserve">, even if </w:t>
            </w:r>
            <w:r w:rsidR="00F72E1B" w:rsidRPr="00F72E1B">
              <w:rPr>
                <w:rFonts w:ascii="Aptos" w:hAnsi="Aptos"/>
                <w:sz w:val="22"/>
                <w:szCs w:val="22"/>
              </w:rPr>
              <w:t>the total number is</w:t>
            </w:r>
            <w:r w:rsidR="007874F2" w:rsidRPr="00014FD9">
              <w:rPr>
                <w:rFonts w:ascii="Aptos" w:hAnsi="Aptos"/>
                <w:sz w:val="22"/>
                <w:szCs w:val="22"/>
              </w:rPr>
              <w:t xml:space="preserve"> small.</w:t>
            </w:r>
          </w:p>
        </w:tc>
      </w:tr>
      <w:tr w:rsidR="00E95FC8" w:rsidRPr="00014FD9" w14:paraId="6C221333" w14:textId="77777777" w:rsidTr="244FAC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E66F0F" w14:textId="77777777" w:rsidR="007874F2" w:rsidRPr="00014FD9" w:rsidRDefault="007874F2" w:rsidP="000A3020">
            <w:pPr>
              <w:jc w:val="center"/>
              <w:rPr>
                <w:rFonts w:ascii="Aptos" w:hAnsi="Aptos"/>
                <w:sz w:val="22"/>
                <w:szCs w:val="22"/>
              </w:rPr>
            </w:pPr>
            <w:r w:rsidRPr="00014FD9">
              <w:rPr>
                <w:rStyle w:val="Strong"/>
                <w:rFonts w:ascii="Aptos" w:eastAsiaTheme="majorEastAsia" w:hAnsi="Aptos"/>
                <w:sz w:val="22"/>
                <w:szCs w:val="22"/>
              </w:rPr>
              <w:t>Outcome quality (IEG Outcome)</w:t>
            </w:r>
          </w:p>
        </w:tc>
        <w:tc>
          <w:tcPr>
            <w:tcW w:w="0" w:type="auto"/>
            <w:hideMark/>
          </w:tcPr>
          <w:p w14:paraId="6B3F9259" w14:textId="02B48639" w:rsidR="007874F2" w:rsidRPr="00014FD9" w:rsidRDefault="007874F2" w:rsidP="00EF692F">
            <w:pPr>
              <w:ind w:left="5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Average </w:t>
            </w:r>
            <w:r w:rsidR="0055731B" w:rsidRPr="00014FD9">
              <w:rPr>
                <w:rFonts w:ascii="Aptos" w:hAnsi="Aptos"/>
                <w:sz w:val="22"/>
                <w:szCs w:val="22"/>
              </w:rPr>
              <w:t xml:space="preserve">outcome </w:t>
            </w:r>
            <w:r w:rsidRPr="00014FD9">
              <w:rPr>
                <w:rFonts w:ascii="Aptos" w:hAnsi="Aptos"/>
                <w:sz w:val="22"/>
                <w:szCs w:val="22"/>
              </w:rPr>
              <w:t>(numeric 1–6)</w:t>
            </w:r>
            <w:r w:rsidR="0055731B" w:rsidRPr="00014FD9">
              <w:rPr>
                <w:rFonts w:ascii="Aptos" w:hAnsi="Aptos"/>
                <w:sz w:val="22"/>
                <w:szCs w:val="22"/>
              </w:rPr>
              <w:t xml:space="preserve"> is</w:t>
            </w:r>
            <w:r w:rsidRPr="00014FD9">
              <w:rPr>
                <w:rFonts w:ascii="Aptos" w:hAnsi="Aptos"/>
                <w:sz w:val="22"/>
                <w:szCs w:val="22"/>
              </w:rPr>
              <w:t xml:space="preserve"> </w:t>
            </w:r>
            <w:r w:rsidRPr="00014FD9">
              <w:rPr>
                <w:rStyle w:val="Strong"/>
                <w:rFonts w:ascii="Aptos" w:eastAsiaTheme="majorEastAsia" w:hAnsi="Aptos"/>
                <w:b w:val="0"/>
                <w:bCs w:val="0"/>
                <w:sz w:val="22"/>
                <w:szCs w:val="22"/>
              </w:rPr>
              <w:t>3.</w:t>
            </w:r>
            <w:r w:rsidR="000B612C" w:rsidRPr="00014FD9">
              <w:rPr>
                <w:rStyle w:val="Strong"/>
                <w:rFonts w:ascii="Aptos" w:eastAsiaTheme="majorEastAsia" w:hAnsi="Aptos"/>
                <w:b w:val="0"/>
                <w:bCs w:val="0"/>
                <w:sz w:val="22"/>
                <w:szCs w:val="22"/>
              </w:rPr>
              <w:t>98</w:t>
            </w:r>
            <w:r w:rsidRPr="00014FD9">
              <w:rPr>
                <w:rFonts w:ascii="Aptos" w:hAnsi="Aptos"/>
                <w:sz w:val="22"/>
                <w:szCs w:val="22"/>
              </w:rPr>
              <w:t xml:space="preserve"> for IFC-mention projects </w:t>
            </w:r>
            <w:r w:rsidR="0055731B" w:rsidRPr="00014FD9">
              <w:rPr>
                <w:rFonts w:ascii="Aptos" w:hAnsi="Aptos"/>
                <w:sz w:val="22"/>
                <w:szCs w:val="22"/>
              </w:rPr>
              <w:t>v</w:t>
            </w:r>
            <w:r w:rsidR="00D80301" w:rsidRPr="00014FD9">
              <w:rPr>
                <w:rFonts w:ascii="Aptos" w:hAnsi="Aptos"/>
                <w:sz w:val="22"/>
                <w:szCs w:val="22"/>
              </w:rPr>
              <w:t>s.</w:t>
            </w:r>
            <w:r w:rsidR="0055731B" w:rsidRPr="00014FD9">
              <w:rPr>
                <w:rFonts w:ascii="Aptos" w:hAnsi="Aptos"/>
                <w:sz w:val="22"/>
                <w:szCs w:val="22"/>
              </w:rPr>
              <w:t xml:space="preserve"> </w:t>
            </w:r>
            <w:r w:rsidRPr="00014FD9">
              <w:rPr>
                <w:rStyle w:val="Strong"/>
                <w:rFonts w:ascii="Aptos" w:eastAsiaTheme="majorEastAsia" w:hAnsi="Aptos"/>
                <w:b w:val="0"/>
                <w:bCs w:val="0"/>
                <w:sz w:val="22"/>
                <w:szCs w:val="22"/>
              </w:rPr>
              <w:t>4.04</w:t>
            </w:r>
            <w:r w:rsidRPr="00014FD9">
              <w:rPr>
                <w:rFonts w:ascii="Aptos" w:hAnsi="Aptos"/>
                <w:sz w:val="22"/>
                <w:szCs w:val="22"/>
              </w:rPr>
              <w:t xml:space="preserve"> for non-IFC</w:t>
            </w:r>
            <w:r w:rsidR="0055731B" w:rsidRPr="00014FD9">
              <w:rPr>
                <w:rFonts w:ascii="Aptos" w:hAnsi="Aptos"/>
                <w:sz w:val="22"/>
                <w:szCs w:val="22"/>
              </w:rPr>
              <w:t xml:space="preserve"> projects</w:t>
            </w:r>
            <w:r w:rsidRPr="00014FD9">
              <w:rPr>
                <w:rFonts w:ascii="Aptos" w:hAnsi="Aptos"/>
                <w:sz w:val="22"/>
                <w:szCs w:val="22"/>
              </w:rPr>
              <w:t>. The IFC-linked set skews to more complex contexts</w:t>
            </w:r>
            <w:r w:rsidR="0055731B" w:rsidRPr="00014FD9">
              <w:rPr>
                <w:rFonts w:ascii="Aptos" w:hAnsi="Aptos"/>
                <w:sz w:val="22"/>
                <w:szCs w:val="22"/>
              </w:rPr>
              <w:t xml:space="preserve"> and </w:t>
            </w:r>
            <w:r w:rsidRPr="00014FD9">
              <w:rPr>
                <w:rFonts w:ascii="Aptos" w:hAnsi="Aptos"/>
                <w:sz w:val="22"/>
                <w:szCs w:val="22"/>
              </w:rPr>
              <w:t xml:space="preserve">sectors; the enrichment for innovation does </w:t>
            </w:r>
            <w:r w:rsidRPr="00014FD9">
              <w:rPr>
                <w:rStyle w:val="Strong"/>
                <w:rFonts w:ascii="Aptos" w:eastAsiaTheme="majorEastAsia" w:hAnsi="Aptos"/>
                <w:b w:val="0"/>
                <w:bCs w:val="0"/>
                <w:sz w:val="22"/>
                <w:szCs w:val="22"/>
              </w:rPr>
              <w:t>not</w:t>
            </w:r>
            <w:r w:rsidRPr="00014FD9">
              <w:rPr>
                <w:rFonts w:ascii="Aptos" w:hAnsi="Aptos"/>
                <w:sz w:val="22"/>
                <w:szCs w:val="22"/>
              </w:rPr>
              <w:t xml:space="preserve"> automatically translate into higher mean ratings in this broad cut.</w:t>
            </w:r>
          </w:p>
        </w:tc>
      </w:tr>
      <w:tr w:rsidR="00E95FC8" w:rsidRPr="00014FD9" w14:paraId="47CB4D94" w14:textId="77777777" w:rsidTr="244FAC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83556E" w14:textId="34640ABF" w:rsidR="007874F2" w:rsidRPr="00014FD9" w:rsidRDefault="007874F2" w:rsidP="000A3020">
            <w:pPr>
              <w:jc w:val="center"/>
              <w:rPr>
                <w:rFonts w:ascii="Aptos" w:hAnsi="Aptos"/>
                <w:sz w:val="22"/>
                <w:szCs w:val="22"/>
              </w:rPr>
            </w:pPr>
            <w:r w:rsidRPr="00014FD9">
              <w:rPr>
                <w:rStyle w:val="Strong"/>
                <w:rFonts w:ascii="Aptos" w:eastAsiaTheme="majorEastAsia" w:hAnsi="Aptos"/>
                <w:sz w:val="22"/>
                <w:szCs w:val="22"/>
              </w:rPr>
              <w:t>Top sectors (</w:t>
            </w:r>
            <w:r w:rsidR="001D7DEC" w:rsidRPr="00014FD9">
              <w:rPr>
                <w:rStyle w:val="Strong"/>
                <w:rFonts w:ascii="Aptos" w:eastAsiaTheme="majorEastAsia" w:hAnsi="Aptos"/>
                <w:sz w:val="22"/>
                <w:szCs w:val="22"/>
              </w:rPr>
              <w:t>G</w:t>
            </w:r>
            <w:r w:rsidR="001D7DEC" w:rsidRPr="00014FD9">
              <w:rPr>
                <w:rStyle w:val="Strong"/>
                <w:rFonts w:ascii="Aptos" w:eastAsiaTheme="majorEastAsia" w:hAnsi="Aptos"/>
              </w:rPr>
              <w:t>Ps</w:t>
            </w:r>
            <w:r w:rsidRPr="00014FD9">
              <w:rPr>
                <w:rStyle w:val="Strong"/>
                <w:rFonts w:ascii="Aptos" w:eastAsiaTheme="majorEastAsia" w:hAnsi="Aptos"/>
                <w:sz w:val="22"/>
                <w:szCs w:val="22"/>
              </w:rPr>
              <w:t>)</w:t>
            </w:r>
          </w:p>
        </w:tc>
        <w:tc>
          <w:tcPr>
            <w:tcW w:w="0" w:type="auto"/>
            <w:hideMark/>
          </w:tcPr>
          <w:p w14:paraId="3F71500D" w14:textId="14172930" w:rsidR="007874F2" w:rsidRPr="00014FD9" w:rsidRDefault="007874F2" w:rsidP="00EF692F">
            <w:pPr>
              <w:ind w:left="5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Highly concentrated where private solutions are intrinsic: </w:t>
            </w:r>
            <w:r w:rsidR="5439D02C" w:rsidRPr="00014FD9">
              <w:rPr>
                <w:rFonts w:ascii="Aptos" w:hAnsi="Aptos"/>
                <w:sz w:val="22"/>
                <w:szCs w:val="22"/>
              </w:rPr>
              <w:t>Finance, Competitiveness</w:t>
            </w:r>
            <w:r w:rsidR="5439D02C" w:rsidRPr="00014FD9">
              <w:rPr>
                <w:rStyle w:val="Strong"/>
                <w:rFonts w:ascii="Aptos" w:eastAsiaTheme="majorEastAsia" w:hAnsi="Aptos"/>
                <w:b w:val="0"/>
                <w:bCs w:val="0"/>
                <w:sz w:val="22"/>
                <w:szCs w:val="22"/>
              </w:rPr>
              <w:t xml:space="preserve"> and Innovation</w:t>
            </w:r>
            <w:r w:rsidRPr="00014FD9">
              <w:rPr>
                <w:rStyle w:val="Strong"/>
                <w:rFonts w:ascii="Aptos" w:eastAsiaTheme="majorEastAsia" w:hAnsi="Aptos"/>
                <w:b w:val="0"/>
                <w:bCs w:val="0"/>
                <w:sz w:val="22"/>
                <w:szCs w:val="22"/>
              </w:rPr>
              <w:t xml:space="preserve"> (2</w:t>
            </w:r>
            <w:r w:rsidR="00552656" w:rsidRPr="00014FD9">
              <w:rPr>
                <w:rStyle w:val="Strong"/>
                <w:rFonts w:ascii="Aptos" w:eastAsiaTheme="majorEastAsia" w:hAnsi="Aptos"/>
                <w:b w:val="0"/>
                <w:bCs w:val="0"/>
                <w:sz w:val="22"/>
                <w:szCs w:val="22"/>
              </w:rPr>
              <w:t>0</w:t>
            </w:r>
            <w:r w:rsidRPr="00014FD9">
              <w:rPr>
                <w:rStyle w:val="Strong"/>
                <w:rFonts w:ascii="Aptos" w:eastAsiaTheme="majorEastAsia" w:hAnsi="Aptos"/>
                <w:b w:val="0"/>
                <w:bCs w:val="0"/>
                <w:sz w:val="22"/>
                <w:szCs w:val="22"/>
              </w:rPr>
              <w:t>)</w:t>
            </w:r>
            <w:r w:rsidRPr="00014FD9">
              <w:rPr>
                <w:rFonts w:ascii="Aptos" w:hAnsi="Aptos"/>
                <w:sz w:val="22"/>
                <w:szCs w:val="22"/>
              </w:rPr>
              <w:t xml:space="preserve">, </w:t>
            </w:r>
            <w:r w:rsidRPr="00014FD9">
              <w:rPr>
                <w:rStyle w:val="Strong"/>
                <w:rFonts w:ascii="Aptos" w:eastAsiaTheme="majorEastAsia" w:hAnsi="Aptos"/>
                <w:b w:val="0"/>
                <w:bCs w:val="0"/>
                <w:sz w:val="22"/>
                <w:szCs w:val="22"/>
              </w:rPr>
              <w:t xml:space="preserve">Energy </w:t>
            </w:r>
            <w:r w:rsidR="5439D02C" w:rsidRPr="00014FD9">
              <w:rPr>
                <w:rStyle w:val="Strong"/>
                <w:rFonts w:ascii="Aptos" w:eastAsiaTheme="majorEastAsia" w:hAnsi="Aptos"/>
                <w:b w:val="0"/>
                <w:bCs w:val="0"/>
                <w:sz w:val="22"/>
                <w:szCs w:val="22"/>
              </w:rPr>
              <w:t xml:space="preserve">and </w:t>
            </w:r>
            <w:r w:rsidRPr="00014FD9">
              <w:rPr>
                <w:rStyle w:val="Strong"/>
                <w:rFonts w:ascii="Aptos" w:eastAsiaTheme="majorEastAsia" w:hAnsi="Aptos"/>
                <w:b w:val="0"/>
                <w:bCs w:val="0"/>
                <w:sz w:val="22"/>
                <w:szCs w:val="22"/>
              </w:rPr>
              <w:t>Extractives (1</w:t>
            </w:r>
            <w:r w:rsidR="00552656" w:rsidRPr="00014FD9">
              <w:rPr>
                <w:rStyle w:val="Strong"/>
                <w:rFonts w:ascii="Aptos" w:eastAsiaTheme="majorEastAsia" w:hAnsi="Aptos"/>
                <w:b w:val="0"/>
                <w:bCs w:val="0"/>
                <w:sz w:val="22"/>
                <w:szCs w:val="22"/>
              </w:rPr>
              <w:t>2</w:t>
            </w:r>
            <w:r w:rsidRPr="00014FD9">
              <w:rPr>
                <w:rStyle w:val="Strong"/>
                <w:rFonts w:ascii="Aptos" w:eastAsiaTheme="majorEastAsia" w:hAnsi="Aptos"/>
                <w:b w:val="0"/>
                <w:bCs w:val="0"/>
                <w:sz w:val="22"/>
                <w:szCs w:val="22"/>
              </w:rPr>
              <w:t>)</w:t>
            </w:r>
            <w:r w:rsidRPr="00014FD9">
              <w:rPr>
                <w:rFonts w:ascii="Aptos" w:hAnsi="Aptos"/>
                <w:sz w:val="22"/>
                <w:szCs w:val="22"/>
              </w:rPr>
              <w:t xml:space="preserve">, followed by </w:t>
            </w:r>
            <w:r w:rsidRPr="00014FD9">
              <w:rPr>
                <w:rStyle w:val="Strong"/>
                <w:rFonts w:ascii="Aptos" w:eastAsiaTheme="majorEastAsia" w:hAnsi="Aptos"/>
                <w:b w:val="0"/>
                <w:bCs w:val="0"/>
                <w:sz w:val="22"/>
                <w:szCs w:val="22"/>
              </w:rPr>
              <w:t>Macroeconomics/Trade (</w:t>
            </w:r>
            <w:r w:rsidR="00552656" w:rsidRPr="00014FD9">
              <w:rPr>
                <w:rStyle w:val="Strong"/>
                <w:rFonts w:ascii="Aptos" w:eastAsiaTheme="majorEastAsia" w:hAnsi="Aptos"/>
                <w:b w:val="0"/>
                <w:bCs w:val="0"/>
                <w:sz w:val="22"/>
                <w:szCs w:val="22"/>
              </w:rPr>
              <w:t>9</w:t>
            </w:r>
            <w:r w:rsidRPr="00014FD9">
              <w:rPr>
                <w:rStyle w:val="Strong"/>
                <w:rFonts w:ascii="Aptos" w:eastAsiaTheme="majorEastAsia" w:hAnsi="Aptos"/>
                <w:b w:val="0"/>
                <w:bCs w:val="0"/>
                <w:sz w:val="22"/>
                <w:szCs w:val="22"/>
              </w:rPr>
              <w:t>)</w:t>
            </w:r>
            <w:r w:rsidRPr="00014FD9">
              <w:rPr>
                <w:rFonts w:ascii="Aptos" w:hAnsi="Aptos"/>
                <w:sz w:val="22"/>
                <w:szCs w:val="22"/>
              </w:rPr>
              <w:t xml:space="preserve">, </w:t>
            </w:r>
            <w:r w:rsidR="000B612C" w:rsidRPr="00014FD9">
              <w:rPr>
                <w:rFonts w:ascii="Aptos" w:hAnsi="Aptos"/>
                <w:sz w:val="22"/>
                <w:szCs w:val="22"/>
              </w:rPr>
              <w:t>U</w:t>
            </w:r>
            <w:r w:rsidR="000B612C" w:rsidRPr="00014FD9">
              <w:rPr>
                <w:rFonts w:ascii="Aptos" w:hAnsi="Aptos"/>
              </w:rPr>
              <w:t xml:space="preserve">rban, Resilience, and </w:t>
            </w:r>
            <w:r w:rsidR="00552656" w:rsidRPr="00014FD9">
              <w:rPr>
                <w:rStyle w:val="Strong"/>
                <w:rFonts w:ascii="Aptos" w:eastAsiaTheme="majorEastAsia" w:hAnsi="Aptos"/>
                <w:b w:val="0"/>
                <w:bCs w:val="0"/>
                <w:sz w:val="22"/>
                <w:szCs w:val="22"/>
              </w:rPr>
              <w:t xml:space="preserve">Land </w:t>
            </w:r>
            <w:r w:rsidRPr="00014FD9">
              <w:rPr>
                <w:rStyle w:val="Strong"/>
                <w:rFonts w:ascii="Aptos" w:eastAsiaTheme="majorEastAsia" w:hAnsi="Aptos"/>
                <w:b w:val="0"/>
                <w:bCs w:val="0"/>
                <w:sz w:val="22"/>
                <w:szCs w:val="22"/>
              </w:rPr>
              <w:t>(4)</w:t>
            </w:r>
            <w:r w:rsidRPr="00014FD9">
              <w:rPr>
                <w:rFonts w:ascii="Aptos" w:hAnsi="Aptos"/>
                <w:sz w:val="22"/>
                <w:szCs w:val="22"/>
              </w:rPr>
              <w:t xml:space="preserve">, </w:t>
            </w:r>
            <w:r w:rsidRPr="00014FD9">
              <w:rPr>
                <w:rStyle w:val="Strong"/>
                <w:rFonts w:ascii="Aptos" w:eastAsiaTheme="majorEastAsia" w:hAnsi="Aptos"/>
                <w:b w:val="0"/>
                <w:bCs w:val="0"/>
                <w:sz w:val="22"/>
                <w:szCs w:val="22"/>
              </w:rPr>
              <w:t>Environment (</w:t>
            </w:r>
            <w:r w:rsidR="00552656" w:rsidRPr="00014FD9">
              <w:rPr>
                <w:rStyle w:val="Strong"/>
                <w:rFonts w:ascii="Aptos" w:eastAsiaTheme="majorEastAsia" w:hAnsi="Aptos"/>
                <w:b w:val="0"/>
                <w:bCs w:val="0"/>
                <w:sz w:val="22"/>
                <w:szCs w:val="22"/>
              </w:rPr>
              <w:t>3</w:t>
            </w:r>
            <w:r w:rsidRPr="00014FD9">
              <w:rPr>
                <w:rStyle w:val="Strong"/>
                <w:rFonts w:ascii="Aptos" w:eastAsiaTheme="majorEastAsia" w:hAnsi="Aptos"/>
                <w:b w:val="0"/>
                <w:bCs w:val="0"/>
                <w:sz w:val="22"/>
                <w:szCs w:val="22"/>
              </w:rPr>
              <w:t>)</w:t>
            </w:r>
            <w:r w:rsidRPr="00014FD9">
              <w:rPr>
                <w:rFonts w:ascii="Aptos" w:hAnsi="Aptos"/>
                <w:sz w:val="22"/>
                <w:szCs w:val="22"/>
              </w:rPr>
              <w:t xml:space="preserve">, </w:t>
            </w:r>
            <w:r w:rsidR="00FD7BC2" w:rsidRPr="00014FD9">
              <w:rPr>
                <w:rFonts w:ascii="Aptos" w:hAnsi="Aptos"/>
                <w:sz w:val="22"/>
                <w:szCs w:val="22"/>
              </w:rPr>
              <w:t>Social Protection and Jobs</w:t>
            </w:r>
            <w:r w:rsidRPr="00014FD9">
              <w:rPr>
                <w:rStyle w:val="Strong"/>
                <w:rFonts w:ascii="Aptos" w:eastAsiaTheme="majorEastAsia" w:hAnsi="Aptos"/>
                <w:b w:val="0"/>
                <w:bCs w:val="0"/>
                <w:sz w:val="22"/>
                <w:szCs w:val="22"/>
              </w:rPr>
              <w:t xml:space="preserve"> (3)</w:t>
            </w:r>
            <w:r w:rsidRPr="00014FD9">
              <w:rPr>
                <w:rFonts w:ascii="Aptos" w:hAnsi="Aptos"/>
                <w:sz w:val="22"/>
                <w:szCs w:val="22"/>
              </w:rPr>
              <w:t xml:space="preserve">, </w:t>
            </w:r>
            <w:r w:rsidR="0055731B" w:rsidRPr="00014FD9">
              <w:rPr>
                <w:rFonts w:ascii="Aptos" w:hAnsi="Aptos"/>
                <w:sz w:val="22"/>
                <w:szCs w:val="22"/>
              </w:rPr>
              <w:t xml:space="preserve">and </w:t>
            </w:r>
            <w:r w:rsidR="005B5E86" w:rsidRPr="00014FD9">
              <w:rPr>
                <w:rStyle w:val="Strong"/>
                <w:rFonts w:ascii="Aptos" w:eastAsiaTheme="majorEastAsia" w:hAnsi="Aptos"/>
                <w:b w:val="0"/>
                <w:bCs w:val="0"/>
                <w:sz w:val="22"/>
                <w:szCs w:val="22"/>
              </w:rPr>
              <w:t xml:space="preserve">Agriculture </w:t>
            </w:r>
            <w:r w:rsidRPr="00014FD9">
              <w:rPr>
                <w:rStyle w:val="Strong"/>
                <w:rFonts w:ascii="Aptos" w:eastAsiaTheme="majorEastAsia" w:hAnsi="Aptos"/>
                <w:b w:val="0"/>
                <w:bCs w:val="0"/>
                <w:sz w:val="22"/>
                <w:szCs w:val="22"/>
              </w:rPr>
              <w:t>(</w:t>
            </w:r>
            <w:r w:rsidR="005B5E86" w:rsidRPr="00014FD9">
              <w:rPr>
                <w:rStyle w:val="Strong"/>
                <w:rFonts w:ascii="Aptos" w:eastAsiaTheme="majorEastAsia" w:hAnsi="Aptos"/>
                <w:b w:val="0"/>
                <w:bCs w:val="0"/>
                <w:sz w:val="22"/>
                <w:szCs w:val="22"/>
              </w:rPr>
              <w:t>3</w:t>
            </w:r>
            <w:r w:rsidRPr="00014FD9">
              <w:rPr>
                <w:rStyle w:val="Strong"/>
                <w:rFonts w:ascii="Aptos" w:eastAsiaTheme="majorEastAsia" w:hAnsi="Aptos"/>
                <w:b w:val="0"/>
                <w:bCs w:val="0"/>
                <w:sz w:val="22"/>
                <w:szCs w:val="22"/>
              </w:rPr>
              <w:t>)</w:t>
            </w:r>
            <w:r w:rsidR="00E95FC8" w:rsidRPr="00014FD9">
              <w:rPr>
                <w:rStyle w:val="Strong"/>
                <w:rFonts w:ascii="Aptos" w:hAnsi="Aptos"/>
                <w:b w:val="0"/>
                <w:bCs w:val="0"/>
                <w:sz w:val="22"/>
                <w:szCs w:val="22"/>
              </w:rPr>
              <w:t xml:space="preserve">. </w:t>
            </w:r>
            <w:r w:rsidR="0055731B" w:rsidRPr="00014FD9">
              <w:rPr>
                <w:rStyle w:val="Strong"/>
                <w:rFonts w:ascii="Aptos" w:hAnsi="Aptos"/>
                <w:b w:val="0"/>
                <w:bCs w:val="0"/>
                <w:sz w:val="22"/>
                <w:szCs w:val="22"/>
              </w:rPr>
              <w:t>The p</w:t>
            </w:r>
            <w:r w:rsidRPr="00014FD9">
              <w:rPr>
                <w:rFonts w:ascii="Aptos" w:hAnsi="Aptos"/>
                <w:sz w:val="22"/>
                <w:szCs w:val="22"/>
              </w:rPr>
              <w:t>attern aligns with areas that have bankable revenue models or policy</w:t>
            </w:r>
            <w:r w:rsidR="0055731B" w:rsidRPr="00014FD9">
              <w:rPr>
                <w:rFonts w:ascii="Aptos" w:hAnsi="Aptos"/>
                <w:sz w:val="22"/>
                <w:szCs w:val="22"/>
              </w:rPr>
              <w:t xml:space="preserve"> and </w:t>
            </w:r>
            <w:r w:rsidRPr="00014FD9">
              <w:rPr>
                <w:rFonts w:ascii="Aptos" w:hAnsi="Aptos"/>
                <w:sz w:val="22"/>
                <w:szCs w:val="22"/>
              </w:rPr>
              <w:t>investment interfaces.</w:t>
            </w:r>
          </w:p>
        </w:tc>
      </w:tr>
      <w:tr w:rsidR="00E95FC8" w:rsidRPr="00014FD9" w14:paraId="03DB6412" w14:textId="77777777" w:rsidTr="244FAC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8CFE11" w14:textId="77777777" w:rsidR="007874F2" w:rsidRPr="00014FD9" w:rsidRDefault="007874F2" w:rsidP="000A3020">
            <w:pPr>
              <w:jc w:val="center"/>
              <w:rPr>
                <w:rFonts w:ascii="Aptos" w:hAnsi="Aptos"/>
                <w:sz w:val="22"/>
                <w:szCs w:val="22"/>
              </w:rPr>
            </w:pPr>
            <w:r w:rsidRPr="00014FD9">
              <w:rPr>
                <w:rStyle w:val="Strong"/>
                <w:rFonts w:ascii="Aptos" w:eastAsiaTheme="majorEastAsia" w:hAnsi="Aptos"/>
                <w:sz w:val="22"/>
                <w:szCs w:val="22"/>
              </w:rPr>
              <w:t>Regional spread (proxy by country mentions)</w:t>
            </w:r>
          </w:p>
        </w:tc>
        <w:tc>
          <w:tcPr>
            <w:tcW w:w="0" w:type="auto"/>
            <w:hideMark/>
          </w:tcPr>
          <w:p w14:paraId="7AFBBD18" w14:textId="02C2F160" w:rsidR="007874F2" w:rsidRPr="00014FD9" w:rsidRDefault="0055731B" w:rsidP="00EF692F">
            <w:pPr>
              <w:ind w:left="5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The m</w:t>
            </w:r>
            <w:r w:rsidR="007874F2" w:rsidRPr="00014FD9">
              <w:rPr>
                <w:rFonts w:ascii="Aptos" w:hAnsi="Aptos"/>
                <w:sz w:val="22"/>
                <w:szCs w:val="22"/>
              </w:rPr>
              <w:t xml:space="preserve">ost frequent country mentions among IFC-linked </w:t>
            </w:r>
            <w:r w:rsidRPr="00014FD9">
              <w:rPr>
                <w:rFonts w:ascii="Aptos" w:hAnsi="Aptos"/>
                <w:sz w:val="22"/>
                <w:szCs w:val="22"/>
              </w:rPr>
              <w:t xml:space="preserve">World </w:t>
            </w:r>
            <w:r w:rsidR="007874F2" w:rsidRPr="00014FD9">
              <w:rPr>
                <w:rFonts w:ascii="Aptos" w:hAnsi="Aptos"/>
                <w:sz w:val="22"/>
                <w:szCs w:val="22"/>
              </w:rPr>
              <w:t>Bank projects</w:t>
            </w:r>
            <w:r w:rsidRPr="00014FD9">
              <w:rPr>
                <w:rFonts w:ascii="Aptos" w:hAnsi="Aptos"/>
                <w:sz w:val="22"/>
                <w:szCs w:val="22"/>
              </w:rPr>
              <w:t xml:space="preserve"> </w:t>
            </w:r>
            <w:proofErr w:type="gramStart"/>
            <w:r w:rsidR="00735BED" w:rsidRPr="00014FD9">
              <w:rPr>
                <w:rFonts w:ascii="Aptos" w:hAnsi="Aptos"/>
                <w:sz w:val="22"/>
                <w:szCs w:val="22"/>
              </w:rPr>
              <w:t>i</w:t>
            </w:r>
            <w:r w:rsidR="00735BED" w:rsidRPr="00014FD9">
              <w:rPr>
                <w:rFonts w:ascii="Aptos" w:hAnsi="Aptos"/>
              </w:rPr>
              <w:t>nclude:</w:t>
            </w:r>
            <w:proofErr w:type="gramEnd"/>
            <w:r w:rsidR="00735BED" w:rsidRPr="00014FD9">
              <w:rPr>
                <w:rFonts w:ascii="Aptos" w:hAnsi="Aptos"/>
              </w:rPr>
              <w:t xml:space="preserve"> </w:t>
            </w:r>
            <w:r w:rsidR="007874F2" w:rsidRPr="00014FD9">
              <w:rPr>
                <w:rStyle w:val="Strong"/>
                <w:rFonts w:ascii="Aptos" w:eastAsiaTheme="majorEastAsia" w:hAnsi="Aptos"/>
                <w:b w:val="0"/>
                <w:bCs w:val="0"/>
                <w:sz w:val="22"/>
                <w:szCs w:val="22"/>
              </w:rPr>
              <w:t xml:space="preserve">Indonesia </w:t>
            </w:r>
            <w:r w:rsidR="00735BED" w:rsidRPr="00014FD9">
              <w:rPr>
                <w:rStyle w:val="Strong"/>
                <w:rFonts w:ascii="Aptos" w:eastAsiaTheme="majorEastAsia" w:hAnsi="Aptos"/>
                <w:b w:val="0"/>
                <w:bCs w:val="0"/>
                <w:sz w:val="22"/>
                <w:szCs w:val="22"/>
              </w:rPr>
              <w:t>Vietnam, I</w:t>
            </w:r>
            <w:r w:rsidR="00FC5EB0" w:rsidRPr="00014FD9">
              <w:rPr>
                <w:rStyle w:val="Strong"/>
                <w:rFonts w:ascii="Aptos" w:eastAsiaTheme="majorEastAsia" w:hAnsi="Aptos"/>
                <w:b w:val="0"/>
                <w:bCs w:val="0"/>
                <w:sz w:val="22"/>
                <w:szCs w:val="22"/>
              </w:rPr>
              <w:t>ndia, Pakistan, Cameroon, Bangladesh, Cote d’Ivoire, and Chad</w:t>
            </w:r>
            <w:r w:rsidRPr="00014FD9">
              <w:rPr>
                <w:rFonts w:ascii="Aptos" w:hAnsi="Aptos"/>
                <w:sz w:val="22"/>
                <w:szCs w:val="22"/>
              </w:rPr>
              <w:t xml:space="preserve">. This represents </w:t>
            </w:r>
            <w:r w:rsidR="007874F2" w:rsidRPr="00014FD9">
              <w:rPr>
                <w:rFonts w:ascii="Aptos" w:hAnsi="Aptos"/>
                <w:sz w:val="22"/>
                <w:szCs w:val="22"/>
              </w:rPr>
              <w:t xml:space="preserve">a mix of markets where IFC operates </w:t>
            </w:r>
            <w:proofErr w:type="gramStart"/>
            <w:r w:rsidR="007874F2" w:rsidRPr="00014FD9">
              <w:rPr>
                <w:rFonts w:ascii="Aptos" w:hAnsi="Aptos"/>
                <w:sz w:val="22"/>
                <w:szCs w:val="22"/>
              </w:rPr>
              <w:t>actively</w:t>
            </w:r>
            <w:proofErr w:type="gramEnd"/>
            <w:r w:rsidR="007874F2" w:rsidRPr="00014FD9">
              <w:rPr>
                <w:rFonts w:ascii="Aptos" w:hAnsi="Aptos"/>
                <w:sz w:val="22"/>
                <w:szCs w:val="22"/>
              </w:rPr>
              <w:t xml:space="preserve"> and policy</w:t>
            </w:r>
            <w:r w:rsidRPr="00014FD9">
              <w:rPr>
                <w:rFonts w:ascii="Aptos" w:hAnsi="Aptos"/>
                <w:sz w:val="22"/>
                <w:szCs w:val="22"/>
              </w:rPr>
              <w:t xml:space="preserve"> and </w:t>
            </w:r>
            <w:r w:rsidR="007874F2" w:rsidRPr="00014FD9">
              <w:rPr>
                <w:rFonts w:ascii="Aptos" w:hAnsi="Aptos"/>
                <w:sz w:val="22"/>
                <w:szCs w:val="22"/>
              </w:rPr>
              <w:t xml:space="preserve">investment reforms intersect. </w:t>
            </w:r>
            <w:r w:rsidRPr="00014FD9">
              <w:rPr>
                <w:rFonts w:ascii="Aptos" w:hAnsi="Aptos"/>
                <w:sz w:val="22"/>
                <w:szCs w:val="22"/>
              </w:rPr>
              <w:t>The f</w:t>
            </w:r>
            <w:r w:rsidR="007874F2" w:rsidRPr="00014FD9">
              <w:rPr>
                <w:rFonts w:ascii="Aptos" w:hAnsi="Aptos"/>
                <w:sz w:val="22"/>
                <w:szCs w:val="22"/>
              </w:rPr>
              <w:t>ull region split requires lending-group/region fields.</w:t>
            </w:r>
          </w:p>
        </w:tc>
      </w:tr>
      <w:tr w:rsidR="00E95FC8" w:rsidRPr="00014FD9" w14:paraId="17FF320E" w14:textId="77777777" w:rsidTr="244FAC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1FDF16" w14:textId="77777777" w:rsidR="007874F2" w:rsidRPr="00014FD9" w:rsidRDefault="007874F2" w:rsidP="000A3020">
            <w:pPr>
              <w:jc w:val="center"/>
              <w:rPr>
                <w:rFonts w:ascii="Aptos" w:hAnsi="Aptos"/>
                <w:sz w:val="22"/>
                <w:szCs w:val="22"/>
              </w:rPr>
            </w:pPr>
            <w:r w:rsidRPr="00014FD9">
              <w:rPr>
                <w:rStyle w:val="Strong"/>
                <w:rFonts w:ascii="Aptos" w:eastAsiaTheme="majorEastAsia" w:hAnsi="Aptos"/>
                <w:sz w:val="22"/>
                <w:szCs w:val="22"/>
              </w:rPr>
              <w:t>Innovation levers observed</w:t>
            </w:r>
          </w:p>
        </w:tc>
        <w:tc>
          <w:tcPr>
            <w:tcW w:w="0" w:type="auto"/>
            <w:hideMark/>
          </w:tcPr>
          <w:p w14:paraId="42BE25E9" w14:textId="3D8F13E7" w:rsidR="007874F2" w:rsidRPr="00014FD9" w:rsidRDefault="007874F2" w:rsidP="00EF692F">
            <w:pPr>
              <w:ind w:left="50"/>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Recurrent features in lessons</w:t>
            </w:r>
            <w:r w:rsidR="0055731B" w:rsidRPr="00014FD9">
              <w:rPr>
                <w:rFonts w:ascii="Aptos" w:hAnsi="Aptos"/>
                <w:sz w:val="22"/>
                <w:szCs w:val="22"/>
              </w:rPr>
              <w:t xml:space="preserve"> include </w:t>
            </w:r>
            <w:r w:rsidRPr="00014FD9">
              <w:rPr>
                <w:rStyle w:val="Strong"/>
                <w:rFonts w:ascii="Aptos" w:eastAsiaTheme="majorEastAsia" w:hAnsi="Aptos"/>
                <w:b w:val="0"/>
                <w:bCs w:val="0"/>
                <w:sz w:val="22"/>
                <w:szCs w:val="22"/>
              </w:rPr>
              <w:t>(</w:t>
            </w:r>
            <w:proofErr w:type="spellStart"/>
            <w:r w:rsidRPr="00014FD9">
              <w:rPr>
                <w:rStyle w:val="Strong"/>
                <w:rFonts w:ascii="Aptos" w:eastAsiaTheme="majorEastAsia" w:hAnsi="Aptos"/>
                <w:b w:val="0"/>
                <w:bCs w:val="0"/>
                <w:sz w:val="22"/>
                <w:szCs w:val="22"/>
              </w:rPr>
              <w:t>i</w:t>
            </w:r>
            <w:proofErr w:type="spellEnd"/>
            <w:r w:rsidRPr="00014FD9">
              <w:rPr>
                <w:rStyle w:val="Strong"/>
                <w:rFonts w:ascii="Aptos" w:eastAsiaTheme="majorEastAsia" w:hAnsi="Aptos"/>
                <w:b w:val="0"/>
                <w:bCs w:val="0"/>
                <w:sz w:val="22"/>
                <w:szCs w:val="22"/>
              </w:rPr>
              <w:t xml:space="preserve">) </w:t>
            </w:r>
            <w:r w:rsidR="0055731B" w:rsidRPr="00014FD9">
              <w:rPr>
                <w:rStyle w:val="Strong"/>
                <w:rFonts w:ascii="Aptos" w:eastAsiaTheme="majorEastAsia" w:hAnsi="Aptos"/>
                <w:b w:val="0"/>
                <w:bCs w:val="0"/>
                <w:sz w:val="22"/>
                <w:szCs w:val="22"/>
              </w:rPr>
              <w:t>technology</w:t>
            </w:r>
            <w:r w:rsidRPr="00014FD9">
              <w:rPr>
                <w:rStyle w:val="Strong"/>
                <w:rFonts w:ascii="Aptos" w:eastAsiaTheme="majorEastAsia" w:hAnsi="Aptos"/>
                <w:b w:val="0"/>
                <w:bCs w:val="0"/>
                <w:sz w:val="22"/>
                <w:szCs w:val="22"/>
              </w:rPr>
              <w:t>-heavy design</w:t>
            </w:r>
            <w:r w:rsidRPr="00014FD9">
              <w:rPr>
                <w:rFonts w:ascii="Aptos" w:hAnsi="Aptos"/>
                <w:sz w:val="22"/>
                <w:szCs w:val="22"/>
              </w:rPr>
              <w:t xml:space="preserve"> (digital platforms/fintech/smart meters); </w:t>
            </w:r>
            <w:r w:rsidRPr="00014FD9">
              <w:rPr>
                <w:rStyle w:val="Strong"/>
                <w:rFonts w:ascii="Aptos" w:eastAsiaTheme="majorEastAsia" w:hAnsi="Aptos"/>
                <w:b w:val="0"/>
                <w:bCs w:val="0"/>
                <w:sz w:val="22"/>
                <w:szCs w:val="22"/>
              </w:rPr>
              <w:t xml:space="preserve">(ii) </w:t>
            </w:r>
            <w:r w:rsidR="0055731B" w:rsidRPr="00014FD9">
              <w:rPr>
                <w:rStyle w:val="Strong"/>
                <w:rFonts w:ascii="Aptos" w:eastAsiaTheme="majorEastAsia" w:hAnsi="Aptos"/>
                <w:b w:val="0"/>
                <w:bCs w:val="0"/>
                <w:sz w:val="22"/>
                <w:szCs w:val="22"/>
              </w:rPr>
              <w:t xml:space="preserve">operational </w:t>
            </w:r>
            <w:r w:rsidRPr="00014FD9">
              <w:rPr>
                <w:rStyle w:val="Strong"/>
                <w:rFonts w:ascii="Aptos" w:eastAsiaTheme="majorEastAsia" w:hAnsi="Aptos"/>
                <w:b w:val="0"/>
                <w:bCs w:val="0"/>
                <w:sz w:val="22"/>
                <w:szCs w:val="22"/>
              </w:rPr>
              <w:t>agility</w:t>
            </w:r>
            <w:r w:rsidRPr="00014FD9">
              <w:rPr>
                <w:rFonts w:ascii="Aptos" w:hAnsi="Aptos"/>
                <w:sz w:val="22"/>
                <w:szCs w:val="22"/>
              </w:rPr>
              <w:t xml:space="preserve"> (phased pilots, programmatic scale); </w:t>
            </w:r>
            <w:r w:rsidRPr="00014FD9">
              <w:rPr>
                <w:rStyle w:val="Strong"/>
                <w:rFonts w:ascii="Aptos" w:eastAsiaTheme="majorEastAsia" w:hAnsi="Aptos"/>
                <w:b w:val="0"/>
                <w:bCs w:val="0"/>
                <w:sz w:val="22"/>
                <w:szCs w:val="22"/>
              </w:rPr>
              <w:t xml:space="preserve">(iii) </w:t>
            </w:r>
            <w:r w:rsidR="0055731B" w:rsidRPr="00014FD9">
              <w:rPr>
                <w:rStyle w:val="Strong"/>
                <w:rFonts w:ascii="Aptos" w:eastAsiaTheme="majorEastAsia" w:hAnsi="Aptos"/>
                <w:b w:val="0"/>
                <w:bCs w:val="0"/>
                <w:sz w:val="22"/>
                <w:szCs w:val="22"/>
              </w:rPr>
              <w:t xml:space="preserve">financial </w:t>
            </w:r>
            <w:r w:rsidRPr="00014FD9">
              <w:rPr>
                <w:rStyle w:val="Strong"/>
                <w:rFonts w:ascii="Aptos" w:eastAsiaTheme="majorEastAsia" w:hAnsi="Aptos"/>
                <w:b w:val="0"/>
                <w:bCs w:val="0"/>
                <w:sz w:val="22"/>
                <w:szCs w:val="22"/>
              </w:rPr>
              <w:t>novelty</w:t>
            </w:r>
            <w:r w:rsidRPr="00014FD9">
              <w:rPr>
                <w:rFonts w:ascii="Aptos" w:hAnsi="Aptos"/>
                <w:sz w:val="22"/>
                <w:szCs w:val="22"/>
              </w:rPr>
              <w:t xml:space="preserve"> (guarantees, PPP/</w:t>
            </w:r>
            <w:r w:rsidR="0055731B" w:rsidRPr="00014FD9">
              <w:rPr>
                <w:rFonts w:ascii="Aptos" w:hAnsi="Aptos"/>
                <w:sz w:val="22"/>
                <w:szCs w:val="22"/>
              </w:rPr>
              <w:t>output-based results</w:t>
            </w:r>
            <w:r w:rsidR="001A2898" w:rsidRPr="00014FD9">
              <w:rPr>
                <w:rFonts w:ascii="Aptos" w:hAnsi="Aptos"/>
                <w:sz w:val="22"/>
                <w:szCs w:val="22"/>
              </w:rPr>
              <w:t>-based</w:t>
            </w:r>
            <w:r w:rsidR="0055731B" w:rsidRPr="00014FD9">
              <w:rPr>
                <w:rFonts w:ascii="Aptos" w:hAnsi="Aptos"/>
                <w:sz w:val="22"/>
                <w:szCs w:val="22"/>
              </w:rPr>
              <w:t xml:space="preserve"> </w:t>
            </w:r>
            <w:r w:rsidRPr="00014FD9">
              <w:rPr>
                <w:rFonts w:ascii="Aptos" w:hAnsi="Aptos"/>
                <w:sz w:val="22"/>
                <w:szCs w:val="22"/>
              </w:rPr>
              <w:t xml:space="preserve">blends, risk-sharing); </w:t>
            </w:r>
            <w:r w:rsidRPr="00014FD9">
              <w:rPr>
                <w:rStyle w:val="Strong"/>
                <w:rFonts w:ascii="Aptos" w:eastAsiaTheme="majorEastAsia" w:hAnsi="Aptos"/>
                <w:b w:val="0"/>
                <w:bCs w:val="0"/>
                <w:sz w:val="22"/>
                <w:szCs w:val="22"/>
              </w:rPr>
              <w:t xml:space="preserve">(iv) </w:t>
            </w:r>
            <w:r w:rsidR="0055731B" w:rsidRPr="00014FD9">
              <w:rPr>
                <w:rStyle w:val="Strong"/>
                <w:rFonts w:ascii="Aptos" w:eastAsiaTheme="majorEastAsia" w:hAnsi="Aptos"/>
                <w:b w:val="0"/>
                <w:bCs w:val="0"/>
                <w:sz w:val="22"/>
                <w:szCs w:val="22"/>
              </w:rPr>
              <w:t>multi</w:t>
            </w:r>
            <w:r w:rsidRPr="00014FD9">
              <w:rPr>
                <w:rStyle w:val="Strong"/>
                <w:rFonts w:ascii="Aptos" w:eastAsiaTheme="majorEastAsia" w:hAnsi="Aptos"/>
                <w:b w:val="0"/>
                <w:bCs w:val="0"/>
                <w:sz w:val="22"/>
                <w:szCs w:val="22"/>
              </w:rPr>
              <w:t>-stakeholder collaboration</w:t>
            </w:r>
            <w:r w:rsidRPr="00014FD9">
              <w:rPr>
                <w:rFonts w:ascii="Aptos" w:hAnsi="Aptos"/>
                <w:sz w:val="22"/>
                <w:szCs w:val="22"/>
              </w:rPr>
              <w:t xml:space="preserve"> (public–private–regulator triads). These levers map to </w:t>
            </w:r>
            <w:r w:rsidR="007349AC" w:rsidRPr="00014FD9">
              <w:rPr>
                <w:rFonts w:ascii="Aptos" w:hAnsi="Aptos"/>
                <w:sz w:val="22"/>
                <w:szCs w:val="22"/>
              </w:rPr>
              <w:t>Bank Group</w:t>
            </w:r>
            <w:r w:rsidRPr="00014FD9">
              <w:rPr>
                <w:rFonts w:ascii="Aptos" w:hAnsi="Aptos"/>
                <w:sz w:val="22"/>
                <w:szCs w:val="22"/>
              </w:rPr>
              <w:t xml:space="preserve"> reforms that lower transaction costs for testing and scaling</w:t>
            </w:r>
            <w:r w:rsidR="0055731B" w:rsidRPr="00014FD9">
              <w:rPr>
                <w:rFonts w:ascii="Aptos" w:hAnsi="Aptos"/>
                <w:sz w:val="22"/>
                <w:szCs w:val="22"/>
              </w:rPr>
              <w:t xml:space="preserve">, such as the </w:t>
            </w:r>
            <w:r w:rsidR="00C26A01" w:rsidRPr="00014FD9">
              <w:rPr>
                <w:rStyle w:val="Strong"/>
                <w:rFonts w:ascii="Aptos" w:eastAsiaTheme="majorEastAsia" w:hAnsi="Aptos"/>
                <w:b w:val="0"/>
                <w:bCs w:val="0"/>
                <w:sz w:val="22"/>
                <w:szCs w:val="22"/>
              </w:rPr>
              <w:t>n</w:t>
            </w:r>
            <w:r w:rsidRPr="00014FD9">
              <w:rPr>
                <w:rStyle w:val="Strong"/>
                <w:rFonts w:ascii="Aptos" w:eastAsiaTheme="majorEastAsia" w:hAnsi="Aptos"/>
                <w:b w:val="0"/>
                <w:bCs w:val="0"/>
                <w:sz w:val="22"/>
                <w:szCs w:val="22"/>
              </w:rPr>
              <w:t>ew Procurement Framework</w:t>
            </w:r>
            <w:r w:rsidR="00C26A01" w:rsidRPr="00014FD9">
              <w:rPr>
                <w:rStyle w:val="Strong"/>
                <w:rFonts w:ascii="Aptos" w:eastAsiaTheme="majorEastAsia" w:hAnsi="Aptos"/>
                <w:b w:val="0"/>
                <w:bCs w:val="0"/>
                <w:sz w:val="22"/>
                <w:szCs w:val="22"/>
              </w:rPr>
              <w:t xml:space="preserve"> (2016)</w:t>
            </w:r>
            <w:r w:rsidRPr="00014FD9">
              <w:rPr>
                <w:rFonts w:ascii="Aptos" w:hAnsi="Aptos"/>
                <w:sz w:val="22"/>
                <w:szCs w:val="22"/>
              </w:rPr>
              <w:t xml:space="preserve">, </w:t>
            </w:r>
            <w:r w:rsidRPr="00014FD9">
              <w:rPr>
                <w:rStyle w:val="Strong"/>
                <w:rFonts w:ascii="Aptos" w:eastAsiaTheme="majorEastAsia" w:hAnsi="Aptos"/>
                <w:b w:val="0"/>
                <w:bCs w:val="0"/>
                <w:sz w:val="22"/>
                <w:szCs w:val="22"/>
              </w:rPr>
              <w:t>ESF</w:t>
            </w:r>
            <w:r w:rsidR="00C26A01" w:rsidRPr="00014FD9">
              <w:rPr>
                <w:rStyle w:val="Strong"/>
                <w:rFonts w:ascii="Aptos" w:eastAsiaTheme="majorEastAsia" w:hAnsi="Aptos"/>
                <w:b w:val="0"/>
                <w:bCs w:val="0"/>
                <w:sz w:val="22"/>
                <w:szCs w:val="22"/>
              </w:rPr>
              <w:t xml:space="preserve"> (2018)</w:t>
            </w:r>
            <w:r w:rsidRPr="00014FD9">
              <w:rPr>
                <w:rFonts w:ascii="Aptos" w:hAnsi="Aptos"/>
                <w:sz w:val="22"/>
                <w:szCs w:val="22"/>
              </w:rPr>
              <w:t xml:space="preserve">, </w:t>
            </w:r>
            <w:r w:rsidRPr="00014FD9">
              <w:rPr>
                <w:rStyle w:val="Strong"/>
                <w:rFonts w:ascii="Aptos" w:eastAsiaTheme="majorEastAsia" w:hAnsi="Aptos"/>
                <w:b w:val="0"/>
                <w:bCs w:val="0"/>
                <w:sz w:val="22"/>
                <w:szCs w:val="22"/>
              </w:rPr>
              <w:t>MPA</w:t>
            </w:r>
            <w:r w:rsidR="00C26A01" w:rsidRPr="00014FD9">
              <w:rPr>
                <w:rStyle w:val="Strong"/>
                <w:rFonts w:ascii="Aptos" w:eastAsiaTheme="majorEastAsia" w:hAnsi="Aptos"/>
                <w:b w:val="0"/>
                <w:bCs w:val="0"/>
                <w:sz w:val="22"/>
                <w:szCs w:val="22"/>
              </w:rPr>
              <w:t xml:space="preserve"> (2017)</w:t>
            </w:r>
            <w:r w:rsidRPr="00014FD9">
              <w:rPr>
                <w:rFonts w:ascii="Aptos" w:hAnsi="Aptos"/>
                <w:sz w:val="22"/>
                <w:szCs w:val="22"/>
              </w:rPr>
              <w:t xml:space="preserve">, </w:t>
            </w:r>
            <w:r w:rsidRPr="00014FD9">
              <w:rPr>
                <w:rStyle w:val="Strong"/>
                <w:rFonts w:ascii="Aptos" w:eastAsiaTheme="majorEastAsia" w:hAnsi="Aptos"/>
                <w:b w:val="0"/>
                <w:bCs w:val="0"/>
                <w:sz w:val="22"/>
                <w:szCs w:val="22"/>
              </w:rPr>
              <w:t>MFD/Cascade</w:t>
            </w:r>
            <w:r w:rsidR="0055731B" w:rsidRPr="00014FD9">
              <w:rPr>
                <w:rStyle w:val="Strong"/>
                <w:rFonts w:ascii="Aptos" w:eastAsiaTheme="majorEastAsia" w:hAnsi="Aptos"/>
                <w:b w:val="0"/>
                <w:bCs w:val="0"/>
                <w:sz w:val="22"/>
                <w:szCs w:val="22"/>
              </w:rPr>
              <w:t>,</w:t>
            </w:r>
            <w:r w:rsidRPr="00014FD9">
              <w:rPr>
                <w:rStyle w:val="Strong"/>
                <w:rFonts w:ascii="Aptos" w:eastAsiaTheme="majorEastAsia" w:hAnsi="Aptos"/>
                <w:b w:val="0"/>
                <w:bCs w:val="0"/>
                <w:sz w:val="22"/>
                <w:szCs w:val="22"/>
              </w:rPr>
              <w:t xml:space="preserve"> </w:t>
            </w:r>
            <w:r w:rsidR="00C26A01" w:rsidRPr="00014FD9">
              <w:rPr>
                <w:rStyle w:val="Strong"/>
                <w:rFonts w:ascii="Aptos" w:eastAsiaTheme="majorEastAsia" w:hAnsi="Aptos"/>
                <w:b w:val="0"/>
                <w:bCs w:val="0"/>
                <w:sz w:val="22"/>
                <w:szCs w:val="22"/>
              </w:rPr>
              <w:t xml:space="preserve">and </w:t>
            </w:r>
            <w:r w:rsidRPr="00014FD9">
              <w:rPr>
                <w:rStyle w:val="Strong"/>
                <w:rFonts w:ascii="Aptos" w:eastAsiaTheme="majorEastAsia" w:hAnsi="Aptos"/>
                <w:b w:val="0"/>
                <w:bCs w:val="0"/>
                <w:sz w:val="22"/>
                <w:szCs w:val="22"/>
              </w:rPr>
              <w:t>IDA-PSW</w:t>
            </w:r>
            <w:r w:rsidRPr="00014FD9">
              <w:rPr>
                <w:rFonts w:ascii="Aptos" w:hAnsi="Aptos"/>
                <w:sz w:val="22"/>
                <w:szCs w:val="22"/>
              </w:rPr>
              <w:t>.</w:t>
            </w:r>
          </w:p>
        </w:tc>
      </w:tr>
    </w:tbl>
    <w:p w14:paraId="138B2B1B" w14:textId="77777777" w:rsidR="007874F2" w:rsidRPr="00014FD9" w:rsidRDefault="007874F2" w:rsidP="000A3020">
      <w:pPr>
        <w:rPr>
          <w:rFonts w:ascii="Aptos" w:hAnsi="Aptos"/>
        </w:rPr>
      </w:pPr>
    </w:p>
    <w:p w14:paraId="76391A0E" w14:textId="0462E06C" w:rsidR="0071145B" w:rsidRPr="00014FD9" w:rsidRDefault="009A598C" w:rsidP="00B94645">
      <w:pPr>
        <w:pStyle w:val="Heading2"/>
        <w:numPr>
          <w:ilvl w:val="0"/>
          <w:numId w:val="103"/>
        </w:numPr>
        <w:ind w:left="360"/>
        <w:rPr>
          <w:rFonts w:ascii="Aptos" w:hAnsi="Aptos"/>
        </w:rPr>
      </w:pPr>
      <w:bookmarkStart w:id="86" w:name="_Toc212189895"/>
      <w:bookmarkStart w:id="87" w:name="_Toc215657593"/>
      <w:bookmarkStart w:id="88" w:name="_Toc222450693"/>
      <w:r w:rsidRPr="00014FD9">
        <w:rPr>
          <w:rFonts w:ascii="Aptos" w:hAnsi="Aptos"/>
        </w:rPr>
        <w:t>Private</w:t>
      </w:r>
      <w:r w:rsidR="00A81510" w:rsidRPr="00014FD9">
        <w:rPr>
          <w:rFonts w:ascii="Aptos" w:hAnsi="Aptos"/>
        </w:rPr>
        <w:t xml:space="preserve"> </w:t>
      </w:r>
      <w:r w:rsidRPr="00014FD9">
        <w:rPr>
          <w:rFonts w:ascii="Aptos" w:hAnsi="Aptos"/>
        </w:rPr>
        <w:t>Capital Mobilization</w:t>
      </w:r>
      <w:bookmarkEnd w:id="86"/>
      <w:bookmarkEnd w:id="87"/>
      <w:bookmarkEnd w:id="88"/>
    </w:p>
    <w:p w14:paraId="30556108" w14:textId="6134226D" w:rsidR="0071145B" w:rsidRPr="00014FD9" w:rsidRDefault="00123F20" w:rsidP="244FAC12">
      <w:pPr>
        <w:jc w:val="both"/>
        <w:rPr>
          <w:rFonts w:ascii="Aptos" w:hAnsi="Aptos"/>
          <w:sz w:val="22"/>
          <w:szCs w:val="22"/>
        </w:rPr>
      </w:pPr>
      <w:r w:rsidRPr="00014FD9">
        <w:rPr>
          <w:rFonts w:ascii="Aptos" w:hAnsi="Aptos"/>
          <w:b/>
          <w:bCs/>
          <w:sz w:val="22"/>
          <w:szCs w:val="22"/>
        </w:rPr>
        <w:t>Private</w:t>
      </w:r>
      <w:r w:rsidR="006C7CE6" w:rsidRPr="00014FD9">
        <w:rPr>
          <w:rFonts w:ascii="Aptos" w:hAnsi="Aptos"/>
          <w:b/>
          <w:bCs/>
          <w:sz w:val="22"/>
          <w:szCs w:val="22"/>
        </w:rPr>
        <w:t xml:space="preserve"> </w:t>
      </w:r>
      <w:r w:rsidRPr="00014FD9">
        <w:rPr>
          <w:rFonts w:ascii="Aptos" w:hAnsi="Aptos"/>
          <w:b/>
          <w:bCs/>
          <w:sz w:val="22"/>
          <w:szCs w:val="22"/>
        </w:rPr>
        <w:t xml:space="preserve">capital mobilization </w:t>
      </w:r>
      <w:r w:rsidR="00EE33EC" w:rsidRPr="00014FD9">
        <w:rPr>
          <w:rFonts w:ascii="Aptos" w:hAnsi="Aptos"/>
          <w:b/>
          <w:bCs/>
          <w:sz w:val="22"/>
          <w:szCs w:val="22"/>
        </w:rPr>
        <w:t xml:space="preserve">(PCM) </w:t>
      </w:r>
      <w:r w:rsidRPr="00014FD9">
        <w:rPr>
          <w:rFonts w:ascii="Aptos" w:hAnsi="Aptos"/>
          <w:b/>
          <w:bCs/>
          <w:sz w:val="22"/>
          <w:szCs w:val="22"/>
        </w:rPr>
        <w:t xml:space="preserve">is </w:t>
      </w:r>
      <w:r w:rsidRPr="00014FD9">
        <w:rPr>
          <w:rStyle w:val="Strong"/>
          <w:rFonts w:ascii="Aptos" w:eastAsiaTheme="majorEastAsia" w:hAnsi="Aptos"/>
          <w:sz w:val="22"/>
          <w:szCs w:val="22"/>
        </w:rPr>
        <w:t>often</w:t>
      </w:r>
      <w:r w:rsidR="001E7846" w:rsidRPr="00014FD9">
        <w:rPr>
          <w:rStyle w:val="Strong"/>
          <w:rFonts w:ascii="Aptos" w:eastAsiaTheme="majorEastAsia" w:hAnsi="Aptos"/>
          <w:sz w:val="22"/>
          <w:szCs w:val="22"/>
        </w:rPr>
        <w:t xml:space="preserve"> more</w:t>
      </w:r>
      <w:r w:rsidRPr="00014FD9">
        <w:rPr>
          <w:rStyle w:val="Strong"/>
          <w:rFonts w:ascii="Aptos" w:eastAsiaTheme="majorEastAsia" w:hAnsi="Aptos"/>
          <w:sz w:val="22"/>
          <w:szCs w:val="22"/>
        </w:rPr>
        <w:t xml:space="preserve"> associated with innovative operations</w:t>
      </w:r>
      <w:r w:rsidRPr="00014FD9">
        <w:rPr>
          <w:rFonts w:ascii="Aptos" w:hAnsi="Aptos"/>
          <w:b/>
          <w:bCs/>
          <w:sz w:val="22"/>
          <w:szCs w:val="22"/>
        </w:rPr>
        <w:t xml:space="preserve"> than with the average project.</w:t>
      </w:r>
      <w:r w:rsidRPr="00014FD9">
        <w:rPr>
          <w:rFonts w:ascii="Aptos" w:hAnsi="Aptos"/>
          <w:sz w:val="22"/>
          <w:szCs w:val="22"/>
        </w:rPr>
        <w:t xml:space="preserve"> </w:t>
      </w:r>
      <w:r w:rsidR="00033A8E" w:rsidRPr="00014FD9">
        <w:rPr>
          <w:rFonts w:ascii="Aptos" w:hAnsi="Aptos"/>
          <w:sz w:val="22"/>
          <w:szCs w:val="22"/>
        </w:rPr>
        <w:t xml:space="preserve">Table 3.15 </w:t>
      </w:r>
      <w:r w:rsidR="000908B2" w:rsidRPr="00014FD9">
        <w:rPr>
          <w:rFonts w:ascii="Aptos" w:hAnsi="Aptos"/>
          <w:sz w:val="22"/>
          <w:szCs w:val="22"/>
        </w:rPr>
        <w:t xml:space="preserve">compares the prevalence of PCM language across two portfolio slices. In the full set of </w:t>
      </w:r>
      <w:r w:rsidR="00FB6BC3" w:rsidRPr="00014FD9">
        <w:rPr>
          <w:rFonts w:ascii="Aptos" w:hAnsi="Aptos"/>
          <w:sz w:val="22"/>
          <w:szCs w:val="22"/>
        </w:rPr>
        <w:t>7,57</w:t>
      </w:r>
      <w:r w:rsidR="00DD2878">
        <w:rPr>
          <w:rFonts w:ascii="Aptos" w:hAnsi="Aptos"/>
          <w:sz w:val="22"/>
          <w:szCs w:val="22"/>
        </w:rPr>
        <w:t>4</w:t>
      </w:r>
      <w:r w:rsidR="000908B2" w:rsidRPr="00014FD9">
        <w:rPr>
          <w:rFonts w:ascii="Aptos" w:hAnsi="Aptos"/>
          <w:sz w:val="22"/>
          <w:szCs w:val="22"/>
        </w:rPr>
        <w:t xml:space="preserve"> ICRRs, </w:t>
      </w:r>
      <w:r w:rsidR="004A457B" w:rsidRPr="00014FD9">
        <w:rPr>
          <w:rFonts w:ascii="Aptos" w:hAnsi="Aptos"/>
          <w:sz w:val="22"/>
          <w:szCs w:val="22"/>
        </w:rPr>
        <w:t>10.</w:t>
      </w:r>
      <w:r w:rsidR="001E7846" w:rsidRPr="00014FD9">
        <w:rPr>
          <w:rFonts w:ascii="Aptos" w:hAnsi="Aptos"/>
          <w:sz w:val="22"/>
          <w:szCs w:val="22"/>
        </w:rPr>
        <w:t>4</w:t>
      </w:r>
      <w:r w:rsidR="000908B2" w:rsidRPr="00014FD9">
        <w:rPr>
          <w:rFonts w:ascii="Aptos" w:hAnsi="Aptos"/>
          <w:sz w:val="22"/>
          <w:szCs w:val="22"/>
        </w:rPr>
        <w:t xml:space="preserve"> percent contain at least one reference to mobilizing private finance. Within the </w:t>
      </w:r>
      <w:r w:rsidR="00064E97" w:rsidRPr="00014FD9">
        <w:rPr>
          <w:rFonts w:ascii="Aptos" w:hAnsi="Aptos"/>
          <w:sz w:val="22"/>
          <w:szCs w:val="22"/>
        </w:rPr>
        <w:t xml:space="preserve">974 </w:t>
      </w:r>
      <w:r w:rsidR="000908B2" w:rsidRPr="00014FD9">
        <w:rPr>
          <w:rFonts w:ascii="Aptos" w:hAnsi="Aptos"/>
          <w:sz w:val="22"/>
          <w:szCs w:val="22"/>
        </w:rPr>
        <w:t xml:space="preserve">operations that the Innovation Index classifies as High or Moderate, the count rises to </w:t>
      </w:r>
      <w:r w:rsidR="000133E5" w:rsidRPr="00014FD9">
        <w:rPr>
          <w:rFonts w:ascii="Aptos" w:hAnsi="Aptos"/>
          <w:sz w:val="22"/>
          <w:szCs w:val="22"/>
        </w:rPr>
        <w:t>33.6</w:t>
      </w:r>
      <w:r w:rsidR="000908B2" w:rsidRPr="00014FD9">
        <w:rPr>
          <w:rFonts w:ascii="Aptos" w:hAnsi="Aptos"/>
          <w:sz w:val="22"/>
          <w:szCs w:val="22"/>
        </w:rPr>
        <w:t xml:space="preserve"> percent. PCM references are </w:t>
      </w:r>
      <w:r w:rsidR="002F2A26" w:rsidRPr="00014FD9">
        <w:rPr>
          <w:rFonts w:ascii="Aptos" w:hAnsi="Aptos"/>
          <w:sz w:val="22"/>
          <w:szCs w:val="22"/>
        </w:rPr>
        <w:t>about</w:t>
      </w:r>
      <w:r w:rsidR="00231A06" w:rsidRPr="00014FD9">
        <w:rPr>
          <w:rFonts w:ascii="Aptos" w:hAnsi="Aptos"/>
          <w:sz w:val="22"/>
          <w:szCs w:val="22"/>
        </w:rPr>
        <w:t>3.2</w:t>
      </w:r>
      <w:r w:rsidR="000908B2" w:rsidRPr="00014FD9">
        <w:rPr>
          <w:rFonts w:ascii="Aptos" w:hAnsi="Aptos"/>
          <w:sz w:val="22"/>
          <w:szCs w:val="22"/>
        </w:rPr>
        <w:t xml:space="preserve"> times more common among the </w:t>
      </w:r>
      <w:r w:rsidR="00D102E7" w:rsidRPr="00014FD9">
        <w:rPr>
          <w:rFonts w:ascii="Aptos" w:hAnsi="Aptos"/>
          <w:sz w:val="22"/>
          <w:szCs w:val="22"/>
        </w:rPr>
        <w:t xml:space="preserve">World </w:t>
      </w:r>
      <w:r w:rsidR="000908B2" w:rsidRPr="00014FD9">
        <w:rPr>
          <w:rFonts w:ascii="Aptos" w:hAnsi="Aptos"/>
          <w:sz w:val="22"/>
          <w:szCs w:val="22"/>
        </w:rPr>
        <w:t xml:space="preserve">Bank’s more innovative projects than in the portfolio at large. </w:t>
      </w:r>
    </w:p>
    <w:p w14:paraId="43B14640" w14:textId="77777777" w:rsidR="00FB6BC3" w:rsidRPr="00014FD9" w:rsidRDefault="00FB6BC3" w:rsidP="000A3020">
      <w:pPr>
        <w:jc w:val="both"/>
        <w:rPr>
          <w:rFonts w:ascii="Aptos" w:hAnsi="Aptos"/>
          <w:sz w:val="22"/>
          <w:szCs w:val="22"/>
        </w:rPr>
      </w:pPr>
    </w:p>
    <w:p w14:paraId="1DB8F5AF" w14:textId="731F22AF" w:rsidR="000908B2" w:rsidRPr="00014FD9" w:rsidRDefault="12174A58" w:rsidP="244FAC12">
      <w:pPr>
        <w:pStyle w:val="Title"/>
        <w:rPr>
          <w:rFonts w:ascii="Aptos" w:hAnsi="Aptos"/>
        </w:rPr>
      </w:pPr>
      <w:r w:rsidRPr="00014FD9">
        <w:rPr>
          <w:rFonts w:ascii="Aptos" w:hAnsi="Aptos"/>
        </w:rPr>
        <w:lastRenderedPageBreak/>
        <w:t>Table</w:t>
      </w:r>
      <w:r w:rsidR="1BE94914" w:rsidRPr="00014FD9">
        <w:rPr>
          <w:rFonts w:ascii="Aptos" w:hAnsi="Aptos"/>
        </w:rPr>
        <w:t xml:space="preserve"> </w:t>
      </w:r>
      <w:r w:rsidR="0A453D05" w:rsidRPr="00014FD9">
        <w:rPr>
          <w:rFonts w:ascii="Aptos" w:hAnsi="Aptos"/>
        </w:rPr>
        <w:t>3.15</w:t>
      </w:r>
      <w:r w:rsidR="1BE94914" w:rsidRPr="00014FD9">
        <w:rPr>
          <w:rFonts w:ascii="Aptos" w:hAnsi="Aptos"/>
        </w:rPr>
        <w:t xml:space="preserve">. </w:t>
      </w:r>
      <w:r w:rsidR="3CEBD59F" w:rsidRPr="00014FD9">
        <w:rPr>
          <w:rFonts w:ascii="Aptos" w:hAnsi="Aptos"/>
        </w:rPr>
        <w:t>PCM</w:t>
      </w:r>
      <w:r w:rsidR="1BE94914" w:rsidRPr="00014FD9">
        <w:rPr>
          <w:rFonts w:ascii="Aptos" w:hAnsi="Aptos"/>
        </w:rPr>
        <w:t xml:space="preserve"> </w:t>
      </w:r>
      <w:r w:rsidR="6493A672" w:rsidRPr="00014FD9">
        <w:rPr>
          <w:rFonts w:ascii="Aptos" w:hAnsi="Aptos"/>
        </w:rPr>
        <w:t>P</w:t>
      </w:r>
      <w:r w:rsidR="1BE94914" w:rsidRPr="00014FD9">
        <w:rPr>
          <w:rFonts w:ascii="Aptos" w:hAnsi="Aptos"/>
        </w:rPr>
        <w:t>rojects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548"/>
        <w:gridCol w:w="2621"/>
        <w:gridCol w:w="2362"/>
      </w:tblGrid>
      <w:tr w:rsidR="57C00E66" w:rsidRPr="00014FD9" w14:paraId="6B6EDC7E" w14:textId="77777777" w:rsidTr="005A121B">
        <w:trPr>
          <w:trHeight w:val="285"/>
        </w:trPr>
        <w:tc>
          <w:tcPr>
            <w:tcW w:w="3548" w:type="dxa"/>
            <w:tcMar>
              <w:top w:w="15" w:type="dxa"/>
              <w:left w:w="15" w:type="dxa"/>
              <w:right w:w="15" w:type="dxa"/>
            </w:tcMar>
          </w:tcPr>
          <w:p w14:paraId="514B4945" w14:textId="0D40187C"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Portfolio slice</w:t>
            </w:r>
          </w:p>
        </w:tc>
        <w:tc>
          <w:tcPr>
            <w:tcW w:w="2621" w:type="dxa"/>
            <w:tcMar>
              <w:top w:w="15" w:type="dxa"/>
              <w:left w:w="15" w:type="dxa"/>
              <w:right w:w="15" w:type="dxa"/>
            </w:tcMar>
          </w:tcPr>
          <w:p w14:paraId="46D1F097" w14:textId="7B69AF59"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Projects mentioning PCM</w:t>
            </w:r>
          </w:p>
        </w:tc>
        <w:tc>
          <w:tcPr>
            <w:tcW w:w="2362" w:type="dxa"/>
            <w:tcMar>
              <w:top w:w="15" w:type="dxa"/>
              <w:left w:w="15" w:type="dxa"/>
              <w:right w:w="15" w:type="dxa"/>
            </w:tcMar>
          </w:tcPr>
          <w:p w14:paraId="3FB5F6BE" w14:textId="48B60A13"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Share of portfolio slice</w:t>
            </w:r>
          </w:p>
        </w:tc>
      </w:tr>
      <w:tr w:rsidR="57C00E66" w:rsidRPr="00014FD9" w14:paraId="25FA82F4" w14:textId="77777777" w:rsidTr="005A121B">
        <w:trPr>
          <w:trHeight w:val="285"/>
        </w:trPr>
        <w:tc>
          <w:tcPr>
            <w:tcW w:w="3548" w:type="dxa"/>
            <w:tcMar>
              <w:top w:w="15" w:type="dxa"/>
              <w:left w:w="15" w:type="dxa"/>
              <w:right w:w="15" w:type="dxa"/>
            </w:tcMar>
            <w:vAlign w:val="bottom"/>
          </w:tcPr>
          <w:p w14:paraId="7D3ABC7B" w14:textId="2688B253"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All Projects</w:t>
            </w:r>
          </w:p>
        </w:tc>
        <w:tc>
          <w:tcPr>
            <w:tcW w:w="2621" w:type="dxa"/>
            <w:tcMar>
              <w:top w:w="15" w:type="dxa"/>
              <w:left w:w="15" w:type="dxa"/>
              <w:right w:w="15" w:type="dxa"/>
            </w:tcMar>
            <w:vAlign w:val="bottom"/>
          </w:tcPr>
          <w:p w14:paraId="68731464" w14:textId="09EB193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788</w:t>
            </w:r>
          </w:p>
        </w:tc>
        <w:tc>
          <w:tcPr>
            <w:tcW w:w="2362" w:type="dxa"/>
            <w:tcMar>
              <w:top w:w="15" w:type="dxa"/>
              <w:left w:w="15" w:type="dxa"/>
              <w:right w:w="15" w:type="dxa"/>
            </w:tcMar>
            <w:vAlign w:val="bottom"/>
          </w:tcPr>
          <w:p w14:paraId="01A481AE" w14:textId="209107F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10.4%</w:t>
            </w:r>
          </w:p>
        </w:tc>
      </w:tr>
      <w:tr w:rsidR="57C00E66" w:rsidRPr="00014FD9" w14:paraId="4B8C06FE" w14:textId="77777777" w:rsidTr="005A121B">
        <w:trPr>
          <w:trHeight w:val="285"/>
        </w:trPr>
        <w:tc>
          <w:tcPr>
            <w:tcW w:w="3548" w:type="dxa"/>
            <w:tcMar>
              <w:top w:w="15" w:type="dxa"/>
              <w:left w:w="15" w:type="dxa"/>
              <w:right w:w="15" w:type="dxa"/>
            </w:tcMar>
            <w:vAlign w:val="bottom"/>
          </w:tcPr>
          <w:p w14:paraId="5138A53C" w14:textId="0591C2C2"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High + Moderate Innovative Projects</w:t>
            </w:r>
          </w:p>
        </w:tc>
        <w:tc>
          <w:tcPr>
            <w:tcW w:w="2621" w:type="dxa"/>
            <w:tcMar>
              <w:top w:w="15" w:type="dxa"/>
              <w:left w:w="15" w:type="dxa"/>
              <w:right w:w="15" w:type="dxa"/>
            </w:tcMar>
            <w:vAlign w:val="bottom"/>
          </w:tcPr>
          <w:p w14:paraId="65EB591F" w14:textId="72FBB1C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327</w:t>
            </w:r>
          </w:p>
        </w:tc>
        <w:tc>
          <w:tcPr>
            <w:tcW w:w="2362" w:type="dxa"/>
            <w:tcMar>
              <w:top w:w="15" w:type="dxa"/>
              <w:left w:w="15" w:type="dxa"/>
              <w:right w:w="15" w:type="dxa"/>
            </w:tcMar>
            <w:vAlign w:val="bottom"/>
          </w:tcPr>
          <w:p w14:paraId="043307E4" w14:textId="6744709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33.6%</w:t>
            </w:r>
          </w:p>
        </w:tc>
      </w:tr>
    </w:tbl>
    <w:p w14:paraId="5D2E4A78" w14:textId="0B3BA5B7" w:rsidR="57C00E66" w:rsidRPr="00014FD9" w:rsidRDefault="57C00E66" w:rsidP="57C00E66">
      <w:pPr>
        <w:rPr>
          <w:rFonts w:ascii="Aptos" w:hAnsi="Aptos"/>
        </w:rPr>
      </w:pPr>
    </w:p>
    <w:p w14:paraId="4F60B135" w14:textId="77777777" w:rsidR="00DD4B98" w:rsidRPr="00014FD9" w:rsidRDefault="00DD4B98" w:rsidP="000A3020">
      <w:pPr>
        <w:rPr>
          <w:rFonts w:ascii="Aptos" w:hAnsi="Aptos"/>
          <w:b/>
          <w:bCs/>
          <w:sz w:val="22"/>
          <w:szCs w:val="22"/>
        </w:rPr>
      </w:pPr>
    </w:p>
    <w:p w14:paraId="5D67C03D" w14:textId="1602E315" w:rsidR="0094016E" w:rsidRPr="00014FD9" w:rsidRDefault="002F2A26" w:rsidP="000A3020">
      <w:pPr>
        <w:jc w:val="both"/>
        <w:rPr>
          <w:rFonts w:ascii="Aptos" w:hAnsi="Aptos"/>
          <w:sz w:val="22"/>
          <w:szCs w:val="22"/>
        </w:rPr>
      </w:pPr>
      <w:r w:rsidRPr="00014FD9">
        <w:rPr>
          <w:rFonts w:ascii="Aptos" w:hAnsi="Aptos"/>
          <w:b/>
          <w:bCs/>
          <w:sz w:val="22"/>
          <w:szCs w:val="22"/>
        </w:rPr>
        <w:t>PCM</w:t>
      </w:r>
      <w:r w:rsidR="00886B37" w:rsidRPr="00014FD9">
        <w:rPr>
          <w:rFonts w:ascii="Aptos" w:hAnsi="Aptos"/>
          <w:b/>
          <w:bCs/>
          <w:sz w:val="22"/>
          <w:szCs w:val="22"/>
        </w:rPr>
        <w:t xml:space="preserve"> </w:t>
      </w:r>
      <w:r w:rsidR="0094016E" w:rsidRPr="00014FD9">
        <w:rPr>
          <w:rFonts w:ascii="Aptos" w:hAnsi="Aptos"/>
          <w:b/>
          <w:bCs/>
          <w:sz w:val="22"/>
          <w:szCs w:val="22"/>
        </w:rPr>
        <w:t xml:space="preserve">is most prominent in sectors </w:t>
      </w:r>
      <w:r w:rsidRPr="00014FD9">
        <w:rPr>
          <w:rFonts w:ascii="Aptos" w:hAnsi="Aptos"/>
          <w:b/>
          <w:bCs/>
          <w:sz w:val="22"/>
          <w:szCs w:val="22"/>
        </w:rPr>
        <w:t xml:space="preserve">with favorable </w:t>
      </w:r>
      <w:r w:rsidR="0094016E" w:rsidRPr="00014FD9">
        <w:rPr>
          <w:rFonts w:ascii="Aptos" w:hAnsi="Aptos"/>
          <w:b/>
          <w:bCs/>
          <w:sz w:val="22"/>
          <w:szCs w:val="22"/>
        </w:rPr>
        <w:t>regulatory frameworks and market opportunities</w:t>
      </w:r>
      <w:r w:rsidR="00942E0F" w:rsidRPr="00014FD9">
        <w:rPr>
          <w:rFonts w:ascii="Aptos" w:hAnsi="Aptos"/>
          <w:sz w:val="22"/>
          <w:szCs w:val="22"/>
        </w:rPr>
        <w:t xml:space="preserve">. </w:t>
      </w:r>
      <w:r w:rsidR="00713A14" w:rsidRPr="00014FD9">
        <w:rPr>
          <w:rFonts w:ascii="Aptos" w:hAnsi="Aptos"/>
          <w:sz w:val="22"/>
          <w:szCs w:val="22"/>
        </w:rPr>
        <w:t>Sectors traditionally dominated by market-based solutions</w:t>
      </w:r>
      <w:r w:rsidRPr="00014FD9">
        <w:rPr>
          <w:rFonts w:ascii="Aptos" w:hAnsi="Aptos"/>
          <w:sz w:val="22"/>
          <w:szCs w:val="22"/>
        </w:rPr>
        <w:t>, such as</w:t>
      </w:r>
      <w:r w:rsidR="00713A14" w:rsidRPr="00014FD9">
        <w:rPr>
          <w:rFonts w:ascii="Aptos" w:hAnsi="Aptos"/>
          <w:sz w:val="22"/>
          <w:szCs w:val="22"/>
        </w:rPr>
        <w:t xml:space="preserve"> </w:t>
      </w:r>
      <w:r w:rsidR="00FB6BC3" w:rsidRPr="00014FD9">
        <w:rPr>
          <w:rFonts w:ascii="Aptos" w:hAnsi="Aptos"/>
          <w:sz w:val="22"/>
          <w:szCs w:val="22"/>
        </w:rPr>
        <w:t xml:space="preserve">digital, </w:t>
      </w:r>
      <w:r w:rsidR="00713A14" w:rsidRPr="00014FD9">
        <w:rPr>
          <w:rFonts w:ascii="Aptos" w:hAnsi="Aptos"/>
          <w:sz w:val="22"/>
          <w:szCs w:val="22"/>
        </w:rPr>
        <w:t xml:space="preserve">energy, </w:t>
      </w:r>
      <w:r w:rsidR="004A457B" w:rsidRPr="00014FD9">
        <w:rPr>
          <w:rFonts w:ascii="Aptos" w:hAnsi="Aptos"/>
          <w:sz w:val="22"/>
          <w:szCs w:val="22"/>
        </w:rPr>
        <w:t xml:space="preserve">and </w:t>
      </w:r>
      <w:r w:rsidR="00713A14" w:rsidRPr="00014FD9">
        <w:rPr>
          <w:rFonts w:ascii="Aptos" w:hAnsi="Aptos"/>
          <w:sz w:val="22"/>
          <w:szCs w:val="22"/>
        </w:rPr>
        <w:t>transport</w:t>
      </w:r>
      <w:r w:rsidRPr="00014FD9">
        <w:rPr>
          <w:rFonts w:ascii="Aptos" w:hAnsi="Aptos"/>
          <w:sz w:val="22"/>
          <w:szCs w:val="22"/>
        </w:rPr>
        <w:t>,</w:t>
      </w:r>
      <w:r w:rsidR="00DE33DE" w:rsidRPr="00014FD9">
        <w:rPr>
          <w:rFonts w:ascii="Aptos" w:hAnsi="Aptos"/>
          <w:sz w:val="22"/>
          <w:szCs w:val="22"/>
        </w:rPr>
        <w:t xml:space="preserve"> represent a higher percentage of</w:t>
      </w:r>
      <w:r w:rsidR="0094016E" w:rsidRPr="00014FD9">
        <w:rPr>
          <w:rFonts w:ascii="Aptos" w:hAnsi="Aptos"/>
          <w:sz w:val="22"/>
          <w:szCs w:val="22"/>
        </w:rPr>
        <w:t xml:space="preserve"> private</w:t>
      </w:r>
      <w:r w:rsidR="00DE33DE" w:rsidRPr="00014FD9">
        <w:rPr>
          <w:rFonts w:ascii="Aptos" w:hAnsi="Aptos"/>
          <w:sz w:val="22"/>
          <w:szCs w:val="22"/>
        </w:rPr>
        <w:t xml:space="preserve"> </w:t>
      </w:r>
      <w:r w:rsidR="00737A4C" w:rsidRPr="00014FD9">
        <w:rPr>
          <w:rFonts w:ascii="Aptos" w:hAnsi="Aptos"/>
          <w:sz w:val="22"/>
          <w:szCs w:val="22"/>
        </w:rPr>
        <w:t>investment</w:t>
      </w:r>
      <w:r w:rsidR="00ED6CC3" w:rsidRPr="00014FD9">
        <w:rPr>
          <w:rFonts w:ascii="Aptos" w:hAnsi="Aptos"/>
          <w:sz w:val="22"/>
          <w:szCs w:val="22"/>
        </w:rPr>
        <w:t xml:space="preserve"> (</w:t>
      </w:r>
      <w:r w:rsidR="00033A8E" w:rsidRPr="00014FD9">
        <w:rPr>
          <w:rFonts w:ascii="Aptos" w:hAnsi="Aptos"/>
          <w:sz w:val="22"/>
          <w:szCs w:val="22"/>
        </w:rPr>
        <w:t>Table 3.16</w:t>
      </w:r>
      <w:r w:rsidR="00ED6CC3" w:rsidRPr="00014FD9">
        <w:rPr>
          <w:rFonts w:ascii="Aptos" w:hAnsi="Aptos"/>
          <w:sz w:val="22"/>
          <w:szCs w:val="22"/>
        </w:rPr>
        <w:t>)</w:t>
      </w:r>
      <w:r w:rsidR="0094016E" w:rsidRPr="00014FD9">
        <w:rPr>
          <w:rFonts w:ascii="Aptos" w:hAnsi="Aptos"/>
          <w:sz w:val="22"/>
          <w:szCs w:val="22"/>
        </w:rPr>
        <w:t xml:space="preserve">. </w:t>
      </w:r>
    </w:p>
    <w:p w14:paraId="41235A9F" w14:textId="77777777" w:rsidR="00DD4B98" w:rsidRPr="00014FD9" w:rsidRDefault="00DD4B98" w:rsidP="000A3020">
      <w:pPr>
        <w:rPr>
          <w:rFonts w:ascii="Aptos" w:hAnsi="Aptos"/>
          <w:sz w:val="22"/>
          <w:szCs w:val="22"/>
        </w:rPr>
      </w:pPr>
    </w:p>
    <w:p w14:paraId="3CACE32D" w14:textId="08790967" w:rsidR="009A598C" w:rsidRPr="00014FD9" w:rsidRDefault="00EF50A2" w:rsidP="244FAC12">
      <w:pPr>
        <w:pStyle w:val="Title"/>
        <w:rPr>
          <w:rFonts w:ascii="Aptos" w:hAnsi="Aptos"/>
        </w:rPr>
      </w:pPr>
      <w:r w:rsidRPr="00014FD9">
        <w:rPr>
          <w:rFonts w:ascii="Aptos" w:hAnsi="Aptos"/>
        </w:rPr>
        <w:t xml:space="preserve">Table </w:t>
      </w:r>
      <w:r w:rsidR="00033A8E" w:rsidRPr="00014FD9">
        <w:rPr>
          <w:rFonts w:ascii="Aptos" w:hAnsi="Aptos"/>
        </w:rPr>
        <w:t>3.16</w:t>
      </w:r>
      <w:r w:rsidR="00FB6BC3" w:rsidRPr="00014FD9">
        <w:rPr>
          <w:rFonts w:ascii="Aptos" w:hAnsi="Aptos"/>
        </w:rPr>
        <w:t xml:space="preserve">. </w:t>
      </w:r>
      <w:r w:rsidR="002F2A26" w:rsidRPr="00014FD9">
        <w:rPr>
          <w:rFonts w:ascii="Aptos" w:hAnsi="Aptos"/>
        </w:rPr>
        <w:t xml:space="preserve">Sectors with Active </w:t>
      </w:r>
      <w:r w:rsidR="001A2898" w:rsidRPr="00014FD9">
        <w:rPr>
          <w:rFonts w:ascii="Aptos" w:hAnsi="Aptos"/>
        </w:rPr>
        <w:t>PCM</w:t>
      </w:r>
      <w:r w:rsidR="009A598C" w:rsidRPr="00014FD9">
        <w:rPr>
          <w:rFonts w:ascii="Aptos" w:hAnsi="Apto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967"/>
        <w:gridCol w:w="1543"/>
        <w:gridCol w:w="1524"/>
        <w:gridCol w:w="1413"/>
      </w:tblGrid>
      <w:tr w:rsidR="57C00E66" w:rsidRPr="00014FD9" w14:paraId="28FF6D63" w14:textId="77777777" w:rsidTr="005A121B">
        <w:trPr>
          <w:trHeight w:val="285"/>
        </w:trPr>
        <w:tc>
          <w:tcPr>
            <w:tcW w:w="3967" w:type="dxa"/>
            <w:tcMar>
              <w:top w:w="15" w:type="dxa"/>
              <w:left w:w="15" w:type="dxa"/>
              <w:right w:w="15" w:type="dxa"/>
            </w:tcMar>
          </w:tcPr>
          <w:p w14:paraId="587C1ABB" w14:textId="69398904"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GP</w:t>
            </w:r>
          </w:p>
        </w:tc>
        <w:tc>
          <w:tcPr>
            <w:tcW w:w="1543" w:type="dxa"/>
            <w:tcMar>
              <w:top w:w="15" w:type="dxa"/>
              <w:left w:w="15" w:type="dxa"/>
              <w:right w:w="15" w:type="dxa"/>
            </w:tcMar>
          </w:tcPr>
          <w:p w14:paraId="680BBAFD" w14:textId="4C255FC7"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Total Projects</w:t>
            </w:r>
          </w:p>
        </w:tc>
        <w:tc>
          <w:tcPr>
            <w:tcW w:w="1524" w:type="dxa"/>
            <w:tcMar>
              <w:top w:w="15" w:type="dxa"/>
              <w:left w:w="15" w:type="dxa"/>
              <w:right w:w="15" w:type="dxa"/>
            </w:tcMar>
          </w:tcPr>
          <w:p w14:paraId="161BC94E" w14:textId="5BFF79BD"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PCM Projects</w:t>
            </w:r>
          </w:p>
        </w:tc>
        <w:tc>
          <w:tcPr>
            <w:tcW w:w="1413" w:type="dxa"/>
            <w:tcMar>
              <w:top w:w="15" w:type="dxa"/>
              <w:left w:w="15" w:type="dxa"/>
              <w:right w:w="15" w:type="dxa"/>
            </w:tcMar>
          </w:tcPr>
          <w:p w14:paraId="03C9CC78" w14:textId="0FB596EA"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 with PCM</w:t>
            </w:r>
          </w:p>
        </w:tc>
      </w:tr>
      <w:tr w:rsidR="57C00E66" w:rsidRPr="00014FD9" w14:paraId="189A974D" w14:textId="77777777" w:rsidTr="005A121B">
        <w:trPr>
          <w:trHeight w:val="285"/>
        </w:trPr>
        <w:tc>
          <w:tcPr>
            <w:tcW w:w="3967" w:type="dxa"/>
            <w:tcMar>
              <w:top w:w="15" w:type="dxa"/>
              <w:left w:w="15" w:type="dxa"/>
              <w:right w:w="15" w:type="dxa"/>
            </w:tcMar>
            <w:vAlign w:val="bottom"/>
          </w:tcPr>
          <w:p w14:paraId="34C0FDFB" w14:textId="223644A3"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Digital Development</w:t>
            </w:r>
          </w:p>
        </w:tc>
        <w:tc>
          <w:tcPr>
            <w:tcW w:w="1543" w:type="dxa"/>
            <w:tcMar>
              <w:top w:w="15" w:type="dxa"/>
              <w:left w:w="15" w:type="dxa"/>
              <w:right w:w="15" w:type="dxa"/>
            </w:tcMar>
            <w:vAlign w:val="bottom"/>
          </w:tcPr>
          <w:p w14:paraId="12F4B24B" w14:textId="44EB2F6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24</w:t>
            </w:r>
          </w:p>
        </w:tc>
        <w:tc>
          <w:tcPr>
            <w:tcW w:w="1524" w:type="dxa"/>
            <w:tcMar>
              <w:top w:w="15" w:type="dxa"/>
              <w:left w:w="15" w:type="dxa"/>
              <w:right w:w="15" w:type="dxa"/>
            </w:tcMar>
            <w:vAlign w:val="bottom"/>
          </w:tcPr>
          <w:p w14:paraId="05B39A78" w14:textId="53380B7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w:t>
            </w:r>
          </w:p>
        </w:tc>
        <w:tc>
          <w:tcPr>
            <w:tcW w:w="1413" w:type="dxa"/>
            <w:tcMar>
              <w:top w:w="15" w:type="dxa"/>
              <w:left w:w="15" w:type="dxa"/>
              <w:right w:w="15" w:type="dxa"/>
            </w:tcMar>
            <w:vAlign w:val="bottom"/>
          </w:tcPr>
          <w:p w14:paraId="6127BA35" w14:textId="7B7BB1C6"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37.5%</w:t>
            </w:r>
          </w:p>
        </w:tc>
      </w:tr>
      <w:tr w:rsidR="57C00E66" w:rsidRPr="00014FD9" w14:paraId="607D60A0" w14:textId="77777777" w:rsidTr="005A121B">
        <w:trPr>
          <w:trHeight w:val="285"/>
        </w:trPr>
        <w:tc>
          <w:tcPr>
            <w:tcW w:w="3967" w:type="dxa"/>
            <w:tcMar>
              <w:top w:w="15" w:type="dxa"/>
              <w:left w:w="15" w:type="dxa"/>
              <w:right w:w="15" w:type="dxa"/>
            </w:tcMar>
            <w:vAlign w:val="bottom"/>
          </w:tcPr>
          <w:p w14:paraId="127ECCB8" w14:textId="14B73D7A"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Transport</w:t>
            </w:r>
          </w:p>
        </w:tc>
        <w:tc>
          <w:tcPr>
            <w:tcW w:w="1543" w:type="dxa"/>
            <w:tcMar>
              <w:top w:w="15" w:type="dxa"/>
              <w:left w:w="15" w:type="dxa"/>
              <w:right w:w="15" w:type="dxa"/>
            </w:tcMar>
            <w:vAlign w:val="bottom"/>
          </w:tcPr>
          <w:p w14:paraId="5443FFEB" w14:textId="190A801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696</w:t>
            </w:r>
          </w:p>
        </w:tc>
        <w:tc>
          <w:tcPr>
            <w:tcW w:w="1524" w:type="dxa"/>
            <w:tcMar>
              <w:top w:w="15" w:type="dxa"/>
              <w:left w:w="15" w:type="dxa"/>
              <w:right w:w="15" w:type="dxa"/>
            </w:tcMar>
            <w:vAlign w:val="bottom"/>
          </w:tcPr>
          <w:p w14:paraId="322F7890" w14:textId="0FD5352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105</w:t>
            </w:r>
          </w:p>
        </w:tc>
        <w:tc>
          <w:tcPr>
            <w:tcW w:w="1413" w:type="dxa"/>
            <w:tcMar>
              <w:top w:w="15" w:type="dxa"/>
              <w:left w:w="15" w:type="dxa"/>
              <w:right w:w="15" w:type="dxa"/>
            </w:tcMar>
            <w:vAlign w:val="bottom"/>
          </w:tcPr>
          <w:p w14:paraId="5DFD9E22" w14:textId="1D4B1313"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15.1%</w:t>
            </w:r>
          </w:p>
        </w:tc>
      </w:tr>
      <w:tr w:rsidR="57C00E66" w:rsidRPr="00014FD9" w14:paraId="12DC776A" w14:textId="77777777" w:rsidTr="005A121B">
        <w:trPr>
          <w:trHeight w:val="285"/>
        </w:trPr>
        <w:tc>
          <w:tcPr>
            <w:tcW w:w="3967" w:type="dxa"/>
            <w:tcMar>
              <w:top w:w="15" w:type="dxa"/>
              <w:left w:w="15" w:type="dxa"/>
              <w:right w:w="15" w:type="dxa"/>
            </w:tcMar>
            <w:vAlign w:val="bottom"/>
          </w:tcPr>
          <w:p w14:paraId="20F39D1D" w14:textId="3724C3CA"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Energy and Extractives</w:t>
            </w:r>
          </w:p>
        </w:tc>
        <w:tc>
          <w:tcPr>
            <w:tcW w:w="1543" w:type="dxa"/>
            <w:tcMar>
              <w:top w:w="15" w:type="dxa"/>
              <w:left w:w="15" w:type="dxa"/>
              <w:right w:w="15" w:type="dxa"/>
            </w:tcMar>
            <w:vAlign w:val="bottom"/>
          </w:tcPr>
          <w:p w14:paraId="4F018B28" w14:textId="5E11E10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622</w:t>
            </w:r>
          </w:p>
        </w:tc>
        <w:tc>
          <w:tcPr>
            <w:tcW w:w="1524" w:type="dxa"/>
            <w:tcMar>
              <w:top w:w="15" w:type="dxa"/>
              <w:left w:w="15" w:type="dxa"/>
              <w:right w:w="15" w:type="dxa"/>
            </w:tcMar>
            <w:vAlign w:val="bottom"/>
          </w:tcPr>
          <w:p w14:paraId="1C88E1D8" w14:textId="3315A42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91</w:t>
            </w:r>
          </w:p>
        </w:tc>
        <w:tc>
          <w:tcPr>
            <w:tcW w:w="1413" w:type="dxa"/>
            <w:tcMar>
              <w:top w:w="15" w:type="dxa"/>
              <w:left w:w="15" w:type="dxa"/>
              <w:right w:w="15" w:type="dxa"/>
            </w:tcMar>
            <w:vAlign w:val="bottom"/>
          </w:tcPr>
          <w:p w14:paraId="6D24F9D2" w14:textId="09F183E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14.6%</w:t>
            </w:r>
          </w:p>
        </w:tc>
      </w:tr>
      <w:tr w:rsidR="57C00E66" w:rsidRPr="00014FD9" w14:paraId="40B0B39D" w14:textId="77777777" w:rsidTr="005A121B">
        <w:trPr>
          <w:trHeight w:val="285"/>
        </w:trPr>
        <w:tc>
          <w:tcPr>
            <w:tcW w:w="3967" w:type="dxa"/>
            <w:tcMar>
              <w:top w:w="15" w:type="dxa"/>
              <w:left w:w="15" w:type="dxa"/>
              <w:right w:w="15" w:type="dxa"/>
            </w:tcMar>
            <w:vAlign w:val="bottom"/>
          </w:tcPr>
          <w:p w14:paraId="6E80C6F0" w14:textId="49DCEC46"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Health, Nutrition and Population</w:t>
            </w:r>
          </w:p>
        </w:tc>
        <w:tc>
          <w:tcPr>
            <w:tcW w:w="1543" w:type="dxa"/>
            <w:tcMar>
              <w:top w:w="15" w:type="dxa"/>
              <w:left w:w="15" w:type="dxa"/>
              <w:right w:w="15" w:type="dxa"/>
            </w:tcMar>
            <w:vAlign w:val="bottom"/>
          </w:tcPr>
          <w:p w14:paraId="0D3C2F1C" w14:textId="18E2E594"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540</w:t>
            </w:r>
          </w:p>
        </w:tc>
        <w:tc>
          <w:tcPr>
            <w:tcW w:w="1524" w:type="dxa"/>
            <w:tcMar>
              <w:top w:w="15" w:type="dxa"/>
              <w:left w:w="15" w:type="dxa"/>
              <w:right w:w="15" w:type="dxa"/>
            </w:tcMar>
            <w:vAlign w:val="bottom"/>
          </w:tcPr>
          <w:p w14:paraId="34DDC185" w14:textId="35ED7FD4"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71</w:t>
            </w:r>
          </w:p>
        </w:tc>
        <w:tc>
          <w:tcPr>
            <w:tcW w:w="1413" w:type="dxa"/>
            <w:tcMar>
              <w:top w:w="15" w:type="dxa"/>
              <w:left w:w="15" w:type="dxa"/>
              <w:right w:w="15" w:type="dxa"/>
            </w:tcMar>
            <w:vAlign w:val="bottom"/>
          </w:tcPr>
          <w:p w14:paraId="7F4262CF" w14:textId="7902B24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13.1%</w:t>
            </w:r>
          </w:p>
        </w:tc>
      </w:tr>
      <w:tr w:rsidR="57C00E66" w:rsidRPr="00014FD9" w14:paraId="75914C73" w14:textId="77777777" w:rsidTr="005A121B">
        <w:trPr>
          <w:trHeight w:val="285"/>
        </w:trPr>
        <w:tc>
          <w:tcPr>
            <w:tcW w:w="3967" w:type="dxa"/>
            <w:tcMar>
              <w:top w:w="15" w:type="dxa"/>
              <w:left w:w="15" w:type="dxa"/>
              <w:right w:w="15" w:type="dxa"/>
            </w:tcMar>
            <w:vAlign w:val="bottom"/>
          </w:tcPr>
          <w:p w14:paraId="6F3881C2" w14:textId="28BBA7E9"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Finance, Competitiveness and Innovation</w:t>
            </w:r>
          </w:p>
        </w:tc>
        <w:tc>
          <w:tcPr>
            <w:tcW w:w="1543" w:type="dxa"/>
            <w:tcMar>
              <w:top w:w="15" w:type="dxa"/>
              <w:left w:w="15" w:type="dxa"/>
              <w:right w:w="15" w:type="dxa"/>
            </w:tcMar>
            <w:vAlign w:val="bottom"/>
          </w:tcPr>
          <w:p w14:paraId="5C9FA93F" w14:textId="408EC18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586</w:t>
            </w:r>
          </w:p>
        </w:tc>
        <w:tc>
          <w:tcPr>
            <w:tcW w:w="1524" w:type="dxa"/>
            <w:tcMar>
              <w:top w:w="15" w:type="dxa"/>
              <w:left w:w="15" w:type="dxa"/>
              <w:right w:w="15" w:type="dxa"/>
            </w:tcMar>
            <w:vAlign w:val="bottom"/>
          </w:tcPr>
          <w:p w14:paraId="44FF2615" w14:textId="326BB3E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67</w:t>
            </w:r>
          </w:p>
        </w:tc>
        <w:tc>
          <w:tcPr>
            <w:tcW w:w="1413" w:type="dxa"/>
            <w:tcMar>
              <w:top w:w="15" w:type="dxa"/>
              <w:left w:w="15" w:type="dxa"/>
              <w:right w:w="15" w:type="dxa"/>
            </w:tcMar>
            <w:vAlign w:val="bottom"/>
          </w:tcPr>
          <w:p w14:paraId="2A2211BE" w14:textId="2D679FE6"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11.4%</w:t>
            </w:r>
          </w:p>
        </w:tc>
      </w:tr>
    </w:tbl>
    <w:p w14:paraId="215E2CDA" w14:textId="77777777" w:rsidR="004A457B" w:rsidRPr="00014FD9" w:rsidRDefault="004A457B" w:rsidP="000A3020">
      <w:pPr>
        <w:rPr>
          <w:rStyle w:val="Strong"/>
          <w:rFonts w:ascii="Aptos" w:hAnsi="Aptos"/>
          <w:b w:val="0"/>
          <w:bCs w:val="0"/>
          <w:i/>
          <w:iCs/>
          <w:sz w:val="20"/>
          <w:szCs w:val="20"/>
        </w:rPr>
      </w:pPr>
    </w:p>
    <w:p w14:paraId="707F37F2" w14:textId="00D5D052" w:rsidR="00F157F9" w:rsidRPr="00014FD9" w:rsidRDefault="006C7CE6" w:rsidP="00B94645">
      <w:pPr>
        <w:pStyle w:val="Heading2"/>
        <w:numPr>
          <w:ilvl w:val="0"/>
          <w:numId w:val="103"/>
        </w:numPr>
        <w:ind w:left="360"/>
        <w:rPr>
          <w:rFonts w:ascii="Aptos" w:hAnsi="Aptos"/>
        </w:rPr>
      </w:pPr>
      <w:bookmarkStart w:id="89" w:name="_Toc212189896"/>
      <w:bookmarkStart w:id="90" w:name="_Toc222450694"/>
      <w:bookmarkStart w:id="91" w:name="_Toc215657594"/>
      <w:r w:rsidRPr="00014FD9">
        <w:rPr>
          <w:rFonts w:ascii="Aptos" w:hAnsi="Aptos"/>
        </w:rPr>
        <w:t>R</w:t>
      </w:r>
      <w:r w:rsidR="00E60DE8" w:rsidRPr="00014FD9">
        <w:rPr>
          <w:rFonts w:ascii="Aptos" w:hAnsi="Aptos"/>
        </w:rPr>
        <w:t xml:space="preserve">ole of </w:t>
      </w:r>
      <w:r w:rsidR="00F72B40" w:rsidRPr="00014FD9">
        <w:rPr>
          <w:rFonts w:ascii="Aptos" w:hAnsi="Aptos"/>
        </w:rPr>
        <w:t xml:space="preserve">Donors and </w:t>
      </w:r>
      <w:r w:rsidR="00E60DE8" w:rsidRPr="00014FD9">
        <w:rPr>
          <w:rFonts w:ascii="Aptos" w:hAnsi="Aptos"/>
        </w:rPr>
        <w:t>Trust Funds</w:t>
      </w:r>
      <w:r w:rsidR="00F72B40" w:rsidRPr="00014FD9">
        <w:rPr>
          <w:rFonts w:ascii="Aptos" w:hAnsi="Aptos"/>
        </w:rPr>
        <w:t xml:space="preserve"> in Innovation</w:t>
      </w:r>
      <w:bookmarkEnd w:id="89"/>
      <w:bookmarkEnd w:id="90"/>
      <w:r w:rsidR="00F72B40" w:rsidRPr="00014FD9">
        <w:rPr>
          <w:rFonts w:ascii="Aptos" w:hAnsi="Aptos"/>
        </w:rPr>
        <w:t xml:space="preserve"> </w:t>
      </w:r>
      <w:bookmarkEnd w:id="91"/>
    </w:p>
    <w:p w14:paraId="5E8CEF07" w14:textId="1D1170A3" w:rsidR="005A5B25" w:rsidRPr="00014FD9" w:rsidRDefault="441AE2DF" w:rsidP="244FAC12">
      <w:pPr>
        <w:rPr>
          <w:rFonts w:ascii="Aptos" w:hAnsi="Aptos"/>
          <w:sz w:val="22"/>
          <w:szCs w:val="22"/>
        </w:rPr>
      </w:pPr>
      <w:r w:rsidRPr="00014FD9">
        <w:rPr>
          <w:rFonts w:ascii="Aptos" w:hAnsi="Aptos"/>
          <w:b/>
          <w:bCs/>
          <w:sz w:val="22"/>
          <w:szCs w:val="22"/>
        </w:rPr>
        <w:t>P</w:t>
      </w:r>
      <w:r w:rsidR="197A25A2" w:rsidRPr="00014FD9">
        <w:rPr>
          <w:rFonts w:ascii="Aptos" w:hAnsi="Aptos"/>
          <w:b/>
          <w:bCs/>
          <w:sz w:val="22"/>
          <w:szCs w:val="22"/>
        </w:rPr>
        <w:t>artners finance higher-risk pilots, bring in external ideas and technical knowledge, and can help institutionalize successful innovations in client countries.</w:t>
      </w:r>
      <w:r w:rsidR="00A37C1E" w:rsidRPr="00014FD9">
        <w:rPr>
          <w:rStyle w:val="FootnoteReference"/>
          <w:rFonts w:ascii="Aptos" w:hAnsi="Aptos"/>
          <w:b/>
          <w:bCs/>
          <w:sz w:val="22"/>
          <w:szCs w:val="22"/>
        </w:rPr>
        <w:footnoteReference w:id="20"/>
      </w:r>
      <w:r w:rsidR="197A25A2" w:rsidRPr="00014FD9">
        <w:rPr>
          <w:rFonts w:ascii="Aptos" w:hAnsi="Aptos"/>
          <w:sz w:val="22"/>
          <w:szCs w:val="22"/>
        </w:rPr>
        <w:t xml:space="preserve"> </w:t>
      </w:r>
      <w:r w:rsidR="00E649A4" w:rsidRPr="00014FD9">
        <w:rPr>
          <w:rFonts w:ascii="Aptos" w:hAnsi="Aptos"/>
          <w:sz w:val="22"/>
          <w:szCs w:val="22"/>
        </w:rPr>
        <w:t>Many projects</w:t>
      </w:r>
      <w:r w:rsidR="197A25A2" w:rsidRPr="00014FD9">
        <w:rPr>
          <w:rFonts w:ascii="Aptos" w:hAnsi="Aptos"/>
          <w:sz w:val="22"/>
          <w:szCs w:val="22"/>
        </w:rPr>
        <w:t xml:space="preserve"> with </w:t>
      </w:r>
      <w:r w:rsidR="65B73247" w:rsidRPr="00014FD9">
        <w:rPr>
          <w:rFonts w:ascii="Aptos" w:hAnsi="Aptos"/>
          <w:sz w:val="22"/>
          <w:szCs w:val="22"/>
        </w:rPr>
        <w:t xml:space="preserve">High </w:t>
      </w:r>
      <w:r w:rsidR="197A25A2" w:rsidRPr="00014FD9">
        <w:rPr>
          <w:rFonts w:ascii="Aptos" w:hAnsi="Aptos"/>
          <w:sz w:val="22"/>
          <w:szCs w:val="22"/>
        </w:rPr>
        <w:t xml:space="preserve">or </w:t>
      </w:r>
      <w:r w:rsidR="65B73247" w:rsidRPr="00014FD9">
        <w:rPr>
          <w:rFonts w:ascii="Aptos" w:hAnsi="Aptos"/>
          <w:sz w:val="22"/>
          <w:szCs w:val="22"/>
        </w:rPr>
        <w:t xml:space="preserve">Moderate </w:t>
      </w:r>
      <w:r w:rsidR="197A25A2" w:rsidRPr="00014FD9">
        <w:rPr>
          <w:rFonts w:ascii="Aptos" w:hAnsi="Aptos"/>
          <w:sz w:val="22"/>
          <w:szCs w:val="22"/>
        </w:rPr>
        <w:t xml:space="preserve">innovation content benefited from such support, indicating that the </w:t>
      </w:r>
      <w:r w:rsidR="65C34E49" w:rsidRPr="00014FD9">
        <w:rPr>
          <w:rFonts w:ascii="Aptos" w:hAnsi="Aptos"/>
          <w:sz w:val="22"/>
          <w:szCs w:val="22"/>
        </w:rPr>
        <w:t xml:space="preserve">World </w:t>
      </w:r>
      <w:r w:rsidR="197A25A2" w:rsidRPr="00014FD9">
        <w:rPr>
          <w:rFonts w:ascii="Aptos" w:hAnsi="Aptos"/>
          <w:sz w:val="22"/>
          <w:szCs w:val="22"/>
        </w:rPr>
        <w:t xml:space="preserve">Bank often leverages partner resources to push the innovation frontier. Bilateral donors and foundations in particular emerged as key </w:t>
      </w:r>
      <w:r w:rsidR="65B73247" w:rsidRPr="00014FD9">
        <w:rPr>
          <w:rFonts w:ascii="Aptos" w:hAnsi="Aptos"/>
          <w:sz w:val="22"/>
          <w:szCs w:val="22"/>
        </w:rPr>
        <w:t xml:space="preserve">sources of </w:t>
      </w:r>
      <w:r w:rsidR="197A25A2" w:rsidRPr="00014FD9">
        <w:rPr>
          <w:rFonts w:ascii="Aptos" w:hAnsi="Aptos"/>
          <w:sz w:val="22"/>
          <w:szCs w:val="22"/>
        </w:rPr>
        <w:t xml:space="preserve">knowledge </w:t>
      </w:r>
      <w:r w:rsidR="65B73247" w:rsidRPr="00014FD9">
        <w:rPr>
          <w:rFonts w:ascii="Aptos" w:hAnsi="Aptos"/>
          <w:sz w:val="22"/>
          <w:szCs w:val="22"/>
        </w:rPr>
        <w:t>through</w:t>
      </w:r>
      <w:r w:rsidR="197A25A2" w:rsidRPr="00014FD9">
        <w:rPr>
          <w:rFonts w:ascii="Aptos" w:hAnsi="Aptos"/>
          <w:sz w:val="22"/>
          <w:szCs w:val="22"/>
        </w:rPr>
        <w:t xml:space="preserve"> trust funds, while UN agencies and </w:t>
      </w:r>
      <w:r w:rsidR="65B73247" w:rsidRPr="00014FD9">
        <w:rPr>
          <w:rFonts w:ascii="Aptos" w:hAnsi="Aptos"/>
          <w:sz w:val="22"/>
          <w:szCs w:val="22"/>
        </w:rPr>
        <w:t xml:space="preserve">partners </w:t>
      </w:r>
      <w:r w:rsidR="197A25A2" w:rsidRPr="00014FD9">
        <w:rPr>
          <w:rFonts w:ascii="Aptos" w:hAnsi="Aptos"/>
          <w:sz w:val="22"/>
          <w:szCs w:val="22"/>
        </w:rPr>
        <w:t xml:space="preserve">contributed </w:t>
      </w:r>
      <w:r w:rsidR="65B73247" w:rsidRPr="00014FD9">
        <w:rPr>
          <w:rFonts w:ascii="Aptos" w:hAnsi="Aptos"/>
          <w:sz w:val="22"/>
          <w:szCs w:val="22"/>
        </w:rPr>
        <w:t xml:space="preserve">primarily </w:t>
      </w:r>
      <w:r w:rsidR="197A25A2" w:rsidRPr="00014FD9">
        <w:rPr>
          <w:rFonts w:ascii="Aptos" w:hAnsi="Aptos"/>
          <w:sz w:val="22"/>
          <w:szCs w:val="22"/>
        </w:rPr>
        <w:t xml:space="preserve">through collaborative implementation. </w:t>
      </w:r>
    </w:p>
    <w:p w14:paraId="27ADBF27" w14:textId="77777777" w:rsidR="005A5B25" w:rsidRPr="00014FD9" w:rsidRDefault="005A5B25" w:rsidP="000A3020">
      <w:pPr>
        <w:jc w:val="both"/>
        <w:rPr>
          <w:rFonts w:ascii="Aptos" w:hAnsi="Aptos"/>
          <w:sz w:val="22"/>
          <w:szCs w:val="22"/>
        </w:rPr>
      </w:pPr>
    </w:p>
    <w:p w14:paraId="7339392D" w14:textId="5DE7BA6A" w:rsidR="00384CC1" w:rsidRPr="00014FD9" w:rsidRDefault="573362EF" w:rsidP="000A3020">
      <w:pPr>
        <w:jc w:val="both"/>
        <w:rPr>
          <w:rFonts w:ascii="Aptos" w:hAnsi="Aptos"/>
          <w:sz w:val="22"/>
          <w:szCs w:val="22"/>
        </w:rPr>
      </w:pPr>
      <w:r w:rsidRPr="00014FD9">
        <w:rPr>
          <w:rFonts w:ascii="Aptos" w:hAnsi="Aptos"/>
          <w:b/>
          <w:bCs/>
          <w:sz w:val="22"/>
          <w:szCs w:val="22"/>
        </w:rPr>
        <w:t xml:space="preserve">Projects </w:t>
      </w:r>
      <w:r w:rsidR="169A8B5D" w:rsidRPr="00014FD9">
        <w:rPr>
          <w:rFonts w:ascii="Aptos" w:hAnsi="Aptos"/>
          <w:b/>
          <w:bCs/>
          <w:sz w:val="22"/>
          <w:szCs w:val="22"/>
        </w:rPr>
        <w:t xml:space="preserve">with trust fund backing often </w:t>
      </w:r>
      <w:r w:rsidRPr="00014FD9">
        <w:rPr>
          <w:rFonts w:ascii="Aptos" w:hAnsi="Aptos"/>
          <w:b/>
          <w:bCs/>
          <w:sz w:val="22"/>
          <w:szCs w:val="22"/>
        </w:rPr>
        <w:t xml:space="preserve">reported </w:t>
      </w:r>
      <w:r w:rsidR="169A8B5D" w:rsidRPr="00014FD9">
        <w:rPr>
          <w:rFonts w:ascii="Aptos" w:hAnsi="Aptos"/>
          <w:b/>
          <w:bCs/>
          <w:sz w:val="22"/>
          <w:szCs w:val="22"/>
        </w:rPr>
        <w:t>positive</w:t>
      </w:r>
      <w:r w:rsidRPr="00014FD9">
        <w:rPr>
          <w:rFonts w:ascii="Aptos" w:hAnsi="Aptos"/>
          <w:b/>
          <w:bCs/>
          <w:sz w:val="22"/>
          <w:szCs w:val="22"/>
        </w:rPr>
        <w:t xml:space="preserve"> innovation outcomes, including slightly better success rates for pilots and strong examples of sustained impact. </w:t>
      </w:r>
      <w:r w:rsidRPr="00014FD9">
        <w:rPr>
          <w:rFonts w:ascii="Aptos" w:hAnsi="Aptos"/>
          <w:sz w:val="22"/>
          <w:szCs w:val="22"/>
        </w:rPr>
        <w:t xml:space="preserve">These findings </w:t>
      </w:r>
      <w:r w:rsidR="169A8B5D" w:rsidRPr="00014FD9">
        <w:rPr>
          <w:rFonts w:ascii="Aptos" w:hAnsi="Aptos"/>
          <w:sz w:val="22"/>
          <w:szCs w:val="22"/>
        </w:rPr>
        <w:t xml:space="preserve">show the potential upside of well-managed partnerships. At the same time, the findings highlight that trust fund governance matters: </w:t>
      </w:r>
      <w:r w:rsidR="10B62C33" w:rsidRPr="00014FD9">
        <w:rPr>
          <w:rFonts w:ascii="Aptos" w:hAnsi="Aptos"/>
          <w:sz w:val="22"/>
          <w:szCs w:val="22"/>
        </w:rPr>
        <w:t>trust fund and partner support can catalyze lasting change, but it is not automatic. F</w:t>
      </w:r>
      <w:r w:rsidR="169A8B5D" w:rsidRPr="00014FD9">
        <w:rPr>
          <w:rFonts w:ascii="Aptos" w:hAnsi="Aptos"/>
          <w:sz w:val="22"/>
          <w:szCs w:val="22"/>
        </w:rPr>
        <w:t xml:space="preserve">ragmentation and parallel processes can reduce efficiency and hinder learning, echoing </w:t>
      </w:r>
      <w:r w:rsidR="1BE0840E" w:rsidRPr="00014FD9">
        <w:rPr>
          <w:rFonts w:ascii="Aptos" w:hAnsi="Aptos"/>
          <w:sz w:val="22"/>
          <w:szCs w:val="22"/>
        </w:rPr>
        <w:t xml:space="preserve">the teams’ </w:t>
      </w:r>
      <w:r w:rsidR="169A8B5D" w:rsidRPr="00014FD9">
        <w:rPr>
          <w:rFonts w:ascii="Aptos" w:hAnsi="Aptos"/>
          <w:sz w:val="22"/>
          <w:szCs w:val="22"/>
        </w:rPr>
        <w:t xml:space="preserve"> observation</w:t>
      </w:r>
      <w:r w:rsidR="0C3879D0" w:rsidRPr="00014FD9">
        <w:rPr>
          <w:rFonts w:ascii="Aptos" w:hAnsi="Aptos"/>
          <w:sz w:val="22"/>
          <w:szCs w:val="22"/>
        </w:rPr>
        <w:t>s</w:t>
      </w:r>
      <w:r w:rsidR="169A8B5D" w:rsidRPr="00014FD9">
        <w:rPr>
          <w:rFonts w:ascii="Aptos" w:hAnsi="Aptos"/>
          <w:sz w:val="22"/>
          <w:szCs w:val="22"/>
        </w:rPr>
        <w:t xml:space="preserve"> that poorly coordinated funds increase transaction costs and complicate ownership.</w:t>
      </w:r>
      <w:r w:rsidR="00A45C7E" w:rsidRPr="00014FD9">
        <w:rPr>
          <w:rStyle w:val="FootnoteReference"/>
          <w:rFonts w:ascii="Aptos" w:hAnsi="Aptos"/>
          <w:sz w:val="22"/>
          <w:szCs w:val="22"/>
        </w:rPr>
        <w:footnoteReference w:id="21"/>
      </w:r>
      <w:r w:rsidR="169A8B5D" w:rsidRPr="00014FD9">
        <w:rPr>
          <w:rFonts w:ascii="Aptos" w:hAnsi="Aptos"/>
          <w:sz w:val="22"/>
          <w:szCs w:val="22"/>
        </w:rPr>
        <w:t xml:space="preserve"> </w:t>
      </w:r>
      <w:r w:rsidRPr="00014FD9">
        <w:rPr>
          <w:rFonts w:ascii="Aptos" w:hAnsi="Aptos"/>
          <w:sz w:val="22"/>
          <w:szCs w:val="22"/>
        </w:rPr>
        <w:t xml:space="preserve">Bank Group projects and borrowers achieve the best results if </w:t>
      </w:r>
      <w:r w:rsidR="169A8B5D" w:rsidRPr="00014FD9">
        <w:rPr>
          <w:rFonts w:ascii="Aptos" w:hAnsi="Aptos"/>
          <w:sz w:val="22"/>
          <w:szCs w:val="22"/>
        </w:rPr>
        <w:t xml:space="preserve">multiple donors and ideas </w:t>
      </w:r>
      <w:r w:rsidRPr="00014FD9">
        <w:rPr>
          <w:rFonts w:ascii="Aptos" w:hAnsi="Aptos"/>
          <w:sz w:val="22"/>
          <w:szCs w:val="22"/>
        </w:rPr>
        <w:t xml:space="preserve">are </w:t>
      </w:r>
      <w:r w:rsidR="169A8B5D" w:rsidRPr="00014FD9">
        <w:rPr>
          <w:rFonts w:ascii="Aptos" w:hAnsi="Aptos"/>
          <w:sz w:val="22"/>
          <w:szCs w:val="22"/>
        </w:rPr>
        <w:t>unified</w:t>
      </w:r>
      <w:r w:rsidRPr="00014FD9">
        <w:rPr>
          <w:rFonts w:ascii="Aptos" w:hAnsi="Aptos"/>
          <w:sz w:val="22"/>
          <w:szCs w:val="22"/>
        </w:rPr>
        <w:t xml:space="preserve">, that is, </w:t>
      </w:r>
      <w:r w:rsidR="169A8B5D" w:rsidRPr="00014FD9">
        <w:rPr>
          <w:rFonts w:ascii="Aptos" w:hAnsi="Aptos"/>
          <w:sz w:val="22"/>
          <w:szCs w:val="22"/>
        </w:rPr>
        <w:t>the</w:t>
      </w:r>
      <w:r w:rsidRPr="00014FD9">
        <w:rPr>
          <w:rFonts w:ascii="Aptos" w:hAnsi="Aptos"/>
          <w:sz w:val="22"/>
          <w:szCs w:val="22"/>
        </w:rPr>
        <w:t>y employ</w:t>
      </w:r>
      <w:r w:rsidR="169A8B5D" w:rsidRPr="00014FD9">
        <w:rPr>
          <w:rFonts w:ascii="Aptos" w:hAnsi="Aptos"/>
          <w:sz w:val="22"/>
          <w:szCs w:val="22"/>
        </w:rPr>
        <w:t xml:space="preserve"> </w:t>
      </w:r>
      <w:r w:rsidRPr="00014FD9">
        <w:rPr>
          <w:rFonts w:ascii="Aptos" w:hAnsi="Aptos"/>
          <w:sz w:val="22"/>
          <w:szCs w:val="22"/>
        </w:rPr>
        <w:t xml:space="preserve">the </w:t>
      </w:r>
      <w:r w:rsidR="169A8B5D" w:rsidRPr="00014FD9">
        <w:rPr>
          <w:rFonts w:ascii="Aptos" w:hAnsi="Aptos"/>
          <w:sz w:val="22"/>
          <w:szCs w:val="22"/>
        </w:rPr>
        <w:t>“coupled” model of innovation</w:t>
      </w:r>
      <w:r w:rsidR="2D83D6E3" w:rsidRPr="00014FD9">
        <w:rPr>
          <w:rFonts w:ascii="Aptos" w:hAnsi="Aptos"/>
          <w:sz w:val="22"/>
          <w:szCs w:val="22"/>
        </w:rPr>
        <w:t xml:space="preserve"> when both bottom-up and top-down approaches </w:t>
      </w:r>
      <w:r w:rsidRPr="00014FD9">
        <w:rPr>
          <w:rFonts w:ascii="Aptos" w:hAnsi="Aptos"/>
          <w:sz w:val="22"/>
          <w:szCs w:val="22"/>
        </w:rPr>
        <w:t xml:space="preserve">are </w:t>
      </w:r>
      <w:r w:rsidR="2D83D6E3" w:rsidRPr="00014FD9">
        <w:rPr>
          <w:rFonts w:ascii="Aptos" w:hAnsi="Aptos"/>
          <w:sz w:val="22"/>
          <w:szCs w:val="22"/>
        </w:rPr>
        <w:t>used in a single case</w:t>
      </w:r>
      <w:r w:rsidR="169A8B5D" w:rsidRPr="00014FD9">
        <w:rPr>
          <w:rFonts w:ascii="Aptos" w:hAnsi="Aptos"/>
          <w:sz w:val="22"/>
          <w:szCs w:val="22"/>
        </w:rPr>
        <w:t xml:space="preserve">. </w:t>
      </w:r>
      <w:r w:rsidR="1E149A05" w:rsidRPr="00014FD9">
        <w:rPr>
          <w:rFonts w:ascii="Aptos" w:hAnsi="Aptos"/>
          <w:sz w:val="22"/>
          <w:szCs w:val="22"/>
        </w:rPr>
        <w:t xml:space="preserve">The positive cases show that embedded partner expertise and funding help create institutions, skills, and policies that outlive the project (for example, new financing mechanisms, regulations, or ongoing programs). Many innovations </w:t>
      </w:r>
      <w:r w:rsidRPr="00014FD9">
        <w:rPr>
          <w:rFonts w:ascii="Aptos" w:hAnsi="Aptos"/>
          <w:sz w:val="22"/>
          <w:szCs w:val="22"/>
        </w:rPr>
        <w:t xml:space="preserve">successfully piloted with </w:t>
      </w:r>
      <w:r w:rsidR="1E149A05" w:rsidRPr="00014FD9">
        <w:rPr>
          <w:rFonts w:ascii="Aptos" w:hAnsi="Aptos"/>
          <w:sz w:val="22"/>
          <w:szCs w:val="22"/>
        </w:rPr>
        <w:t xml:space="preserve">trust </w:t>
      </w:r>
      <w:r w:rsidRPr="00014FD9">
        <w:rPr>
          <w:rFonts w:ascii="Aptos" w:hAnsi="Aptos"/>
          <w:sz w:val="22"/>
          <w:szCs w:val="22"/>
        </w:rPr>
        <w:t>fund support were subsequently scaled</w:t>
      </w:r>
      <w:r w:rsidR="1E149A05" w:rsidRPr="00014FD9">
        <w:rPr>
          <w:rFonts w:ascii="Aptos" w:hAnsi="Aptos"/>
          <w:sz w:val="22"/>
          <w:szCs w:val="22"/>
        </w:rPr>
        <w:t xml:space="preserve"> </w:t>
      </w:r>
      <w:r w:rsidRPr="00014FD9">
        <w:rPr>
          <w:rFonts w:ascii="Aptos" w:hAnsi="Aptos"/>
          <w:sz w:val="22"/>
          <w:szCs w:val="22"/>
        </w:rPr>
        <w:t xml:space="preserve">through financing by </w:t>
      </w:r>
      <w:r w:rsidR="1E149A05" w:rsidRPr="00014FD9">
        <w:rPr>
          <w:rFonts w:ascii="Aptos" w:hAnsi="Aptos"/>
          <w:sz w:val="22"/>
          <w:szCs w:val="22"/>
        </w:rPr>
        <w:t>government</w:t>
      </w:r>
      <w:r w:rsidRPr="00014FD9">
        <w:rPr>
          <w:rFonts w:ascii="Aptos" w:hAnsi="Aptos"/>
          <w:sz w:val="22"/>
          <w:szCs w:val="22"/>
        </w:rPr>
        <w:t>s</w:t>
      </w:r>
      <w:r w:rsidR="1E149A05" w:rsidRPr="00014FD9">
        <w:rPr>
          <w:rFonts w:ascii="Aptos" w:hAnsi="Aptos"/>
          <w:sz w:val="22"/>
          <w:szCs w:val="22"/>
        </w:rPr>
        <w:t xml:space="preserve"> or </w:t>
      </w:r>
      <w:r w:rsidRPr="00014FD9">
        <w:rPr>
          <w:rFonts w:ascii="Aptos" w:hAnsi="Aptos"/>
          <w:sz w:val="22"/>
          <w:szCs w:val="22"/>
        </w:rPr>
        <w:t xml:space="preserve">other </w:t>
      </w:r>
      <w:r w:rsidR="1E149A05" w:rsidRPr="00014FD9">
        <w:rPr>
          <w:rFonts w:ascii="Aptos" w:hAnsi="Aptos"/>
          <w:sz w:val="22"/>
          <w:szCs w:val="22"/>
        </w:rPr>
        <w:t>donors</w:t>
      </w:r>
      <w:r w:rsidRPr="00014FD9">
        <w:rPr>
          <w:rFonts w:ascii="Aptos" w:hAnsi="Aptos"/>
          <w:sz w:val="22"/>
          <w:szCs w:val="22"/>
        </w:rPr>
        <w:t>,</w:t>
      </w:r>
      <w:r w:rsidR="1E149A05" w:rsidRPr="00014FD9">
        <w:rPr>
          <w:rFonts w:ascii="Aptos" w:hAnsi="Aptos"/>
          <w:sz w:val="22"/>
          <w:szCs w:val="22"/>
        </w:rPr>
        <w:t xml:space="preserve"> fulfilling the trust funds</w:t>
      </w:r>
      <w:r w:rsidRPr="00014FD9">
        <w:rPr>
          <w:rFonts w:ascii="Aptos" w:hAnsi="Aptos"/>
          <w:sz w:val="22"/>
          <w:szCs w:val="22"/>
        </w:rPr>
        <w:t>’ intended role</w:t>
      </w:r>
      <w:r w:rsidR="1E149A05" w:rsidRPr="00014FD9">
        <w:rPr>
          <w:rFonts w:ascii="Aptos" w:hAnsi="Aptos"/>
          <w:sz w:val="22"/>
          <w:szCs w:val="22"/>
        </w:rPr>
        <w:t xml:space="preserve">. </w:t>
      </w:r>
    </w:p>
    <w:p w14:paraId="69371B01" w14:textId="77777777" w:rsidR="00384CC1" w:rsidRPr="00014FD9" w:rsidRDefault="00384CC1" w:rsidP="000A3020">
      <w:pPr>
        <w:jc w:val="both"/>
        <w:rPr>
          <w:rFonts w:ascii="Aptos" w:hAnsi="Aptos"/>
          <w:sz w:val="22"/>
          <w:szCs w:val="22"/>
        </w:rPr>
      </w:pPr>
    </w:p>
    <w:p w14:paraId="407FC5CF" w14:textId="036407D4" w:rsidR="00E60DE8" w:rsidRPr="00014FD9" w:rsidRDefault="009F4BEB" w:rsidP="000A3020">
      <w:pPr>
        <w:jc w:val="both"/>
        <w:rPr>
          <w:rFonts w:ascii="Aptos" w:hAnsi="Aptos"/>
          <w:sz w:val="22"/>
          <w:szCs w:val="22"/>
        </w:rPr>
      </w:pPr>
      <w:r w:rsidRPr="00014FD9">
        <w:rPr>
          <w:rFonts w:ascii="Aptos" w:hAnsi="Aptos"/>
          <w:b/>
          <w:bCs/>
          <w:sz w:val="22"/>
          <w:szCs w:val="22"/>
        </w:rPr>
        <w:t>T</w:t>
      </w:r>
      <w:r w:rsidR="00E60DE8" w:rsidRPr="00014FD9">
        <w:rPr>
          <w:rFonts w:ascii="Aptos" w:hAnsi="Aptos"/>
          <w:b/>
          <w:bCs/>
          <w:sz w:val="22"/>
          <w:szCs w:val="22"/>
        </w:rPr>
        <w:t xml:space="preserve">rust funds are most effective as a bridge to local ownership, </w:t>
      </w:r>
      <w:r w:rsidR="00DB3F10" w:rsidRPr="00014FD9">
        <w:rPr>
          <w:rFonts w:ascii="Aptos" w:hAnsi="Aptos"/>
          <w:b/>
          <w:bCs/>
          <w:sz w:val="22"/>
          <w:szCs w:val="22"/>
        </w:rPr>
        <w:t>not</w:t>
      </w:r>
      <w:r w:rsidR="00F72B40" w:rsidRPr="00014FD9">
        <w:rPr>
          <w:rFonts w:ascii="Aptos" w:hAnsi="Aptos"/>
          <w:b/>
          <w:bCs/>
          <w:sz w:val="22"/>
          <w:szCs w:val="22"/>
        </w:rPr>
        <w:t xml:space="preserve"> </w:t>
      </w:r>
      <w:r w:rsidR="00E60DE8" w:rsidRPr="00014FD9">
        <w:rPr>
          <w:rFonts w:ascii="Aptos" w:hAnsi="Aptos"/>
          <w:b/>
          <w:bCs/>
          <w:sz w:val="22"/>
          <w:szCs w:val="22"/>
        </w:rPr>
        <w:t>a substitute for it.</w:t>
      </w:r>
      <w:r w:rsidR="00E60DE8" w:rsidRPr="00014FD9">
        <w:rPr>
          <w:rFonts w:ascii="Aptos" w:hAnsi="Aptos"/>
          <w:sz w:val="22"/>
          <w:szCs w:val="22"/>
        </w:rPr>
        <w:t xml:space="preserve"> When used strategically</w:t>
      </w:r>
      <w:r w:rsidR="00F72B40" w:rsidRPr="00014FD9">
        <w:rPr>
          <w:rFonts w:ascii="Aptos" w:hAnsi="Aptos"/>
          <w:sz w:val="22"/>
          <w:szCs w:val="22"/>
        </w:rPr>
        <w:t>—</w:t>
      </w:r>
      <w:r w:rsidR="00E60DE8" w:rsidRPr="00014FD9">
        <w:rPr>
          <w:rFonts w:ascii="Aptos" w:hAnsi="Aptos"/>
          <w:sz w:val="22"/>
          <w:szCs w:val="22"/>
        </w:rPr>
        <w:t>with flexible funding and knowledge transfer</w:t>
      </w:r>
      <w:r w:rsidR="00F72B40" w:rsidRPr="00014FD9">
        <w:rPr>
          <w:rFonts w:ascii="Aptos" w:hAnsi="Aptos"/>
          <w:sz w:val="22"/>
          <w:szCs w:val="22"/>
        </w:rPr>
        <w:t>—</w:t>
      </w:r>
      <w:r w:rsidR="00E60DE8" w:rsidRPr="00014FD9">
        <w:rPr>
          <w:rFonts w:ascii="Aptos" w:hAnsi="Aptos"/>
          <w:sz w:val="22"/>
          <w:szCs w:val="22"/>
        </w:rPr>
        <w:t xml:space="preserve">trust funds and partners have </w:t>
      </w:r>
      <w:r w:rsidR="00E60DE8" w:rsidRPr="00014FD9">
        <w:rPr>
          <w:rFonts w:ascii="Aptos" w:hAnsi="Aptos"/>
          <w:sz w:val="22"/>
          <w:szCs w:val="22"/>
        </w:rPr>
        <w:lastRenderedPageBreak/>
        <w:t xml:space="preserve">proven to be powerful drivers of innovation in </w:t>
      </w:r>
      <w:r w:rsidR="007349AC" w:rsidRPr="00014FD9">
        <w:rPr>
          <w:rFonts w:ascii="Aptos" w:hAnsi="Aptos"/>
          <w:sz w:val="22"/>
          <w:szCs w:val="22"/>
        </w:rPr>
        <w:t>Bank Group</w:t>
      </w:r>
      <w:r w:rsidR="000555C5" w:rsidRPr="00014FD9">
        <w:rPr>
          <w:rFonts w:ascii="Aptos" w:hAnsi="Aptos"/>
          <w:sz w:val="22"/>
          <w:szCs w:val="22"/>
        </w:rPr>
        <w:t xml:space="preserve"> lending</w:t>
      </w:r>
      <w:r w:rsidR="00E60DE8" w:rsidRPr="00014FD9">
        <w:rPr>
          <w:rFonts w:ascii="Aptos" w:hAnsi="Aptos"/>
          <w:sz w:val="22"/>
          <w:szCs w:val="22"/>
        </w:rPr>
        <w:t xml:space="preserve">. </w:t>
      </w:r>
      <w:r w:rsidR="00307B58" w:rsidRPr="00014FD9">
        <w:rPr>
          <w:rFonts w:ascii="Aptos" w:hAnsi="Aptos"/>
          <w:sz w:val="22"/>
          <w:szCs w:val="22"/>
        </w:rPr>
        <w:t xml:space="preserve">However, </w:t>
      </w:r>
      <w:r w:rsidR="00F72B40" w:rsidRPr="00014FD9">
        <w:rPr>
          <w:rFonts w:ascii="Aptos" w:hAnsi="Aptos"/>
          <w:sz w:val="22"/>
          <w:szCs w:val="22"/>
        </w:rPr>
        <w:t xml:space="preserve">when </w:t>
      </w:r>
      <w:r w:rsidR="00307B58" w:rsidRPr="00014FD9">
        <w:rPr>
          <w:rFonts w:ascii="Aptos" w:hAnsi="Aptos"/>
          <w:sz w:val="22"/>
          <w:szCs w:val="22"/>
        </w:rPr>
        <w:t>projects treat trust fund</w:t>
      </w:r>
      <w:r w:rsidR="00F72B40" w:rsidRPr="00014FD9">
        <w:rPr>
          <w:rFonts w:ascii="Aptos" w:hAnsi="Aptos"/>
          <w:sz w:val="22"/>
          <w:szCs w:val="22"/>
        </w:rPr>
        <w:t>s</w:t>
      </w:r>
      <w:r w:rsidR="00307B58" w:rsidRPr="00014FD9">
        <w:rPr>
          <w:rFonts w:ascii="Aptos" w:hAnsi="Aptos"/>
          <w:sz w:val="22"/>
          <w:szCs w:val="22"/>
        </w:rPr>
        <w:t xml:space="preserve"> as standalone</w:t>
      </w:r>
      <w:r w:rsidR="00F72B40" w:rsidRPr="00014FD9">
        <w:rPr>
          <w:rFonts w:ascii="Aptos" w:hAnsi="Aptos"/>
          <w:sz w:val="22"/>
          <w:szCs w:val="22"/>
        </w:rPr>
        <w:t>,</w:t>
      </w:r>
      <w:r w:rsidR="00307B58" w:rsidRPr="00014FD9">
        <w:rPr>
          <w:rFonts w:ascii="Aptos" w:hAnsi="Aptos"/>
          <w:sz w:val="22"/>
          <w:szCs w:val="22"/>
        </w:rPr>
        <w:t xml:space="preserve"> add-on</w:t>
      </w:r>
      <w:r w:rsidR="00F72B40" w:rsidRPr="00014FD9">
        <w:rPr>
          <w:rFonts w:ascii="Aptos" w:hAnsi="Aptos"/>
          <w:sz w:val="22"/>
          <w:szCs w:val="22"/>
        </w:rPr>
        <w:t xml:space="preserve"> components</w:t>
      </w:r>
      <w:r w:rsidR="00307B58" w:rsidRPr="00014FD9">
        <w:rPr>
          <w:rFonts w:ascii="Aptos" w:hAnsi="Aptos"/>
          <w:sz w:val="22"/>
          <w:szCs w:val="22"/>
        </w:rPr>
        <w:t xml:space="preserve">, the innovation often </w:t>
      </w:r>
      <w:r w:rsidR="00F72B40" w:rsidRPr="00014FD9">
        <w:rPr>
          <w:rFonts w:ascii="Aptos" w:hAnsi="Aptos"/>
          <w:sz w:val="22"/>
          <w:szCs w:val="22"/>
        </w:rPr>
        <w:t xml:space="preserve">lacks </w:t>
      </w:r>
      <w:r w:rsidR="00307B58" w:rsidRPr="00014FD9">
        <w:rPr>
          <w:rFonts w:ascii="Aptos" w:hAnsi="Aptos"/>
          <w:sz w:val="22"/>
          <w:szCs w:val="22"/>
        </w:rPr>
        <w:t xml:space="preserve">a champion </w:t>
      </w:r>
      <w:r w:rsidR="00F72B40" w:rsidRPr="00014FD9">
        <w:rPr>
          <w:rFonts w:ascii="Aptos" w:hAnsi="Aptos"/>
          <w:sz w:val="22"/>
          <w:szCs w:val="22"/>
        </w:rPr>
        <w:t xml:space="preserve">after the </w:t>
      </w:r>
      <w:r w:rsidR="00307B58" w:rsidRPr="00014FD9">
        <w:rPr>
          <w:rFonts w:ascii="Aptos" w:hAnsi="Aptos"/>
          <w:sz w:val="22"/>
          <w:szCs w:val="22"/>
        </w:rPr>
        <w:t>project</w:t>
      </w:r>
      <w:r w:rsidR="00F72B40" w:rsidRPr="00014FD9">
        <w:rPr>
          <w:rFonts w:ascii="Aptos" w:hAnsi="Aptos"/>
          <w:sz w:val="22"/>
          <w:szCs w:val="22"/>
        </w:rPr>
        <w:t xml:space="preserve"> closes</w:t>
      </w:r>
      <w:r w:rsidR="00307B58" w:rsidRPr="00014FD9">
        <w:rPr>
          <w:rFonts w:ascii="Aptos" w:hAnsi="Aptos"/>
          <w:sz w:val="22"/>
          <w:szCs w:val="22"/>
        </w:rPr>
        <w:t xml:space="preserve">. </w:t>
      </w:r>
      <w:r w:rsidR="00E60DE8" w:rsidRPr="00014FD9">
        <w:rPr>
          <w:rFonts w:ascii="Aptos" w:hAnsi="Aptos"/>
          <w:sz w:val="22"/>
          <w:szCs w:val="22"/>
        </w:rPr>
        <w:t xml:space="preserve">The challenge and opportunity ahead </w:t>
      </w:r>
      <w:proofErr w:type="gramStart"/>
      <w:r w:rsidR="00E60DE8" w:rsidRPr="00014FD9">
        <w:rPr>
          <w:rFonts w:ascii="Aptos" w:hAnsi="Aptos"/>
          <w:sz w:val="22"/>
          <w:szCs w:val="22"/>
        </w:rPr>
        <w:t>is</w:t>
      </w:r>
      <w:proofErr w:type="gramEnd"/>
      <w:r w:rsidR="00E60DE8" w:rsidRPr="00014FD9">
        <w:rPr>
          <w:rFonts w:ascii="Aptos" w:hAnsi="Aptos"/>
          <w:sz w:val="22"/>
          <w:szCs w:val="22"/>
        </w:rPr>
        <w:t xml:space="preserve"> to replicate </w:t>
      </w:r>
      <w:r w:rsidR="00F72B40" w:rsidRPr="00014FD9">
        <w:rPr>
          <w:rFonts w:ascii="Aptos" w:hAnsi="Aptos"/>
          <w:sz w:val="22"/>
          <w:szCs w:val="22"/>
        </w:rPr>
        <w:t xml:space="preserve">these </w:t>
      </w:r>
      <w:r w:rsidR="00E60DE8" w:rsidRPr="00014FD9">
        <w:rPr>
          <w:rFonts w:ascii="Aptos" w:hAnsi="Aptos"/>
          <w:sz w:val="22"/>
          <w:szCs w:val="22"/>
        </w:rPr>
        <w:t>conditions consistently, ensuring that external resources truly enhance learning and scaling rather than create silos. The evidence suggests that with the right approach, trust-funded innovation can achieve both high performance and sustainable development impact.</w:t>
      </w:r>
    </w:p>
    <w:p w14:paraId="33A8F79C" w14:textId="460F4D7F" w:rsidR="00F03ACA" w:rsidRPr="00014FD9" w:rsidRDefault="00F03ACA" w:rsidP="00B94645">
      <w:pPr>
        <w:pStyle w:val="Heading1"/>
        <w:numPr>
          <w:ilvl w:val="0"/>
          <w:numId w:val="86"/>
        </w:numPr>
        <w:rPr>
          <w:rStyle w:val="Strong"/>
          <w:rFonts w:ascii="Aptos" w:hAnsi="Aptos" w:cs="Times New Roman"/>
          <w:b/>
          <w:color w:val="auto"/>
          <w:sz w:val="24"/>
          <w:szCs w:val="24"/>
        </w:rPr>
      </w:pPr>
      <w:bookmarkStart w:id="92" w:name="_Toc222450695"/>
      <w:r w:rsidRPr="00014FD9">
        <w:rPr>
          <w:rStyle w:val="Strong"/>
          <w:rFonts w:ascii="Aptos" w:hAnsi="Aptos"/>
          <w:b/>
        </w:rPr>
        <w:t>Lessons from the Portfolio Analysis</w:t>
      </w:r>
      <w:bookmarkEnd w:id="92"/>
    </w:p>
    <w:p w14:paraId="7EB3F826" w14:textId="4ABA86FB" w:rsidR="00A541C7" w:rsidRPr="00014FD9" w:rsidRDefault="00A541C7" w:rsidP="00B94645">
      <w:pPr>
        <w:pStyle w:val="Heading2"/>
        <w:numPr>
          <w:ilvl w:val="0"/>
          <w:numId w:val="107"/>
        </w:numPr>
        <w:rPr>
          <w:rFonts w:ascii="Aptos" w:hAnsi="Aptos"/>
          <w:b w:val="0"/>
        </w:rPr>
      </w:pPr>
      <w:bookmarkStart w:id="93" w:name="_Toc217305662"/>
      <w:bookmarkStart w:id="94" w:name="_Toc217305663"/>
      <w:bookmarkStart w:id="95" w:name="_Toc212189898"/>
      <w:bookmarkStart w:id="96" w:name="_Toc215657596"/>
      <w:bookmarkEnd w:id="93"/>
      <w:bookmarkEnd w:id="94"/>
      <w:r w:rsidRPr="00014FD9">
        <w:rPr>
          <w:rFonts w:ascii="Aptos" w:hAnsi="Aptos"/>
        </w:rPr>
        <w:tab/>
      </w:r>
      <w:bookmarkStart w:id="97" w:name="_Toc222450696"/>
      <w:r w:rsidR="000575D9" w:rsidRPr="00014FD9">
        <w:rPr>
          <w:rFonts w:ascii="Aptos" w:hAnsi="Aptos"/>
        </w:rPr>
        <w:t xml:space="preserve">Key </w:t>
      </w:r>
      <w:r w:rsidR="00F6497C" w:rsidRPr="00014FD9">
        <w:rPr>
          <w:rFonts w:ascii="Aptos" w:hAnsi="Aptos"/>
        </w:rPr>
        <w:t>Drivers of</w:t>
      </w:r>
      <w:r w:rsidRPr="00014FD9">
        <w:rPr>
          <w:rFonts w:ascii="Aptos" w:hAnsi="Aptos"/>
        </w:rPr>
        <w:t xml:space="preserve"> Performance</w:t>
      </w:r>
      <w:r w:rsidR="000575D9" w:rsidRPr="00014FD9">
        <w:rPr>
          <w:rFonts w:ascii="Aptos" w:hAnsi="Aptos"/>
        </w:rPr>
        <w:t xml:space="preserve"> in Innovative Projects</w:t>
      </w:r>
      <w:bookmarkEnd w:id="95"/>
      <w:bookmarkEnd w:id="96"/>
      <w:bookmarkEnd w:id="97"/>
    </w:p>
    <w:p w14:paraId="7E0A6B55" w14:textId="649DC76C" w:rsidR="004D3474" w:rsidRPr="00014FD9" w:rsidRDefault="00050E52" w:rsidP="00EF187C">
      <w:pPr>
        <w:jc w:val="both"/>
        <w:rPr>
          <w:rFonts w:ascii="Aptos" w:hAnsi="Aptos"/>
          <w:sz w:val="22"/>
          <w:szCs w:val="22"/>
        </w:rPr>
      </w:pPr>
      <w:r w:rsidRPr="00014FD9">
        <w:rPr>
          <w:rFonts w:ascii="Aptos" w:hAnsi="Aptos"/>
          <w:b/>
          <w:bCs/>
          <w:sz w:val="22"/>
          <w:szCs w:val="22"/>
        </w:rPr>
        <w:t>Projects</w:t>
      </w:r>
      <w:r w:rsidR="003A2CE2" w:rsidRPr="00014FD9">
        <w:rPr>
          <w:rFonts w:ascii="Aptos" w:hAnsi="Aptos"/>
          <w:b/>
          <w:bCs/>
          <w:sz w:val="22"/>
          <w:szCs w:val="22"/>
        </w:rPr>
        <w:t xml:space="preserve"> with </w:t>
      </w:r>
      <w:r w:rsidR="00B74CC2" w:rsidRPr="00014FD9">
        <w:rPr>
          <w:rFonts w:ascii="Aptos" w:hAnsi="Aptos"/>
          <w:b/>
          <w:bCs/>
          <w:sz w:val="22"/>
          <w:szCs w:val="22"/>
        </w:rPr>
        <w:t xml:space="preserve">High </w:t>
      </w:r>
      <w:r w:rsidR="001167DD" w:rsidRPr="00014FD9">
        <w:rPr>
          <w:rFonts w:ascii="Aptos" w:hAnsi="Aptos"/>
          <w:b/>
          <w:bCs/>
          <w:sz w:val="22"/>
          <w:szCs w:val="22"/>
        </w:rPr>
        <w:t xml:space="preserve">or </w:t>
      </w:r>
      <w:r w:rsidR="00B74CC2" w:rsidRPr="00014FD9">
        <w:rPr>
          <w:rFonts w:ascii="Aptos" w:hAnsi="Aptos"/>
          <w:b/>
          <w:bCs/>
          <w:sz w:val="22"/>
          <w:szCs w:val="22"/>
        </w:rPr>
        <w:t xml:space="preserve">Moderate </w:t>
      </w:r>
      <w:r w:rsidR="001167DD" w:rsidRPr="00014FD9">
        <w:rPr>
          <w:rFonts w:ascii="Aptos" w:hAnsi="Aptos"/>
          <w:b/>
          <w:bCs/>
          <w:sz w:val="22"/>
          <w:szCs w:val="22"/>
        </w:rPr>
        <w:t>innovation content</w:t>
      </w:r>
      <w:r w:rsidR="00D86434" w:rsidRPr="00014FD9">
        <w:rPr>
          <w:rFonts w:ascii="Aptos" w:hAnsi="Aptos"/>
          <w:b/>
          <w:bCs/>
          <w:sz w:val="22"/>
          <w:szCs w:val="22"/>
        </w:rPr>
        <w:t>,</w:t>
      </w:r>
      <w:r w:rsidR="001167DD" w:rsidRPr="00014FD9">
        <w:rPr>
          <w:rFonts w:ascii="Aptos" w:hAnsi="Aptos"/>
          <w:b/>
          <w:bCs/>
          <w:sz w:val="22"/>
          <w:szCs w:val="22"/>
        </w:rPr>
        <w:t xml:space="preserve"> </w:t>
      </w:r>
      <w:r w:rsidR="002E4EFF" w:rsidRPr="00014FD9">
        <w:rPr>
          <w:rFonts w:ascii="Aptos" w:hAnsi="Aptos"/>
          <w:b/>
          <w:bCs/>
          <w:sz w:val="22"/>
          <w:szCs w:val="22"/>
        </w:rPr>
        <w:t>on average</w:t>
      </w:r>
      <w:r w:rsidR="00D86434" w:rsidRPr="00014FD9">
        <w:rPr>
          <w:rFonts w:ascii="Aptos" w:hAnsi="Aptos"/>
          <w:b/>
          <w:bCs/>
          <w:sz w:val="22"/>
          <w:szCs w:val="22"/>
        </w:rPr>
        <w:t>,</w:t>
      </w:r>
      <w:r w:rsidRPr="00014FD9">
        <w:rPr>
          <w:rFonts w:ascii="Aptos" w:hAnsi="Aptos"/>
          <w:b/>
          <w:bCs/>
          <w:sz w:val="22"/>
          <w:szCs w:val="22"/>
        </w:rPr>
        <w:t xml:space="preserve"> </w:t>
      </w:r>
      <w:r w:rsidR="000370B2" w:rsidRPr="00014FD9">
        <w:rPr>
          <w:rFonts w:ascii="Aptos" w:hAnsi="Aptos"/>
          <w:b/>
          <w:bCs/>
          <w:sz w:val="22"/>
          <w:szCs w:val="22"/>
        </w:rPr>
        <w:t xml:space="preserve">are associated with </w:t>
      </w:r>
      <w:r w:rsidRPr="00014FD9">
        <w:rPr>
          <w:rFonts w:ascii="Aptos" w:hAnsi="Aptos"/>
          <w:b/>
          <w:bCs/>
          <w:sz w:val="22"/>
          <w:szCs w:val="22"/>
        </w:rPr>
        <w:t>better performance outcomes.</w:t>
      </w:r>
      <w:r w:rsidR="00EE33EC" w:rsidRPr="00014FD9">
        <w:rPr>
          <w:rFonts w:ascii="Aptos" w:hAnsi="Aptos"/>
          <w:sz w:val="22"/>
          <w:szCs w:val="22"/>
        </w:rPr>
        <w:t xml:space="preserve"> F</w:t>
      </w:r>
      <w:r w:rsidRPr="00014FD9">
        <w:rPr>
          <w:rFonts w:ascii="Aptos" w:hAnsi="Aptos"/>
          <w:sz w:val="22"/>
          <w:szCs w:val="22"/>
        </w:rPr>
        <w:t xml:space="preserve">or example, </w:t>
      </w:r>
      <w:r w:rsidR="00163372" w:rsidRPr="00014FD9">
        <w:rPr>
          <w:rFonts w:ascii="Aptos" w:hAnsi="Aptos"/>
          <w:sz w:val="22"/>
          <w:szCs w:val="22"/>
        </w:rPr>
        <w:t xml:space="preserve">innovative projects </w:t>
      </w:r>
      <w:r w:rsidR="006C6307" w:rsidRPr="00014FD9">
        <w:rPr>
          <w:rFonts w:ascii="Aptos" w:hAnsi="Aptos"/>
          <w:sz w:val="22"/>
          <w:szCs w:val="22"/>
        </w:rPr>
        <w:t>outperform the average IEG outcome rating</w:t>
      </w:r>
      <w:r w:rsidR="00A27978" w:rsidRPr="00014FD9">
        <w:rPr>
          <w:rFonts w:ascii="Aptos" w:hAnsi="Aptos"/>
          <w:sz w:val="22"/>
          <w:szCs w:val="22"/>
        </w:rPr>
        <w:t xml:space="preserve"> by 0.13 points (3.2%) while Low innovation projects underperform the average IEG outcome rating by </w:t>
      </w:r>
      <w:r w:rsidR="000640E0" w:rsidRPr="00014FD9">
        <w:rPr>
          <w:rFonts w:ascii="Aptos" w:hAnsi="Aptos"/>
          <w:sz w:val="22"/>
          <w:szCs w:val="22"/>
        </w:rPr>
        <w:t xml:space="preserve">0.02 points (-0.5%) (Figure </w:t>
      </w:r>
      <w:r w:rsidR="00361691" w:rsidRPr="00014FD9">
        <w:rPr>
          <w:rFonts w:ascii="Aptos" w:hAnsi="Aptos"/>
          <w:sz w:val="22"/>
          <w:szCs w:val="22"/>
        </w:rPr>
        <w:t>4.1</w:t>
      </w:r>
      <w:r w:rsidR="000640E0" w:rsidRPr="00014FD9">
        <w:rPr>
          <w:rFonts w:ascii="Aptos" w:hAnsi="Aptos"/>
          <w:sz w:val="22"/>
          <w:szCs w:val="22"/>
        </w:rPr>
        <w:t xml:space="preserve">, Table D.1). </w:t>
      </w:r>
      <w:r w:rsidR="000B7140" w:rsidRPr="00014FD9">
        <w:rPr>
          <w:rFonts w:ascii="Aptos" w:hAnsi="Aptos"/>
          <w:sz w:val="22"/>
          <w:szCs w:val="22"/>
        </w:rPr>
        <w:t>Innovative projects a</w:t>
      </w:r>
      <w:r w:rsidRPr="00014FD9">
        <w:rPr>
          <w:rFonts w:ascii="Aptos" w:hAnsi="Aptos"/>
          <w:sz w:val="22"/>
          <w:szCs w:val="22"/>
        </w:rPr>
        <w:t xml:space="preserve">lso </w:t>
      </w:r>
      <w:r w:rsidR="00D86434" w:rsidRPr="00014FD9">
        <w:rPr>
          <w:rFonts w:ascii="Aptos" w:hAnsi="Aptos"/>
          <w:sz w:val="22"/>
          <w:szCs w:val="22"/>
        </w:rPr>
        <w:t xml:space="preserve">receive </w:t>
      </w:r>
      <w:r w:rsidRPr="00014FD9">
        <w:rPr>
          <w:rFonts w:ascii="Aptos" w:hAnsi="Aptos"/>
          <w:sz w:val="22"/>
          <w:szCs w:val="22"/>
        </w:rPr>
        <w:t xml:space="preserve">higher ratings in quality at entry, supervision, and overall </w:t>
      </w:r>
      <w:r w:rsidR="00EE33EC" w:rsidRPr="00014FD9">
        <w:rPr>
          <w:rFonts w:ascii="Aptos" w:hAnsi="Aptos"/>
          <w:sz w:val="22"/>
          <w:szCs w:val="22"/>
        </w:rPr>
        <w:t xml:space="preserve">World </w:t>
      </w:r>
      <w:r w:rsidRPr="00014FD9">
        <w:rPr>
          <w:rFonts w:ascii="Aptos" w:hAnsi="Aptos"/>
          <w:sz w:val="22"/>
          <w:szCs w:val="22"/>
        </w:rPr>
        <w:t>Bank performance</w:t>
      </w:r>
      <w:r w:rsidR="000B4FC8" w:rsidRPr="00014FD9">
        <w:rPr>
          <w:rFonts w:ascii="Aptos" w:hAnsi="Aptos"/>
          <w:sz w:val="22"/>
          <w:szCs w:val="22"/>
        </w:rPr>
        <w:t xml:space="preserve"> (Tables D.2b-d)</w:t>
      </w:r>
      <w:r w:rsidRPr="00014FD9">
        <w:rPr>
          <w:rFonts w:ascii="Aptos" w:hAnsi="Aptos"/>
          <w:sz w:val="22"/>
          <w:szCs w:val="22"/>
        </w:rPr>
        <w:t xml:space="preserve">. </w:t>
      </w:r>
      <w:r w:rsidR="00D33269" w:rsidRPr="00014FD9">
        <w:rPr>
          <w:rFonts w:ascii="Aptos" w:hAnsi="Aptos"/>
          <w:sz w:val="22"/>
          <w:szCs w:val="22"/>
        </w:rPr>
        <w:t>This correlation</w:t>
      </w:r>
      <w:r w:rsidR="00D0057E" w:rsidRPr="00014FD9">
        <w:rPr>
          <w:rFonts w:ascii="Aptos" w:hAnsi="Aptos"/>
          <w:sz w:val="22"/>
          <w:szCs w:val="22"/>
        </w:rPr>
        <w:t xml:space="preserve"> between innovation, quality supervision</w:t>
      </w:r>
      <w:r w:rsidR="00EE33EC" w:rsidRPr="00014FD9">
        <w:rPr>
          <w:rFonts w:ascii="Aptos" w:hAnsi="Aptos"/>
          <w:sz w:val="22"/>
          <w:szCs w:val="22"/>
        </w:rPr>
        <w:t>,</w:t>
      </w:r>
      <w:r w:rsidR="00D0057E" w:rsidRPr="00014FD9">
        <w:rPr>
          <w:rFonts w:ascii="Aptos" w:hAnsi="Aptos"/>
          <w:sz w:val="22"/>
          <w:szCs w:val="22"/>
        </w:rPr>
        <w:t xml:space="preserve"> and performance </w:t>
      </w:r>
      <w:r w:rsidR="00D86434" w:rsidRPr="00014FD9">
        <w:rPr>
          <w:rFonts w:ascii="Aptos" w:hAnsi="Aptos"/>
          <w:sz w:val="22"/>
          <w:szCs w:val="22"/>
        </w:rPr>
        <w:t>warrants</w:t>
      </w:r>
      <w:r w:rsidR="00844AD3" w:rsidRPr="00014FD9">
        <w:rPr>
          <w:rFonts w:ascii="Aptos" w:hAnsi="Aptos"/>
          <w:sz w:val="22"/>
          <w:szCs w:val="22"/>
        </w:rPr>
        <w:t xml:space="preserve"> additional research</w:t>
      </w:r>
      <w:r w:rsidR="00B6206D" w:rsidRPr="00014FD9">
        <w:rPr>
          <w:rFonts w:ascii="Aptos" w:hAnsi="Aptos"/>
          <w:sz w:val="22"/>
          <w:szCs w:val="22"/>
        </w:rPr>
        <w:t xml:space="preserve">: </w:t>
      </w:r>
      <w:r w:rsidR="000F0F35" w:rsidRPr="00014FD9">
        <w:rPr>
          <w:rFonts w:ascii="Aptos" w:hAnsi="Aptos"/>
          <w:sz w:val="22"/>
          <w:szCs w:val="22"/>
        </w:rPr>
        <w:t xml:space="preserve">strong outcomes may result from effective innovations, and well-performing teams might be more inclined to try and document innovations. </w:t>
      </w:r>
    </w:p>
    <w:p w14:paraId="125E54B8" w14:textId="77777777" w:rsidR="009923EF" w:rsidRPr="00014FD9" w:rsidRDefault="009923EF" w:rsidP="00EF187C">
      <w:pPr>
        <w:jc w:val="both"/>
        <w:rPr>
          <w:rFonts w:ascii="Aptos" w:hAnsi="Aptos"/>
          <w:sz w:val="22"/>
          <w:szCs w:val="22"/>
        </w:rPr>
      </w:pPr>
    </w:p>
    <w:p w14:paraId="37E94124" w14:textId="5A45DB6B" w:rsidR="009923EF" w:rsidRPr="00014FD9" w:rsidRDefault="009923EF" w:rsidP="009923EF">
      <w:pPr>
        <w:pStyle w:val="Title"/>
        <w:rPr>
          <w:rFonts w:ascii="Aptos" w:hAnsi="Aptos"/>
        </w:rPr>
      </w:pPr>
      <w:r w:rsidRPr="00014FD9">
        <w:rPr>
          <w:rFonts w:ascii="Aptos" w:hAnsi="Aptos"/>
        </w:rPr>
        <w:t xml:space="preserve">Figure 4.1. </w:t>
      </w:r>
      <w:r w:rsidR="00361691" w:rsidRPr="00014FD9">
        <w:rPr>
          <w:rFonts w:ascii="Aptos" w:hAnsi="Aptos"/>
        </w:rPr>
        <w:t>Average IEG Project Ratings by Innovation Intensity</w:t>
      </w:r>
    </w:p>
    <w:p w14:paraId="38DFCB82" w14:textId="009352D0" w:rsidR="009923EF" w:rsidRPr="00014FD9" w:rsidRDefault="009923EF" w:rsidP="00712226">
      <w:pPr>
        <w:jc w:val="center"/>
        <w:rPr>
          <w:rFonts w:ascii="Aptos" w:hAnsi="Aptos"/>
          <w:sz w:val="22"/>
          <w:szCs w:val="22"/>
        </w:rPr>
      </w:pPr>
      <w:r w:rsidRPr="00014FD9">
        <w:rPr>
          <w:rFonts w:ascii="Aptos" w:hAnsi="Aptos"/>
          <w:noProof/>
          <w:sz w:val="22"/>
          <w:szCs w:val="22"/>
          <w14:ligatures w14:val="standardContextual"/>
        </w:rPr>
        <w:drawing>
          <wp:inline distT="0" distB="0" distL="0" distR="0" wp14:anchorId="2EDCB52E" wp14:editId="1D469643">
            <wp:extent cx="3696446" cy="2772539"/>
            <wp:effectExtent l="0" t="0" r="0" b="8890"/>
            <wp:docPr id="1756726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6573" name="Picture 1756726573"/>
                    <pic:cNvPicPr/>
                  </pic:nvPicPr>
                  <pic:blipFill>
                    <a:blip r:embed="rId17">
                      <a:extLst>
                        <a:ext uri="{28A0092B-C50C-407E-A947-70E740481C1C}">
                          <a14:useLocalDpi xmlns:a14="http://schemas.microsoft.com/office/drawing/2010/main" val="0"/>
                        </a:ext>
                      </a:extLst>
                    </a:blip>
                    <a:stretch>
                      <a:fillRect/>
                    </a:stretch>
                  </pic:blipFill>
                  <pic:spPr>
                    <a:xfrm>
                      <a:off x="0" y="0"/>
                      <a:ext cx="3698573" cy="2774134"/>
                    </a:xfrm>
                    <a:prstGeom prst="rect">
                      <a:avLst/>
                    </a:prstGeom>
                  </pic:spPr>
                </pic:pic>
              </a:graphicData>
            </a:graphic>
          </wp:inline>
        </w:drawing>
      </w:r>
    </w:p>
    <w:p w14:paraId="6289F486" w14:textId="77777777" w:rsidR="00790F7C" w:rsidRPr="00014FD9" w:rsidRDefault="00790F7C" w:rsidP="000A3020">
      <w:pPr>
        <w:jc w:val="both"/>
        <w:rPr>
          <w:rFonts w:ascii="Aptos" w:hAnsi="Aptos"/>
          <w:sz w:val="22"/>
          <w:szCs w:val="22"/>
        </w:rPr>
      </w:pPr>
    </w:p>
    <w:p w14:paraId="16C0AE18" w14:textId="70D921DF" w:rsidR="007E49F6" w:rsidRPr="00014FD9" w:rsidRDefault="00790F7C" w:rsidP="000A3020">
      <w:pPr>
        <w:jc w:val="both"/>
        <w:rPr>
          <w:rFonts w:ascii="Aptos" w:hAnsi="Aptos"/>
          <w:sz w:val="22"/>
          <w:szCs w:val="22"/>
        </w:rPr>
      </w:pPr>
      <w:r w:rsidRPr="00014FD9">
        <w:rPr>
          <w:rFonts w:ascii="Aptos" w:hAnsi="Aptos"/>
          <w:b/>
          <w:bCs/>
          <w:sz w:val="22"/>
          <w:szCs w:val="22"/>
        </w:rPr>
        <w:t>H</w:t>
      </w:r>
      <w:r w:rsidR="000F0F35" w:rsidRPr="00014FD9">
        <w:rPr>
          <w:rFonts w:ascii="Aptos" w:hAnsi="Aptos"/>
          <w:b/>
          <w:bCs/>
          <w:sz w:val="22"/>
          <w:szCs w:val="22"/>
        </w:rPr>
        <w:t xml:space="preserve">owever, innovation is not the sole driver of success; rather, it tends to flourish </w:t>
      </w:r>
      <w:r w:rsidR="004777C3" w:rsidRPr="00014FD9">
        <w:rPr>
          <w:rFonts w:ascii="Aptos" w:hAnsi="Aptos"/>
          <w:b/>
          <w:bCs/>
          <w:sz w:val="22"/>
          <w:szCs w:val="22"/>
        </w:rPr>
        <w:t xml:space="preserve">under </w:t>
      </w:r>
      <w:r w:rsidR="00D86434" w:rsidRPr="00014FD9">
        <w:rPr>
          <w:rFonts w:ascii="Aptos" w:hAnsi="Aptos"/>
          <w:b/>
          <w:bCs/>
          <w:sz w:val="22"/>
          <w:szCs w:val="22"/>
        </w:rPr>
        <w:t xml:space="preserve">the </w:t>
      </w:r>
      <w:r w:rsidR="004777C3" w:rsidRPr="00014FD9">
        <w:rPr>
          <w:rFonts w:ascii="Aptos" w:hAnsi="Aptos"/>
          <w:b/>
          <w:bCs/>
          <w:sz w:val="22"/>
          <w:szCs w:val="22"/>
        </w:rPr>
        <w:t>enabling conditions</w:t>
      </w:r>
      <w:r w:rsidR="00941786" w:rsidRPr="00014FD9">
        <w:rPr>
          <w:rFonts w:ascii="Aptos" w:hAnsi="Aptos"/>
          <w:b/>
          <w:bCs/>
          <w:sz w:val="22"/>
          <w:szCs w:val="22"/>
        </w:rPr>
        <w:t xml:space="preserve"> </w:t>
      </w:r>
      <w:r w:rsidR="0011284F" w:rsidRPr="00014FD9">
        <w:rPr>
          <w:rFonts w:ascii="Aptos" w:hAnsi="Aptos"/>
          <w:b/>
          <w:bCs/>
          <w:sz w:val="22"/>
          <w:szCs w:val="22"/>
        </w:rPr>
        <w:t xml:space="preserve">of well-managed projects </w:t>
      </w:r>
      <w:r w:rsidRPr="00014FD9">
        <w:rPr>
          <w:rFonts w:ascii="Aptos" w:hAnsi="Aptos"/>
          <w:b/>
          <w:bCs/>
          <w:sz w:val="22"/>
          <w:szCs w:val="22"/>
        </w:rPr>
        <w:t>(see</w:t>
      </w:r>
      <w:r w:rsidR="00941786" w:rsidRPr="00014FD9">
        <w:rPr>
          <w:rFonts w:ascii="Aptos" w:hAnsi="Aptos"/>
          <w:b/>
          <w:bCs/>
          <w:sz w:val="22"/>
          <w:szCs w:val="22"/>
        </w:rPr>
        <w:t xml:space="preserve"> </w:t>
      </w:r>
      <w:r w:rsidR="00553743" w:rsidRPr="00014FD9">
        <w:rPr>
          <w:rFonts w:ascii="Aptos" w:hAnsi="Aptos"/>
          <w:b/>
          <w:bCs/>
          <w:sz w:val="22"/>
          <w:szCs w:val="22"/>
        </w:rPr>
        <w:t>Appendix</w:t>
      </w:r>
      <w:r w:rsidR="00941786" w:rsidRPr="00014FD9">
        <w:rPr>
          <w:rFonts w:ascii="Aptos" w:hAnsi="Aptos"/>
          <w:b/>
          <w:bCs/>
          <w:sz w:val="22"/>
          <w:szCs w:val="22"/>
        </w:rPr>
        <w:t xml:space="preserve"> </w:t>
      </w:r>
      <w:r w:rsidR="00A541C7" w:rsidRPr="00014FD9">
        <w:rPr>
          <w:rFonts w:ascii="Aptos" w:hAnsi="Aptos"/>
          <w:b/>
          <w:bCs/>
          <w:sz w:val="22"/>
          <w:szCs w:val="22"/>
        </w:rPr>
        <w:t>E</w:t>
      </w:r>
      <w:r w:rsidRPr="00014FD9">
        <w:rPr>
          <w:rFonts w:ascii="Aptos" w:hAnsi="Aptos"/>
          <w:b/>
          <w:bCs/>
          <w:sz w:val="22"/>
          <w:szCs w:val="22"/>
        </w:rPr>
        <w:t>)</w:t>
      </w:r>
      <w:r w:rsidR="00C005CB" w:rsidRPr="00014FD9">
        <w:rPr>
          <w:rFonts w:ascii="Aptos" w:hAnsi="Aptos"/>
          <w:b/>
          <w:bCs/>
          <w:sz w:val="22"/>
          <w:szCs w:val="22"/>
        </w:rPr>
        <w:t>.</w:t>
      </w:r>
      <w:r w:rsidR="007E49F6" w:rsidRPr="00014FD9">
        <w:rPr>
          <w:rFonts w:ascii="Aptos" w:hAnsi="Aptos"/>
          <w:sz w:val="22"/>
          <w:szCs w:val="22"/>
        </w:rPr>
        <w:t xml:space="preserve"> </w:t>
      </w:r>
      <w:r w:rsidR="00D86434" w:rsidRPr="00014FD9">
        <w:rPr>
          <w:rFonts w:ascii="Aptos" w:hAnsi="Aptos"/>
          <w:sz w:val="22"/>
          <w:szCs w:val="22"/>
        </w:rPr>
        <w:t xml:space="preserve">This </w:t>
      </w:r>
      <w:r w:rsidR="0081050E" w:rsidRPr="00014FD9">
        <w:rPr>
          <w:rFonts w:ascii="Aptos" w:hAnsi="Aptos"/>
          <w:sz w:val="22"/>
          <w:szCs w:val="22"/>
        </w:rPr>
        <w:t xml:space="preserve">positive correlation suggests </w:t>
      </w:r>
      <w:r w:rsidR="007E49F6" w:rsidRPr="00014FD9">
        <w:rPr>
          <w:rFonts w:ascii="Aptos" w:hAnsi="Aptos"/>
          <w:sz w:val="22"/>
          <w:szCs w:val="22"/>
        </w:rPr>
        <w:t>that innovation is compatible with</w:t>
      </w:r>
      <w:r w:rsidR="00EE33EC" w:rsidRPr="00014FD9">
        <w:rPr>
          <w:rFonts w:ascii="Aptos" w:hAnsi="Aptos"/>
          <w:sz w:val="22"/>
          <w:szCs w:val="22"/>
        </w:rPr>
        <w:t>—</w:t>
      </w:r>
      <w:r w:rsidR="007E49F6" w:rsidRPr="00014FD9">
        <w:rPr>
          <w:rFonts w:ascii="Aptos" w:hAnsi="Aptos"/>
          <w:sz w:val="22"/>
          <w:szCs w:val="22"/>
        </w:rPr>
        <w:t>and may enhance</w:t>
      </w:r>
      <w:r w:rsidR="00EE33EC" w:rsidRPr="00014FD9">
        <w:rPr>
          <w:rFonts w:ascii="Aptos" w:hAnsi="Aptos"/>
          <w:sz w:val="22"/>
          <w:szCs w:val="22"/>
        </w:rPr>
        <w:t>—</w:t>
      </w:r>
      <w:r w:rsidR="00B96EB5" w:rsidRPr="00014FD9">
        <w:rPr>
          <w:rFonts w:ascii="Aptos" w:hAnsi="Aptos"/>
          <w:sz w:val="22"/>
          <w:szCs w:val="22"/>
        </w:rPr>
        <w:t>resul</w:t>
      </w:r>
      <w:r w:rsidR="0058436A" w:rsidRPr="00014FD9">
        <w:rPr>
          <w:rFonts w:ascii="Aptos" w:hAnsi="Aptos"/>
          <w:sz w:val="22"/>
          <w:szCs w:val="22"/>
        </w:rPr>
        <w:t>ts at scale</w:t>
      </w:r>
      <w:r w:rsidR="00C23330" w:rsidRPr="00014FD9">
        <w:rPr>
          <w:rFonts w:ascii="Aptos" w:hAnsi="Aptos"/>
          <w:sz w:val="22"/>
          <w:szCs w:val="22"/>
        </w:rPr>
        <w:t xml:space="preserve">. </w:t>
      </w:r>
      <w:r w:rsidR="00D86434" w:rsidRPr="00014FD9">
        <w:rPr>
          <w:rFonts w:ascii="Aptos" w:hAnsi="Aptos"/>
          <w:sz w:val="22"/>
          <w:szCs w:val="22"/>
        </w:rPr>
        <w:t>While i</w:t>
      </w:r>
      <w:r w:rsidR="007E49F6" w:rsidRPr="00014FD9">
        <w:rPr>
          <w:rFonts w:ascii="Aptos" w:hAnsi="Aptos"/>
          <w:sz w:val="22"/>
          <w:szCs w:val="22"/>
        </w:rPr>
        <w:t xml:space="preserve">nnovative projects </w:t>
      </w:r>
      <w:r w:rsidR="00D86434" w:rsidRPr="00014FD9">
        <w:rPr>
          <w:rFonts w:ascii="Aptos" w:hAnsi="Aptos"/>
          <w:sz w:val="22"/>
          <w:szCs w:val="22"/>
        </w:rPr>
        <w:t>can carry</w:t>
      </w:r>
      <w:r w:rsidR="007E49F6" w:rsidRPr="00014FD9">
        <w:rPr>
          <w:rFonts w:ascii="Aptos" w:hAnsi="Aptos"/>
          <w:sz w:val="22"/>
          <w:szCs w:val="22"/>
        </w:rPr>
        <w:t xml:space="preserve"> risks, the </w:t>
      </w:r>
      <w:r w:rsidR="0036046D" w:rsidRPr="00014FD9">
        <w:rPr>
          <w:rFonts w:ascii="Aptos" w:hAnsi="Aptos"/>
          <w:sz w:val="22"/>
          <w:szCs w:val="22"/>
        </w:rPr>
        <w:t>analytics</w:t>
      </w:r>
      <w:r w:rsidR="007E49F6" w:rsidRPr="00014FD9">
        <w:rPr>
          <w:rFonts w:ascii="Aptos" w:hAnsi="Aptos"/>
          <w:sz w:val="22"/>
          <w:szCs w:val="22"/>
        </w:rPr>
        <w:t xml:space="preserve"> indicate the rewards often outweigh the risks when innovations are implemented thoughtfully. </w:t>
      </w:r>
      <w:r w:rsidR="00D86434" w:rsidRPr="00014FD9">
        <w:rPr>
          <w:rFonts w:ascii="Aptos" w:hAnsi="Aptos"/>
          <w:sz w:val="22"/>
          <w:szCs w:val="22"/>
        </w:rPr>
        <w:t>Moreover, t</w:t>
      </w:r>
      <w:r w:rsidR="007E49F6" w:rsidRPr="00014FD9">
        <w:rPr>
          <w:rFonts w:ascii="Aptos" w:hAnsi="Aptos"/>
          <w:sz w:val="22"/>
          <w:szCs w:val="22"/>
        </w:rPr>
        <w:t xml:space="preserve">he positive trend in outcomes could also reflect </w:t>
      </w:r>
      <w:r w:rsidR="00D86434" w:rsidRPr="00014FD9">
        <w:rPr>
          <w:rFonts w:ascii="Aptos" w:hAnsi="Aptos"/>
          <w:sz w:val="22"/>
          <w:szCs w:val="22"/>
        </w:rPr>
        <w:t xml:space="preserve">that innovative projects </w:t>
      </w:r>
      <w:r w:rsidR="007E49F6" w:rsidRPr="00014FD9">
        <w:rPr>
          <w:rFonts w:ascii="Aptos" w:hAnsi="Aptos"/>
          <w:sz w:val="22"/>
          <w:szCs w:val="22"/>
        </w:rPr>
        <w:t>foster a culture of learning and problem-solving</w:t>
      </w:r>
      <w:r w:rsidR="00EE33EC" w:rsidRPr="00014FD9">
        <w:rPr>
          <w:rFonts w:ascii="Aptos" w:hAnsi="Aptos"/>
          <w:sz w:val="22"/>
          <w:szCs w:val="22"/>
        </w:rPr>
        <w:t xml:space="preserve"> that</w:t>
      </w:r>
      <w:r w:rsidR="007E49F6" w:rsidRPr="00014FD9">
        <w:rPr>
          <w:rFonts w:ascii="Aptos" w:hAnsi="Aptos"/>
          <w:sz w:val="22"/>
          <w:szCs w:val="22"/>
        </w:rPr>
        <w:t xml:space="preserve"> </w:t>
      </w:r>
      <w:r w:rsidR="00EE33EC" w:rsidRPr="00014FD9">
        <w:rPr>
          <w:rFonts w:ascii="Aptos" w:hAnsi="Aptos"/>
          <w:sz w:val="22"/>
          <w:szCs w:val="22"/>
        </w:rPr>
        <w:t>benefits</w:t>
      </w:r>
      <w:r w:rsidR="007E49F6" w:rsidRPr="00014FD9">
        <w:rPr>
          <w:rFonts w:ascii="Aptos" w:hAnsi="Aptos"/>
          <w:sz w:val="22"/>
          <w:szCs w:val="22"/>
        </w:rPr>
        <w:t xml:space="preserve"> implementation.</w:t>
      </w:r>
    </w:p>
    <w:p w14:paraId="0E464FE8" w14:textId="76BA39CB" w:rsidR="00844AD3" w:rsidRPr="00014FD9" w:rsidRDefault="00844AD3" w:rsidP="000A3020">
      <w:pPr>
        <w:jc w:val="both"/>
        <w:rPr>
          <w:rStyle w:val="Strong"/>
          <w:rFonts w:ascii="Aptos" w:hAnsi="Aptos"/>
          <w:sz w:val="22"/>
          <w:szCs w:val="22"/>
        </w:rPr>
      </w:pPr>
    </w:p>
    <w:p w14:paraId="21EB87B5" w14:textId="08FEF9BD" w:rsidR="006943BF" w:rsidRPr="00014FD9" w:rsidRDefault="009F38D2" w:rsidP="00591BE4">
      <w:pPr>
        <w:jc w:val="both"/>
        <w:rPr>
          <w:rFonts w:ascii="Aptos" w:hAnsi="Aptos"/>
          <w:sz w:val="22"/>
          <w:szCs w:val="22"/>
        </w:rPr>
      </w:pPr>
      <w:r w:rsidRPr="00014FD9">
        <w:rPr>
          <w:rStyle w:val="Strong"/>
          <w:rFonts w:ascii="Aptos" w:eastAsiaTheme="majorEastAsia" w:hAnsi="Aptos"/>
          <w:sz w:val="22"/>
          <w:szCs w:val="22"/>
        </w:rPr>
        <w:t>Controlled and disciplined experimentation is the primary driver of successful innovations.</w:t>
      </w:r>
      <w:r w:rsidRPr="00014FD9">
        <w:rPr>
          <w:rFonts w:ascii="Aptos" w:hAnsi="Aptos"/>
          <w:sz w:val="22"/>
          <w:szCs w:val="22"/>
        </w:rPr>
        <w:t xml:space="preserve"> </w:t>
      </w:r>
      <w:r w:rsidR="00CE5F87" w:rsidRPr="00014FD9">
        <w:rPr>
          <w:rFonts w:ascii="Aptos" w:hAnsi="Aptos"/>
          <w:sz w:val="22"/>
          <w:szCs w:val="22"/>
        </w:rPr>
        <w:t>Among High</w:t>
      </w:r>
      <w:r w:rsidR="003F5A5D" w:rsidRPr="00014FD9">
        <w:rPr>
          <w:rFonts w:ascii="Aptos" w:hAnsi="Aptos"/>
          <w:sz w:val="22"/>
          <w:szCs w:val="22"/>
        </w:rPr>
        <w:t xml:space="preserve"> </w:t>
      </w:r>
      <w:r w:rsidR="00B74CC2" w:rsidRPr="00014FD9">
        <w:rPr>
          <w:rFonts w:ascii="Aptos" w:hAnsi="Aptos"/>
          <w:sz w:val="22"/>
          <w:szCs w:val="22"/>
        </w:rPr>
        <w:t>+</w:t>
      </w:r>
      <w:r w:rsidR="002A4833" w:rsidRPr="00014FD9">
        <w:rPr>
          <w:rFonts w:ascii="Aptos" w:hAnsi="Aptos"/>
          <w:sz w:val="22"/>
          <w:szCs w:val="22"/>
        </w:rPr>
        <w:t xml:space="preserve"> </w:t>
      </w:r>
      <w:r w:rsidR="00CE5F87" w:rsidRPr="00014FD9">
        <w:rPr>
          <w:rFonts w:ascii="Aptos" w:hAnsi="Aptos"/>
          <w:sz w:val="22"/>
          <w:szCs w:val="22"/>
        </w:rPr>
        <w:t xml:space="preserve">Moderate innovation projects, </w:t>
      </w:r>
      <w:r w:rsidR="00803118" w:rsidRPr="00014FD9">
        <w:rPr>
          <w:rFonts w:ascii="Aptos" w:hAnsi="Aptos"/>
          <w:sz w:val="22"/>
          <w:szCs w:val="22"/>
        </w:rPr>
        <w:t>nearly half</w:t>
      </w:r>
      <w:r w:rsidR="00354176" w:rsidRPr="00014FD9">
        <w:rPr>
          <w:rFonts w:ascii="Aptos" w:hAnsi="Aptos"/>
          <w:sz w:val="22"/>
          <w:szCs w:val="22"/>
        </w:rPr>
        <w:t xml:space="preserve"> explicitly reference piloting and/or scaling</w:t>
      </w:r>
      <w:r w:rsidR="00705D85" w:rsidRPr="00014FD9">
        <w:rPr>
          <w:rFonts w:ascii="Aptos" w:hAnsi="Aptos"/>
          <w:sz w:val="22"/>
          <w:szCs w:val="22"/>
        </w:rPr>
        <w:t xml:space="preserve"> (Table 4.1)</w:t>
      </w:r>
      <w:r w:rsidR="00CE5F87" w:rsidRPr="00014FD9">
        <w:rPr>
          <w:rFonts w:ascii="Aptos" w:hAnsi="Aptos"/>
          <w:sz w:val="22"/>
          <w:szCs w:val="22"/>
        </w:rPr>
        <w:t xml:space="preserve"> This confirms that “learning while doing” is a dominant feature of innovative operations, though the depth of piloting discipline varies. </w:t>
      </w:r>
    </w:p>
    <w:p w14:paraId="03D04B66" w14:textId="77777777" w:rsidR="00790F7C" w:rsidRPr="00014FD9" w:rsidRDefault="00790F7C" w:rsidP="000A3020">
      <w:pPr>
        <w:jc w:val="both"/>
        <w:rPr>
          <w:rFonts w:ascii="Aptos" w:hAnsi="Aptos"/>
          <w:sz w:val="22"/>
          <w:szCs w:val="22"/>
        </w:rPr>
      </w:pPr>
    </w:p>
    <w:p w14:paraId="40BA225F" w14:textId="3E59F25F" w:rsidR="00045D64" w:rsidRPr="00014FD9" w:rsidRDefault="009F38D2" w:rsidP="00045D64">
      <w:pPr>
        <w:jc w:val="both"/>
        <w:rPr>
          <w:rFonts w:ascii="Aptos" w:hAnsi="Aptos"/>
          <w:sz w:val="22"/>
          <w:szCs w:val="22"/>
        </w:rPr>
      </w:pPr>
      <w:r w:rsidRPr="00014FD9">
        <w:rPr>
          <w:rFonts w:ascii="Aptos" w:hAnsi="Aptos"/>
          <w:b/>
          <w:bCs/>
          <w:sz w:val="22"/>
          <w:szCs w:val="22"/>
        </w:rPr>
        <w:t xml:space="preserve">Rigid project designs and </w:t>
      </w:r>
      <w:r w:rsidR="001C32C0" w:rsidRPr="00014FD9">
        <w:rPr>
          <w:rFonts w:ascii="Aptos" w:hAnsi="Aptos"/>
          <w:b/>
          <w:bCs/>
          <w:sz w:val="22"/>
          <w:szCs w:val="22"/>
        </w:rPr>
        <w:t xml:space="preserve">a </w:t>
      </w:r>
      <w:r w:rsidRPr="00014FD9">
        <w:rPr>
          <w:rFonts w:ascii="Aptos" w:hAnsi="Aptos"/>
          <w:b/>
          <w:bCs/>
          <w:sz w:val="22"/>
          <w:szCs w:val="22"/>
        </w:rPr>
        <w:t>failure to adapt during implementation reduce the effectiveness of innovations.</w:t>
      </w:r>
      <w:r w:rsidRPr="00014FD9">
        <w:rPr>
          <w:rFonts w:ascii="Aptos" w:hAnsi="Aptos"/>
          <w:sz w:val="22"/>
          <w:szCs w:val="22"/>
        </w:rPr>
        <w:t xml:space="preserve"> For </w:t>
      </w:r>
      <w:r w:rsidR="00445834" w:rsidRPr="00014FD9">
        <w:rPr>
          <w:rFonts w:ascii="Aptos" w:hAnsi="Aptos"/>
          <w:sz w:val="22"/>
          <w:szCs w:val="22"/>
        </w:rPr>
        <w:t xml:space="preserve">instance, in Chad, a public works project </w:t>
      </w:r>
      <w:r w:rsidRPr="00014FD9">
        <w:rPr>
          <w:rFonts w:ascii="Aptos" w:hAnsi="Aptos"/>
          <w:sz w:val="22"/>
          <w:szCs w:val="22"/>
        </w:rPr>
        <w:t xml:space="preserve">attempted a new implementation agency model but did not adjust its design after pilot difficulties, </w:t>
      </w:r>
      <w:r w:rsidR="001C32C0" w:rsidRPr="00014FD9">
        <w:rPr>
          <w:rFonts w:ascii="Aptos" w:hAnsi="Aptos"/>
          <w:sz w:val="22"/>
          <w:szCs w:val="22"/>
        </w:rPr>
        <w:t xml:space="preserve">ultimately </w:t>
      </w:r>
      <w:r w:rsidRPr="00014FD9">
        <w:rPr>
          <w:rFonts w:ascii="Aptos" w:hAnsi="Aptos"/>
          <w:sz w:val="22"/>
          <w:szCs w:val="22"/>
        </w:rPr>
        <w:t xml:space="preserve">leading to failure. Standard M&amp;E is often too high-level to capture results from innovations, and process evaluation and rapid evaluation methods are underutilized. Overreliance on </w:t>
      </w:r>
      <w:r w:rsidR="00A541C7" w:rsidRPr="00014FD9">
        <w:rPr>
          <w:rFonts w:ascii="Aptos" w:hAnsi="Aptos"/>
          <w:sz w:val="22"/>
          <w:szCs w:val="22"/>
        </w:rPr>
        <w:t xml:space="preserve">Randomized Controlled Trials </w:t>
      </w:r>
      <w:r w:rsidRPr="00014FD9">
        <w:rPr>
          <w:rFonts w:ascii="Aptos" w:hAnsi="Aptos"/>
          <w:sz w:val="22"/>
          <w:szCs w:val="22"/>
        </w:rPr>
        <w:t>can delay the adaptation and uptake of promising innovations.</w:t>
      </w:r>
    </w:p>
    <w:p w14:paraId="01C5D27B" w14:textId="42EC6E9C" w:rsidR="7D54D034" w:rsidRPr="00014FD9" w:rsidRDefault="7D54D034" w:rsidP="000A3020">
      <w:pPr>
        <w:jc w:val="both"/>
        <w:rPr>
          <w:rFonts w:ascii="Aptos" w:hAnsi="Aptos"/>
          <w:sz w:val="22"/>
          <w:szCs w:val="22"/>
        </w:rPr>
      </w:pPr>
    </w:p>
    <w:p w14:paraId="749F78C9" w14:textId="69E2601F" w:rsidR="00FC7339" w:rsidRPr="00014FD9" w:rsidRDefault="00E173F8"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b/>
          <w:bCs/>
          <w:color w:val="000000" w:themeColor="text1"/>
          <w:sz w:val="22"/>
          <w:szCs w:val="22"/>
        </w:rPr>
        <w:t xml:space="preserve">Innovation </w:t>
      </w:r>
      <w:r w:rsidR="0024664B" w:rsidRPr="00014FD9">
        <w:rPr>
          <w:rFonts w:ascii="Aptos" w:hAnsi="Aptos"/>
          <w:b/>
          <w:bCs/>
          <w:color w:val="000000" w:themeColor="text1"/>
          <w:sz w:val="22"/>
          <w:szCs w:val="22"/>
        </w:rPr>
        <w:t xml:space="preserve">design </w:t>
      </w:r>
      <w:r w:rsidR="009C7D9E" w:rsidRPr="00014FD9">
        <w:rPr>
          <w:rFonts w:ascii="Aptos" w:hAnsi="Aptos"/>
          <w:b/>
          <w:bCs/>
          <w:color w:val="000000" w:themeColor="text1"/>
          <w:sz w:val="22"/>
          <w:szCs w:val="22"/>
        </w:rPr>
        <w:t>is</w:t>
      </w:r>
      <w:r w:rsidR="0024664B" w:rsidRPr="00014FD9">
        <w:rPr>
          <w:rFonts w:ascii="Aptos" w:hAnsi="Aptos"/>
          <w:b/>
          <w:bCs/>
          <w:color w:val="000000" w:themeColor="text1"/>
          <w:sz w:val="22"/>
          <w:szCs w:val="22"/>
        </w:rPr>
        <w:t xml:space="preserve"> a careful balancing act: </w:t>
      </w:r>
      <w:r w:rsidR="001C32C0" w:rsidRPr="00014FD9">
        <w:rPr>
          <w:rFonts w:ascii="Aptos" w:hAnsi="Aptos"/>
          <w:b/>
          <w:bCs/>
          <w:color w:val="000000" w:themeColor="text1"/>
          <w:sz w:val="22"/>
          <w:szCs w:val="22"/>
        </w:rPr>
        <w:t xml:space="preserve">innovations must be </w:t>
      </w:r>
      <w:r w:rsidR="0024664B" w:rsidRPr="00014FD9">
        <w:rPr>
          <w:rFonts w:ascii="Aptos" w:hAnsi="Aptos"/>
          <w:b/>
          <w:bCs/>
          <w:color w:val="000000" w:themeColor="text1"/>
          <w:sz w:val="22"/>
          <w:szCs w:val="22"/>
        </w:rPr>
        <w:t>ambitio</w:t>
      </w:r>
      <w:r w:rsidR="001C32C0" w:rsidRPr="00014FD9">
        <w:rPr>
          <w:rFonts w:ascii="Aptos" w:hAnsi="Aptos"/>
          <w:b/>
          <w:bCs/>
          <w:color w:val="000000" w:themeColor="text1"/>
          <w:sz w:val="22"/>
          <w:szCs w:val="22"/>
        </w:rPr>
        <w:t>us enough</w:t>
      </w:r>
      <w:r w:rsidR="0024664B" w:rsidRPr="00014FD9">
        <w:rPr>
          <w:rFonts w:ascii="Aptos" w:hAnsi="Aptos"/>
          <w:b/>
          <w:bCs/>
          <w:color w:val="000000" w:themeColor="text1"/>
          <w:sz w:val="22"/>
          <w:szCs w:val="22"/>
        </w:rPr>
        <w:t xml:space="preserve"> to drive meaningful change, </w:t>
      </w:r>
      <w:r w:rsidR="001C32C0" w:rsidRPr="00014FD9">
        <w:rPr>
          <w:rFonts w:ascii="Aptos" w:hAnsi="Aptos"/>
          <w:b/>
          <w:bCs/>
          <w:color w:val="000000" w:themeColor="text1"/>
          <w:sz w:val="22"/>
          <w:szCs w:val="22"/>
        </w:rPr>
        <w:t>yet flexible enough</w:t>
      </w:r>
      <w:r w:rsidR="0024664B" w:rsidRPr="00014FD9">
        <w:rPr>
          <w:rFonts w:ascii="Aptos" w:hAnsi="Aptos"/>
          <w:b/>
          <w:bCs/>
          <w:color w:val="000000" w:themeColor="text1"/>
          <w:sz w:val="22"/>
          <w:szCs w:val="22"/>
        </w:rPr>
        <w:t xml:space="preserve"> </w:t>
      </w:r>
      <w:r w:rsidR="001C32C0" w:rsidRPr="00014FD9">
        <w:rPr>
          <w:rFonts w:ascii="Aptos" w:hAnsi="Aptos"/>
          <w:b/>
          <w:bCs/>
          <w:color w:val="000000" w:themeColor="text1"/>
          <w:sz w:val="22"/>
          <w:szCs w:val="22"/>
        </w:rPr>
        <w:t>to respond to</w:t>
      </w:r>
      <w:r w:rsidR="0024664B" w:rsidRPr="00014FD9">
        <w:rPr>
          <w:rFonts w:ascii="Aptos" w:hAnsi="Aptos"/>
          <w:b/>
          <w:bCs/>
          <w:color w:val="000000" w:themeColor="text1"/>
          <w:sz w:val="22"/>
          <w:szCs w:val="22"/>
        </w:rPr>
        <w:t xml:space="preserve"> challenges. </w:t>
      </w:r>
      <w:r w:rsidR="001C32C0" w:rsidRPr="00014FD9">
        <w:rPr>
          <w:rFonts w:ascii="Aptos" w:hAnsi="Aptos"/>
          <w:color w:val="000000" w:themeColor="text1"/>
          <w:sz w:val="22"/>
          <w:szCs w:val="22"/>
        </w:rPr>
        <w:t>When this balance is struck</w:t>
      </w:r>
      <w:r w:rsidR="0024664B" w:rsidRPr="00014FD9">
        <w:rPr>
          <w:rFonts w:ascii="Aptos" w:hAnsi="Aptos"/>
          <w:color w:val="000000" w:themeColor="text1"/>
          <w:sz w:val="22"/>
          <w:szCs w:val="22"/>
        </w:rPr>
        <w:t>, innovation becomes a positive force that improves project outcomes rather than undermines them.</w:t>
      </w:r>
      <w:r w:rsidR="009C7D9E" w:rsidRPr="00014FD9">
        <w:rPr>
          <w:rFonts w:ascii="Aptos" w:hAnsi="Aptos"/>
          <w:color w:val="000000" w:themeColor="text1"/>
          <w:sz w:val="22"/>
          <w:szCs w:val="22"/>
        </w:rPr>
        <w:t xml:space="preserve"> </w:t>
      </w:r>
      <w:r w:rsidR="00FC7339" w:rsidRPr="00014FD9">
        <w:rPr>
          <w:rFonts w:ascii="Aptos" w:hAnsi="Aptos"/>
          <w:color w:val="000000" w:themeColor="text1"/>
          <w:sz w:val="22"/>
          <w:szCs w:val="22"/>
        </w:rPr>
        <w:t>Innovations are not inherently beneficial by default</w:t>
      </w:r>
      <w:r w:rsidR="001C32C0" w:rsidRPr="00014FD9">
        <w:rPr>
          <w:rFonts w:ascii="Aptos" w:hAnsi="Aptos"/>
          <w:color w:val="000000" w:themeColor="text1"/>
          <w:sz w:val="22"/>
          <w:szCs w:val="22"/>
        </w:rPr>
        <w:t>: t</w:t>
      </w:r>
      <w:r w:rsidR="00FC7339" w:rsidRPr="00014FD9">
        <w:rPr>
          <w:rFonts w:ascii="Aptos" w:hAnsi="Aptos"/>
          <w:color w:val="000000" w:themeColor="text1"/>
          <w:sz w:val="22"/>
          <w:szCs w:val="22"/>
        </w:rPr>
        <w:t>he</w:t>
      </w:r>
      <w:r w:rsidR="001C32C0" w:rsidRPr="00014FD9">
        <w:rPr>
          <w:rFonts w:ascii="Aptos" w:hAnsi="Aptos"/>
          <w:color w:val="000000" w:themeColor="text1"/>
          <w:sz w:val="22"/>
          <w:szCs w:val="22"/>
        </w:rPr>
        <w:t>ir</w:t>
      </w:r>
      <w:r w:rsidR="00FC7339" w:rsidRPr="00014FD9">
        <w:rPr>
          <w:rFonts w:ascii="Aptos" w:hAnsi="Aptos"/>
          <w:color w:val="000000" w:themeColor="text1"/>
          <w:sz w:val="22"/>
          <w:szCs w:val="22"/>
        </w:rPr>
        <w:t xml:space="preserve"> success depends on embedding structured flexibility into project design to enable timely course corrections. Poorly designed or rigid innovations—such as skipping early pilot testing or locking into complex, multi-component plans—can damage the entire project, leading to stalled progress or failure. </w:t>
      </w:r>
      <w:r w:rsidR="000C6274" w:rsidRPr="00014FD9">
        <w:rPr>
          <w:rFonts w:ascii="Aptos" w:hAnsi="Aptos"/>
          <w:color w:val="000000" w:themeColor="text1"/>
          <w:sz w:val="22"/>
          <w:szCs w:val="22"/>
        </w:rPr>
        <w:t>I</w:t>
      </w:r>
      <w:r w:rsidR="00FC7339" w:rsidRPr="00014FD9">
        <w:rPr>
          <w:rFonts w:ascii="Aptos" w:hAnsi="Aptos"/>
          <w:color w:val="000000" w:themeColor="text1"/>
          <w:sz w:val="22"/>
          <w:szCs w:val="22"/>
        </w:rPr>
        <w:t xml:space="preserve">nnovation </w:t>
      </w:r>
      <w:r w:rsidR="000C6274" w:rsidRPr="00014FD9">
        <w:rPr>
          <w:rFonts w:ascii="Aptos" w:hAnsi="Aptos"/>
          <w:color w:val="000000" w:themeColor="text1"/>
          <w:sz w:val="22"/>
          <w:szCs w:val="22"/>
        </w:rPr>
        <w:t xml:space="preserve">always </w:t>
      </w:r>
      <w:r w:rsidR="00FC7339" w:rsidRPr="00014FD9">
        <w:rPr>
          <w:rFonts w:ascii="Aptos" w:hAnsi="Aptos"/>
          <w:color w:val="000000" w:themeColor="text1"/>
          <w:sz w:val="22"/>
          <w:szCs w:val="22"/>
        </w:rPr>
        <w:t>carries risks</w:t>
      </w:r>
      <w:r w:rsidR="001C32C0" w:rsidRPr="00014FD9">
        <w:rPr>
          <w:rFonts w:ascii="Aptos" w:hAnsi="Aptos"/>
          <w:color w:val="000000" w:themeColor="text1"/>
          <w:sz w:val="22"/>
          <w:szCs w:val="22"/>
        </w:rPr>
        <w:t>, so when it is</w:t>
      </w:r>
      <w:r w:rsidR="00FC7339" w:rsidRPr="00014FD9">
        <w:rPr>
          <w:rFonts w:ascii="Aptos" w:hAnsi="Aptos"/>
          <w:color w:val="000000" w:themeColor="text1"/>
          <w:sz w:val="22"/>
          <w:szCs w:val="22"/>
        </w:rPr>
        <w:t xml:space="preserve"> badly executed, it can be worse than maintaining the status quo. </w:t>
      </w:r>
      <w:r w:rsidR="001C32C0" w:rsidRPr="00014FD9">
        <w:rPr>
          <w:rFonts w:ascii="Aptos" w:hAnsi="Aptos"/>
          <w:color w:val="000000" w:themeColor="text1"/>
          <w:sz w:val="22"/>
          <w:szCs w:val="22"/>
        </w:rPr>
        <w:t>To mitigate this, i</w:t>
      </w:r>
      <w:r w:rsidR="00FC7339" w:rsidRPr="00014FD9">
        <w:rPr>
          <w:rFonts w:ascii="Aptos" w:hAnsi="Aptos"/>
          <w:color w:val="000000" w:themeColor="text1"/>
          <w:sz w:val="22"/>
          <w:szCs w:val="22"/>
        </w:rPr>
        <w:t>nnovations should be piloted on a small scale, incorporate real-time feedback, and maintain flexible mechanisms for adjustment without requiring full project restructuring.</w:t>
      </w:r>
    </w:p>
    <w:p w14:paraId="2DD497BF" w14:textId="77777777" w:rsidR="00045D64" w:rsidRPr="00014FD9" w:rsidRDefault="00045D64" w:rsidP="244FAC12">
      <w:pPr>
        <w:pStyle w:val="NormalWeb"/>
        <w:spacing w:before="0" w:beforeAutospacing="0" w:after="0" w:afterAutospacing="0"/>
        <w:jc w:val="both"/>
        <w:rPr>
          <w:rFonts w:ascii="Aptos" w:hAnsi="Aptos"/>
          <w:color w:val="000000" w:themeColor="text1"/>
          <w:sz w:val="22"/>
          <w:szCs w:val="22"/>
        </w:rPr>
      </w:pPr>
    </w:p>
    <w:p w14:paraId="2ECE4930" w14:textId="763DF3D4" w:rsidR="00742C94" w:rsidRPr="00014FD9" w:rsidRDefault="001C32C0"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b/>
          <w:bCs/>
          <w:color w:val="000000" w:themeColor="text1"/>
          <w:sz w:val="22"/>
          <w:szCs w:val="22"/>
        </w:rPr>
        <w:t>The f</w:t>
      </w:r>
      <w:r w:rsidR="00867C35" w:rsidRPr="00014FD9">
        <w:rPr>
          <w:rFonts w:ascii="Aptos" w:hAnsi="Aptos"/>
          <w:b/>
          <w:bCs/>
          <w:color w:val="000000" w:themeColor="text1"/>
          <w:sz w:val="22"/>
          <w:szCs w:val="22"/>
        </w:rPr>
        <w:t>it-for-purpose approach</w:t>
      </w:r>
      <w:r w:rsidR="006C26FE" w:rsidRPr="00014FD9">
        <w:rPr>
          <w:rFonts w:ascii="Aptos" w:hAnsi="Aptos"/>
          <w:b/>
          <w:bCs/>
          <w:color w:val="000000" w:themeColor="text1"/>
          <w:sz w:val="22"/>
          <w:szCs w:val="22"/>
        </w:rPr>
        <w:t xml:space="preserve"> </w:t>
      </w:r>
      <w:r w:rsidRPr="00014FD9">
        <w:rPr>
          <w:rFonts w:ascii="Aptos" w:hAnsi="Aptos"/>
          <w:b/>
          <w:bCs/>
          <w:color w:val="000000" w:themeColor="text1"/>
          <w:sz w:val="22"/>
          <w:szCs w:val="22"/>
        </w:rPr>
        <w:t xml:space="preserve">to innovations </w:t>
      </w:r>
      <w:r w:rsidR="006C26FE" w:rsidRPr="00014FD9">
        <w:rPr>
          <w:rFonts w:ascii="Aptos" w:hAnsi="Aptos"/>
          <w:b/>
          <w:bCs/>
          <w:color w:val="000000" w:themeColor="text1"/>
          <w:sz w:val="22"/>
          <w:szCs w:val="22"/>
        </w:rPr>
        <w:t>le</w:t>
      </w:r>
      <w:r w:rsidRPr="00014FD9">
        <w:rPr>
          <w:rFonts w:ascii="Aptos" w:hAnsi="Aptos"/>
          <w:b/>
          <w:bCs/>
          <w:color w:val="000000" w:themeColor="text1"/>
          <w:sz w:val="22"/>
          <w:szCs w:val="22"/>
        </w:rPr>
        <w:t>a</w:t>
      </w:r>
      <w:r w:rsidR="006C26FE" w:rsidRPr="00014FD9">
        <w:rPr>
          <w:rFonts w:ascii="Aptos" w:hAnsi="Aptos"/>
          <w:b/>
          <w:bCs/>
          <w:color w:val="000000" w:themeColor="text1"/>
          <w:sz w:val="22"/>
          <w:szCs w:val="22"/>
        </w:rPr>
        <w:t>d</w:t>
      </w:r>
      <w:r w:rsidRPr="00014FD9">
        <w:rPr>
          <w:rFonts w:ascii="Aptos" w:hAnsi="Aptos"/>
          <w:b/>
          <w:bCs/>
          <w:color w:val="000000" w:themeColor="text1"/>
          <w:sz w:val="22"/>
          <w:szCs w:val="22"/>
        </w:rPr>
        <w:t>s</w:t>
      </w:r>
      <w:r w:rsidR="006C26FE" w:rsidRPr="00014FD9">
        <w:rPr>
          <w:rFonts w:ascii="Aptos" w:hAnsi="Aptos"/>
          <w:b/>
          <w:bCs/>
          <w:color w:val="000000" w:themeColor="text1"/>
          <w:sz w:val="22"/>
          <w:szCs w:val="22"/>
        </w:rPr>
        <w:t xml:space="preserve"> to higher success rates</w:t>
      </w:r>
      <w:r w:rsidRPr="00014FD9">
        <w:rPr>
          <w:rFonts w:ascii="Aptos" w:hAnsi="Aptos"/>
          <w:b/>
          <w:bCs/>
          <w:color w:val="000000" w:themeColor="text1"/>
          <w:sz w:val="22"/>
          <w:szCs w:val="22"/>
        </w:rPr>
        <w:t>,</w:t>
      </w:r>
      <w:r w:rsidR="006C26FE" w:rsidRPr="00014FD9">
        <w:rPr>
          <w:rFonts w:ascii="Aptos" w:hAnsi="Aptos"/>
          <w:b/>
          <w:bCs/>
          <w:color w:val="000000" w:themeColor="text1"/>
          <w:sz w:val="22"/>
          <w:szCs w:val="22"/>
        </w:rPr>
        <w:t xml:space="preserve"> </w:t>
      </w:r>
      <w:r w:rsidR="00164008" w:rsidRPr="00014FD9">
        <w:rPr>
          <w:rFonts w:ascii="Aptos" w:hAnsi="Aptos"/>
          <w:b/>
          <w:bCs/>
          <w:color w:val="000000" w:themeColor="text1"/>
          <w:sz w:val="22"/>
          <w:szCs w:val="22"/>
        </w:rPr>
        <w:t>especially</w:t>
      </w:r>
      <w:r w:rsidR="00742C94" w:rsidRPr="00014FD9">
        <w:rPr>
          <w:rFonts w:ascii="Aptos" w:hAnsi="Aptos"/>
          <w:b/>
          <w:bCs/>
          <w:color w:val="000000" w:themeColor="text1"/>
          <w:sz w:val="22"/>
          <w:szCs w:val="22"/>
        </w:rPr>
        <w:t xml:space="preserve"> in </w:t>
      </w:r>
      <w:r w:rsidR="00B8793F" w:rsidRPr="00014FD9">
        <w:rPr>
          <w:rFonts w:ascii="Aptos" w:hAnsi="Aptos"/>
          <w:b/>
          <w:bCs/>
          <w:color w:val="000000" w:themeColor="text1"/>
          <w:sz w:val="22"/>
          <w:szCs w:val="22"/>
        </w:rPr>
        <w:t>FCS</w:t>
      </w:r>
      <w:r w:rsidR="006C26FE" w:rsidRPr="00014FD9">
        <w:rPr>
          <w:rFonts w:ascii="Aptos" w:hAnsi="Aptos"/>
          <w:b/>
          <w:bCs/>
          <w:color w:val="000000" w:themeColor="text1"/>
          <w:sz w:val="22"/>
          <w:szCs w:val="22"/>
        </w:rPr>
        <w:t xml:space="preserve"> where the </w:t>
      </w:r>
      <w:r w:rsidR="0045752D" w:rsidRPr="00014FD9">
        <w:rPr>
          <w:rFonts w:ascii="Aptos" w:hAnsi="Aptos"/>
          <w:b/>
          <w:bCs/>
          <w:color w:val="000000" w:themeColor="text1"/>
          <w:sz w:val="22"/>
          <w:szCs w:val="22"/>
        </w:rPr>
        <w:t xml:space="preserve">design often </w:t>
      </w:r>
      <w:r w:rsidRPr="00014FD9">
        <w:rPr>
          <w:rFonts w:ascii="Aptos" w:hAnsi="Aptos"/>
          <w:b/>
          <w:bCs/>
          <w:color w:val="000000" w:themeColor="text1"/>
          <w:sz w:val="22"/>
          <w:szCs w:val="22"/>
        </w:rPr>
        <w:t>must</w:t>
      </w:r>
      <w:r w:rsidR="0045752D" w:rsidRPr="00014FD9">
        <w:rPr>
          <w:rFonts w:ascii="Aptos" w:hAnsi="Aptos"/>
          <w:b/>
          <w:bCs/>
          <w:color w:val="000000" w:themeColor="text1"/>
          <w:sz w:val="22"/>
          <w:szCs w:val="22"/>
        </w:rPr>
        <w:t xml:space="preserve"> be simplified and adjusted</w:t>
      </w:r>
      <w:r w:rsidR="0020791B" w:rsidRPr="00014FD9">
        <w:rPr>
          <w:rFonts w:ascii="Aptos" w:hAnsi="Aptos"/>
          <w:b/>
          <w:bCs/>
          <w:color w:val="000000" w:themeColor="text1"/>
          <w:sz w:val="22"/>
          <w:szCs w:val="22"/>
        </w:rPr>
        <w:t xml:space="preserve"> </w:t>
      </w:r>
      <w:r w:rsidR="001410DE" w:rsidRPr="00014FD9">
        <w:rPr>
          <w:rFonts w:ascii="Aptos" w:hAnsi="Aptos"/>
          <w:b/>
          <w:bCs/>
          <w:color w:val="000000" w:themeColor="text1"/>
          <w:sz w:val="22"/>
          <w:szCs w:val="22"/>
        </w:rPr>
        <w:t>to local context</w:t>
      </w:r>
      <w:r w:rsidR="00742C94" w:rsidRPr="00014FD9">
        <w:rPr>
          <w:rFonts w:ascii="Aptos" w:hAnsi="Aptos"/>
          <w:b/>
          <w:bCs/>
          <w:color w:val="000000" w:themeColor="text1"/>
          <w:sz w:val="22"/>
          <w:szCs w:val="22"/>
        </w:rPr>
        <w:t>.</w:t>
      </w:r>
      <w:r w:rsidR="00742C94" w:rsidRPr="00014FD9">
        <w:rPr>
          <w:rFonts w:ascii="Aptos" w:hAnsi="Aptos"/>
          <w:color w:val="000000" w:themeColor="text1"/>
          <w:sz w:val="22"/>
          <w:szCs w:val="22"/>
        </w:rPr>
        <w:t xml:space="preserve"> One portfolio review </w:t>
      </w:r>
      <w:r w:rsidRPr="00014FD9">
        <w:rPr>
          <w:rFonts w:ascii="Aptos" w:hAnsi="Aptos"/>
          <w:color w:val="000000" w:themeColor="text1"/>
          <w:sz w:val="22"/>
          <w:szCs w:val="22"/>
        </w:rPr>
        <w:t xml:space="preserve">found </w:t>
      </w:r>
      <w:r w:rsidR="00742C94" w:rsidRPr="00014FD9">
        <w:rPr>
          <w:rFonts w:ascii="Aptos" w:hAnsi="Aptos"/>
          <w:color w:val="000000" w:themeColor="text1"/>
          <w:sz w:val="22"/>
          <w:szCs w:val="22"/>
        </w:rPr>
        <w:t>that projects in FCS that tried complex designs struggled, whereas those with a narrow focus and clear, simple innovation</w:t>
      </w:r>
      <w:r w:rsidRPr="00014FD9">
        <w:rPr>
          <w:rFonts w:ascii="Aptos" w:hAnsi="Aptos"/>
          <w:color w:val="000000" w:themeColor="text1"/>
          <w:sz w:val="22"/>
          <w:szCs w:val="22"/>
        </w:rPr>
        <w:t xml:space="preserve"> performed better, such as</w:t>
      </w:r>
      <w:r w:rsidR="00742C94" w:rsidRPr="00014FD9">
        <w:rPr>
          <w:rFonts w:ascii="Aptos" w:hAnsi="Aptos"/>
          <w:color w:val="000000" w:themeColor="text1"/>
          <w:sz w:val="22"/>
          <w:szCs w:val="22"/>
        </w:rPr>
        <w:t xml:space="preserve"> cash-for-work programs using mobile payments. </w:t>
      </w:r>
      <w:r w:rsidRPr="00014FD9">
        <w:rPr>
          <w:rFonts w:ascii="Aptos" w:hAnsi="Aptos"/>
          <w:color w:val="000000" w:themeColor="text1"/>
          <w:sz w:val="22"/>
          <w:szCs w:val="22"/>
        </w:rPr>
        <w:t>F</w:t>
      </w:r>
      <w:r w:rsidR="00742C94" w:rsidRPr="00014FD9">
        <w:rPr>
          <w:rFonts w:ascii="Aptos" w:hAnsi="Aptos"/>
          <w:color w:val="000000" w:themeColor="text1"/>
          <w:sz w:val="22"/>
          <w:szCs w:val="22"/>
        </w:rPr>
        <w:t>lexibility is paramount. Internally, this requires streamlined procedures (</w:t>
      </w:r>
      <w:r w:rsidRPr="00014FD9">
        <w:rPr>
          <w:rFonts w:ascii="Aptos" w:hAnsi="Aptos"/>
          <w:color w:val="000000" w:themeColor="text1"/>
          <w:sz w:val="22"/>
          <w:szCs w:val="22"/>
        </w:rPr>
        <w:t xml:space="preserve">e.g., </w:t>
      </w:r>
      <w:r w:rsidR="00742C94" w:rsidRPr="00014FD9">
        <w:rPr>
          <w:rFonts w:ascii="Aptos" w:hAnsi="Aptos"/>
          <w:color w:val="000000" w:themeColor="text1"/>
          <w:sz w:val="22"/>
          <w:szCs w:val="22"/>
        </w:rPr>
        <w:t>fast-track approvals, simplified procurement) and empowered field teams to make decisions.</w:t>
      </w:r>
      <w:r w:rsidR="00FC61ED" w:rsidRPr="00014FD9">
        <w:rPr>
          <w:rFonts w:ascii="Aptos" w:hAnsi="Aptos"/>
          <w:color w:val="000000" w:themeColor="text1"/>
          <w:sz w:val="22"/>
          <w:szCs w:val="22"/>
        </w:rPr>
        <w:t xml:space="preserve"> </w:t>
      </w:r>
      <w:r w:rsidRPr="00014FD9">
        <w:rPr>
          <w:rFonts w:ascii="Aptos" w:hAnsi="Aptos"/>
          <w:color w:val="000000" w:themeColor="text1"/>
          <w:sz w:val="22"/>
          <w:szCs w:val="22"/>
        </w:rPr>
        <w:t>In o</w:t>
      </w:r>
      <w:r w:rsidR="00FC61ED" w:rsidRPr="00014FD9">
        <w:rPr>
          <w:rFonts w:ascii="Aptos" w:hAnsi="Aptos"/>
          <w:color w:val="000000" w:themeColor="text1"/>
          <w:sz w:val="22"/>
          <w:szCs w:val="22"/>
        </w:rPr>
        <w:t>ne FCS lesson</w:t>
      </w:r>
      <w:r w:rsidRPr="00014FD9">
        <w:rPr>
          <w:rFonts w:ascii="Aptos" w:hAnsi="Aptos"/>
          <w:color w:val="000000" w:themeColor="text1"/>
          <w:sz w:val="22"/>
          <w:szCs w:val="22"/>
        </w:rPr>
        <w:t>,</w:t>
      </w:r>
      <w:r w:rsidR="00FC61ED" w:rsidRPr="00014FD9">
        <w:rPr>
          <w:rFonts w:ascii="Aptos" w:hAnsi="Aptos"/>
          <w:color w:val="000000" w:themeColor="text1"/>
          <w:sz w:val="22"/>
          <w:szCs w:val="22"/>
        </w:rPr>
        <w:t xml:space="preserve"> independent verification </w:t>
      </w:r>
      <w:proofErr w:type="gramStart"/>
      <w:r w:rsidR="00FC61ED" w:rsidRPr="00014FD9">
        <w:rPr>
          <w:rFonts w:ascii="Aptos" w:hAnsi="Aptos"/>
          <w:color w:val="000000" w:themeColor="text1"/>
          <w:sz w:val="22"/>
          <w:szCs w:val="22"/>
        </w:rPr>
        <w:t>agents maintain</w:t>
      </w:r>
      <w:r w:rsidRPr="00014FD9">
        <w:rPr>
          <w:rFonts w:ascii="Aptos" w:hAnsi="Aptos"/>
          <w:color w:val="000000" w:themeColor="text1"/>
          <w:sz w:val="22"/>
          <w:szCs w:val="22"/>
        </w:rPr>
        <w:t>ed</w:t>
      </w:r>
      <w:proofErr w:type="gramEnd"/>
      <w:r w:rsidR="00FC61ED" w:rsidRPr="00014FD9">
        <w:rPr>
          <w:rFonts w:ascii="Aptos" w:hAnsi="Aptos"/>
          <w:color w:val="000000" w:themeColor="text1"/>
          <w:sz w:val="22"/>
          <w:szCs w:val="22"/>
        </w:rPr>
        <w:t xml:space="preserve"> oversight in insecure areas, which enabled the project to experiment with community grants while satisfying fiduciary standards. </w:t>
      </w:r>
    </w:p>
    <w:p w14:paraId="79C9DD1A" w14:textId="38DBCA3B" w:rsidR="7D54D034" w:rsidRPr="00014FD9" w:rsidRDefault="7D54D034" w:rsidP="244FAC12">
      <w:pPr>
        <w:pStyle w:val="NormalWeb"/>
        <w:spacing w:before="0" w:beforeAutospacing="0" w:after="0" w:afterAutospacing="0"/>
        <w:jc w:val="both"/>
        <w:rPr>
          <w:rFonts w:ascii="Aptos" w:hAnsi="Aptos"/>
          <w:b/>
          <w:bCs/>
          <w:color w:val="000000" w:themeColor="text1"/>
          <w:sz w:val="22"/>
          <w:szCs w:val="22"/>
        </w:rPr>
      </w:pPr>
    </w:p>
    <w:p w14:paraId="45F33886" w14:textId="39A6EAB5" w:rsidR="00C76DF6" w:rsidRPr="00014FD9" w:rsidRDefault="00DA5D74"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b/>
          <w:bCs/>
          <w:color w:val="000000" w:themeColor="text1"/>
          <w:sz w:val="22"/>
          <w:szCs w:val="22"/>
        </w:rPr>
        <w:t>Innovation risk</w:t>
      </w:r>
      <w:r w:rsidR="001C32C0" w:rsidRPr="00014FD9">
        <w:rPr>
          <w:rFonts w:ascii="Aptos" w:hAnsi="Aptos"/>
          <w:b/>
          <w:bCs/>
          <w:color w:val="000000" w:themeColor="text1"/>
          <w:sz w:val="22"/>
          <w:szCs w:val="22"/>
        </w:rPr>
        <w:t>s are amplified</w:t>
      </w:r>
      <w:r w:rsidRPr="00014FD9">
        <w:rPr>
          <w:rFonts w:ascii="Aptos" w:hAnsi="Aptos"/>
          <w:b/>
          <w:bCs/>
          <w:color w:val="000000" w:themeColor="text1"/>
          <w:sz w:val="22"/>
          <w:szCs w:val="22"/>
        </w:rPr>
        <w:t xml:space="preserve"> in FCS.</w:t>
      </w:r>
      <w:r w:rsidRPr="00014FD9">
        <w:rPr>
          <w:rFonts w:ascii="Aptos" w:hAnsi="Aptos"/>
          <w:color w:val="000000" w:themeColor="text1"/>
          <w:sz w:val="22"/>
          <w:szCs w:val="22"/>
        </w:rPr>
        <w:t xml:space="preserve"> </w:t>
      </w:r>
      <w:r w:rsidR="00D53991" w:rsidRPr="00014FD9">
        <w:rPr>
          <w:rFonts w:ascii="Aptos" w:hAnsi="Aptos"/>
          <w:color w:val="000000" w:themeColor="text1"/>
          <w:sz w:val="22"/>
          <w:szCs w:val="22"/>
          <w:lang w:val="en-GB"/>
        </w:rPr>
        <w:t>Fragility</w:t>
      </w:r>
      <w:r w:rsidR="00910292" w:rsidRPr="00014FD9">
        <w:rPr>
          <w:rFonts w:ascii="Aptos" w:hAnsi="Aptos"/>
          <w:color w:val="000000" w:themeColor="text1"/>
          <w:sz w:val="22"/>
          <w:szCs w:val="22"/>
          <w:lang w:val="en-GB"/>
        </w:rPr>
        <w:t xml:space="preserve"> and conflict contexts</w:t>
      </w:r>
      <w:r w:rsidRPr="00014FD9">
        <w:rPr>
          <w:rFonts w:ascii="Aptos" w:hAnsi="Aptos"/>
          <w:color w:val="000000" w:themeColor="text1"/>
          <w:sz w:val="22"/>
          <w:szCs w:val="22"/>
          <w:lang w:val="en-GB"/>
        </w:rPr>
        <w:t xml:space="preserve"> may </w:t>
      </w:r>
      <w:r w:rsidR="001C32C0" w:rsidRPr="00014FD9">
        <w:rPr>
          <w:rFonts w:ascii="Aptos" w:hAnsi="Aptos"/>
          <w:color w:val="000000" w:themeColor="text1"/>
          <w:sz w:val="22"/>
          <w:szCs w:val="22"/>
          <w:lang w:val="en-GB"/>
        </w:rPr>
        <w:t xml:space="preserve">give </w:t>
      </w:r>
      <w:r w:rsidRPr="00014FD9">
        <w:rPr>
          <w:rFonts w:ascii="Aptos" w:hAnsi="Aptos"/>
          <w:color w:val="000000" w:themeColor="text1"/>
          <w:sz w:val="22"/>
          <w:szCs w:val="22"/>
          <w:lang w:val="en-GB"/>
        </w:rPr>
        <w:t xml:space="preserve">the sense that the </w:t>
      </w:r>
      <w:r w:rsidR="001C32C0" w:rsidRPr="00014FD9">
        <w:rPr>
          <w:rFonts w:ascii="Aptos" w:hAnsi="Aptos"/>
          <w:color w:val="000000" w:themeColor="text1"/>
          <w:sz w:val="22"/>
          <w:szCs w:val="22"/>
          <w:lang w:val="en-GB"/>
        </w:rPr>
        <w:t>“</w:t>
      </w:r>
      <w:r w:rsidRPr="00014FD9">
        <w:rPr>
          <w:rFonts w:ascii="Aptos" w:hAnsi="Aptos"/>
          <w:color w:val="000000" w:themeColor="text1"/>
          <w:sz w:val="22"/>
          <w:szCs w:val="22"/>
          <w:lang w:val="en-GB"/>
        </w:rPr>
        <w:t>risk budget</w:t>
      </w:r>
      <w:r w:rsidR="001C32C0" w:rsidRPr="00014FD9">
        <w:rPr>
          <w:rFonts w:ascii="Aptos" w:hAnsi="Aptos"/>
          <w:color w:val="000000" w:themeColor="text1"/>
          <w:sz w:val="22"/>
          <w:szCs w:val="22"/>
          <w:lang w:val="en-GB"/>
        </w:rPr>
        <w:t>”</w:t>
      </w:r>
      <w:r w:rsidRPr="00014FD9">
        <w:rPr>
          <w:rFonts w:ascii="Aptos" w:hAnsi="Aptos"/>
          <w:color w:val="000000" w:themeColor="text1"/>
          <w:sz w:val="22"/>
          <w:szCs w:val="22"/>
          <w:lang w:val="en-GB"/>
        </w:rPr>
        <w:t xml:space="preserve"> is already </w:t>
      </w:r>
      <w:r w:rsidR="001C32C0" w:rsidRPr="00014FD9">
        <w:rPr>
          <w:rFonts w:ascii="Aptos" w:hAnsi="Aptos"/>
          <w:color w:val="000000" w:themeColor="text1"/>
          <w:sz w:val="22"/>
          <w:szCs w:val="22"/>
          <w:lang w:val="en-GB"/>
        </w:rPr>
        <w:t xml:space="preserve">exhausted, leaving little </w:t>
      </w:r>
      <w:r w:rsidRPr="00014FD9">
        <w:rPr>
          <w:rFonts w:ascii="Aptos" w:hAnsi="Aptos"/>
          <w:color w:val="000000" w:themeColor="text1"/>
          <w:sz w:val="22"/>
          <w:szCs w:val="22"/>
          <w:lang w:val="en-GB"/>
        </w:rPr>
        <w:t xml:space="preserve">space </w:t>
      </w:r>
      <w:r w:rsidR="001C32C0" w:rsidRPr="00014FD9">
        <w:rPr>
          <w:rFonts w:ascii="Aptos" w:hAnsi="Aptos"/>
          <w:color w:val="000000" w:themeColor="text1"/>
          <w:sz w:val="22"/>
          <w:szCs w:val="22"/>
          <w:lang w:val="en-GB"/>
        </w:rPr>
        <w:t>for</w:t>
      </w:r>
      <w:r w:rsidRPr="00014FD9">
        <w:rPr>
          <w:rFonts w:ascii="Aptos" w:hAnsi="Aptos"/>
          <w:color w:val="000000" w:themeColor="text1"/>
          <w:sz w:val="22"/>
          <w:szCs w:val="22"/>
          <w:lang w:val="en-GB"/>
        </w:rPr>
        <w:t xml:space="preserve"> innovation. </w:t>
      </w:r>
      <w:r w:rsidR="001C32C0" w:rsidRPr="00014FD9">
        <w:rPr>
          <w:rFonts w:ascii="Aptos" w:hAnsi="Aptos"/>
          <w:color w:val="000000" w:themeColor="text1"/>
          <w:sz w:val="22"/>
          <w:szCs w:val="22"/>
          <w:lang w:val="en-GB"/>
        </w:rPr>
        <w:t>Yet h</w:t>
      </w:r>
      <w:proofErr w:type="spellStart"/>
      <w:r w:rsidR="009F38D2" w:rsidRPr="00014FD9">
        <w:rPr>
          <w:rFonts w:ascii="Aptos" w:hAnsi="Aptos"/>
          <w:sz w:val="22"/>
          <w:szCs w:val="22"/>
        </w:rPr>
        <w:t>igh</w:t>
      </w:r>
      <w:proofErr w:type="spellEnd"/>
      <w:r w:rsidR="009F38D2" w:rsidRPr="00014FD9">
        <w:rPr>
          <w:rFonts w:ascii="Aptos" w:hAnsi="Aptos"/>
          <w:sz w:val="22"/>
          <w:szCs w:val="22"/>
        </w:rPr>
        <w:t xml:space="preserve">-performing innovation projects embed de-risking measures that include </w:t>
      </w:r>
      <w:r w:rsidR="001C32C0" w:rsidRPr="00014FD9">
        <w:rPr>
          <w:rFonts w:ascii="Aptos" w:hAnsi="Aptos"/>
          <w:sz w:val="22"/>
          <w:szCs w:val="22"/>
        </w:rPr>
        <w:t xml:space="preserve">integrating </w:t>
      </w:r>
      <w:r w:rsidR="009F38D2" w:rsidRPr="00014FD9">
        <w:rPr>
          <w:rFonts w:ascii="Aptos" w:hAnsi="Aptos"/>
          <w:sz w:val="22"/>
          <w:szCs w:val="22"/>
        </w:rPr>
        <w:t xml:space="preserve">innovative pilots into larger components, </w:t>
      </w:r>
      <w:r w:rsidR="001C32C0" w:rsidRPr="00014FD9">
        <w:rPr>
          <w:rFonts w:ascii="Aptos" w:hAnsi="Aptos"/>
          <w:sz w:val="22"/>
          <w:szCs w:val="22"/>
        </w:rPr>
        <w:t xml:space="preserve">using </w:t>
      </w:r>
      <w:r w:rsidR="009F38D2" w:rsidRPr="00014FD9">
        <w:rPr>
          <w:rFonts w:ascii="Aptos" w:hAnsi="Aptos"/>
          <w:sz w:val="22"/>
          <w:szCs w:val="22"/>
        </w:rPr>
        <w:t xml:space="preserve">gradual iterations from local or sector-specific pilots to systemwide changes, </w:t>
      </w:r>
      <w:r w:rsidR="001C32C0" w:rsidRPr="00014FD9">
        <w:rPr>
          <w:rFonts w:ascii="Aptos" w:hAnsi="Aptos"/>
          <w:sz w:val="22"/>
          <w:szCs w:val="22"/>
        </w:rPr>
        <w:t xml:space="preserve">and developing local </w:t>
      </w:r>
      <w:r w:rsidR="009F38D2" w:rsidRPr="00014FD9">
        <w:rPr>
          <w:rFonts w:ascii="Aptos" w:hAnsi="Aptos"/>
          <w:sz w:val="22"/>
          <w:szCs w:val="22"/>
        </w:rPr>
        <w:t>engagement and capacity</w:t>
      </w:r>
      <w:r w:rsidR="00C76DF6" w:rsidRPr="00014FD9">
        <w:rPr>
          <w:rFonts w:ascii="Aptos" w:hAnsi="Aptos"/>
          <w:color w:val="000000" w:themeColor="text1"/>
          <w:sz w:val="22"/>
          <w:szCs w:val="22"/>
        </w:rPr>
        <w:t>.</w:t>
      </w:r>
    </w:p>
    <w:p w14:paraId="26134503" w14:textId="77777777" w:rsidR="00045D64" w:rsidRPr="00014FD9" w:rsidRDefault="00045D64" w:rsidP="244FAC12">
      <w:pPr>
        <w:pStyle w:val="NormalWeb"/>
        <w:spacing w:before="0" w:beforeAutospacing="0" w:after="0" w:afterAutospacing="0"/>
        <w:jc w:val="both"/>
        <w:rPr>
          <w:rFonts w:ascii="Aptos" w:hAnsi="Aptos"/>
          <w:sz w:val="22"/>
          <w:szCs w:val="22"/>
        </w:rPr>
      </w:pPr>
    </w:p>
    <w:p w14:paraId="0BF7DB08" w14:textId="54F56E48" w:rsidR="009A19F4" w:rsidRPr="00014FD9" w:rsidRDefault="009A19F4" w:rsidP="00B94645">
      <w:pPr>
        <w:pStyle w:val="Heading2"/>
        <w:numPr>
          <w:ilvl w:val="0"/>
          <w:numId w:val="107"/>
        </w:numPr>
        <w:rPr>
          <w:rFonts w:ascii="Aptos" w:hAnsi="Aptos"/>
        </w:rPr>
      </w:pPr>
      <w:bookmarkStart w:id="98" w:name="_Toc212189899"/>
      <w:bookmarkStart w:id="99" w:name="_Toc215657597"/>
      <w:bookmarkStart w:id="100" w:name="_Toc222450697"/>
      <w:r w:rsidRPr="00014FD9">
        <w:rPr>
          <w:rFonts w:ascii="Aptos" w:hAnsi="Aptos"/>
        </w:rPr>
        <w:t>Contextual and Participatory Drivers of Innovation</w:t>
      </w:r>
      <w:bookmarkEnd w:id="98"/>
      <w:bookmarkEnd w:id="99"/>
      <w:bookmarkEnd w:id="100"/>
    </w:p>
    <w:p w14:paraId="5E697774" w14:textId="465246B7" w:rsidR="00354176" w:rsidRPr="00014FD9" w:rsidRDefault="001C32C0" w:rsidP="244FAC12">
      <w:pPr>
        <w:pStyle w:val="NormalWeb"/>
        <w:spacing w:before="0" w:beforeAutospacing="0" w:after="0" w:afterAutospacing="0"/>
        <w:jc w:val="both"/>
        <w:rPr>
          <w:rFonts w:ascii="Aptos" w:hAnsi="Aptos"/>
          <w:sz w:val="22"/>
          <w:szCs w:val="22"/>
        </w:rPr>
      </w:pPr>
      <w:r w:rsidRPr="00014FD9">
        <w:rPr>
          <w:rFonts w:ascii="Aptos" w:hAnsi="Aptos"/>
          <w:b/>
          <w:bCs/>
          <w:sz w:val="22"/>
          <w:szCs w:val="22"/>
        </w:rPr>
        <w:t xml:space="preserve">Without </w:t>
      </w:r>
      <w:r w:rsidR="00354176" w:rsidRPr="00014FD9">
        <w:rPr>
          <w:rFonts w:ascii="Aptos" w:hAnsi="Aptos"/>
          <w:b/>
          <w:bCs/>
          <w:sz w:val="22"/>
          <w:szCs w:val="22"/>
        </w:rPr>
        <w:t>contextualization, even well-designed innovations can struggle to gain traction and fail to scale</w:t>
      </w:r>
      <w:r w:rsidR="00413842" w:rsidRPr="00014FD9">
        <w:rPr>
          <w:rFonts w:ascii="Aptos" w:hAnsi="Aptos"/>
          <w:b/>
          <w:bCs/>
          <w:sz w:val="22"/>
          <w:szCs w:val="22"/>
        </w:rPr>
        <w:t xml:space="preserve">. </w:t>
      </w:r>
      <w:r w:rsidR="00413842" w:rsidRPr="00014FD9">
        <w:rPr>
          <w:rFonts w:ascii="Aptos" w:hAnsi="Aptos"/>
          <w:sz w:val="22"/>
          <w:szCs w:val="22"/>
        </w:rPr>
        <w:t>Among th</w:t>
      </w:r>
      <w:r w:rsidR="00D3793E" w:rsidRPr="00014FD9">
        <w:rPr>
          <w:rFonts w:ascii="Aptos" w:hAnsi="Aptos"/>
          <w:sz w:val="22"/>
          <w:szCs w:val="22"/>
        </w:rPr>
        <w:t>e innovative projects in the dataset, only 2</w:t>
      </w:r>
      <w:r w:rsidR="00BB6218" w:rsidRPr="00014FD9">
        <w:rPr>
          <w:rFonts w:ascii="Aptos" w:hAnsi="Aptos"/>
          <w:sz w:val="22"/>
          <w:szCs w:val="22"/>
        </w:rPr>
        <w:t xml:space="preserve">6 percent mentioned piloting in the local context </w:t>
      </w:r>
      <w:r w:rsidR="00BB6218" w:rsidRPr="00014FD9">
        <w:rPr>
          <w:rFonts w:ascii="Aptos" w:hAnsi="Aptos"/>
          <w:i/>
          <w:iCs/>
          <w:sz w:val="22"/>
          <w:szCs w:val="22"/>
        </w:rPr>
        <w:t>and</w:t>
      </w:r>
      <w:r w:rsidR="00BB6218" w:rsidRPr="00014FD9">
        <w:rPr>
          <w:rFonts w:ascii="Aptos" w:hAnsi="Aptos"/>
          <w:sz w:val="22"/>
          <w:szCs w:val="22"/>
        </w:rPr>
        <w:t xml:space="preserve"> explicit scale-up and 21 percent mentioned </w:t>
      </w:r>
      <w:r w:rsidR="00994942" w:rsidRPr="00014FD9">
        <w:rPr>
          <w:rFonts w:ascii="Aptos" w:hAnsi="Aptos"/>
          <w:sz w:val="22"/>
          <w:szCs w:val="22"/>
        </w:rPr>
        <w:t>piloting or adaptation to the local context but no scale-up</w:t>
      </w:r>
      <w:r w:rsidR="0064016C" w:rsidRPr="00014FD9">
        <w:rPr>
          <w:rFonts w:ascii="Aptos" w:hAnsi="Aptos"/>
          <w:sz w:val="22"/>
          <w:szCs w:val="22"/>
        </w:rPr>
        <w:t xml:space="preserve"> (Table 4.1)</w:t>
      </w:r>
      <w:r w:rsidR="00994942" w:rsidRPr="00014FD9">
        <w:rPr>
          <w:rFonts w:ascii="Aptos" w:hAnsi="Aptos"/>
          <w:sz w:val="22"/>
          <w:szCs w:val="22"/>
        </w:rPr>
        <w:t xml:space="preserve">. </w:t>
      </w:r>
      <w:proofErr w:type="gramStart"/>
      <w:r w:rsidR="00994942" w:rsidRPr="00014FD9">
        <w:rPr>
          <w:rFonts w:ascii="Aptos" w:hAnsi="Aptos"/>
          <w:sz w:val="22"/>
          <w:szCs w:val="22"/>
        </w:rPr>
        <w:t xml:space="preserve">The </w:t>
      </w:r>
      <w:r w:rsidR="0064016C" w:rsidRPr="00014FD9">
        <w:rPr>
          <w:rFonts w:ascii="Aptos" w:hAnsi="Aptos"/>
          <w:sz w:val="22"/>
          <w:szCs w:val="22"/>
        </w:rPr>
        <w:t>majority</w:t>
      </w:r>
      <w:r w:rsidR="00994942" w:rsidRPr="00014FD9">
        <w:rPr>
          <w:rFonts w:ascii="Aptos" w:hAnsi="Aptos"/>
          <w:sz w:val="22"/>
          <w:szCs w:val="22"/>
        </w:rPr>
        <w:t xml:space="preserve"> of</w:t>
      </w:r>
      <w:proofErr w:type="gramEnd"/>
      <w:r w:rsidR="00994942" w:rsidRPr="00014FD9">
        <w:rPr>
          <w:rFonts w:ascii="Aptos" w:hAnsi="Aptos"/>
          <w:sz w:val="22"/>
          <w:szCs w:val="22"/>
        </w:rPr>
        <w:t xml:space="preserve"> projects (53%) did not mention adaptation or piloting.</w:t>
      </w:r>
      <w:r w:rsidR="00A541C7" w:rsidRPr="00014FD9">
        <w:rPr>
          <w:rFonts w:ascii="Aptos" w:hAnsi="Aptos"/>
          <w:b/>
          <w:bCs/>
          <w:sz w:val="22"/>
          <w:szCs w:val="22"/>
        </w:rPr>
        <w:t xml:space="preserve"> </w:t>
      </w:r>
      <w:r w:rsidR="0064016C" w:rsidRPr="00014FD9">
        <w:rPr>
          <w:rFonts w:ascii="Aptos" w:hAnsi="Aptos"/>
          <w:sz w:val="22"/>
          <w:szCs w:val="22"/>
        </w:rPr>
        <w:t>W</w:t>
      </w:r>
      <w:r w:rsidR="00354176" w:rsidRPr="00014FD9">
        <w:rPr>
          <w:rFonts w:ascii="Aptos" w:hAnsi="Aptos"/>
          <w:sz w:val="22"/>
          <w:szCs w:val="22"/>
        </w:rPr>
        <w:t>hen adaptation is embedded—whether through pilots, demonstration models, or phased rollouts—projects are better able to align ambition with country absorptive capacity. Successful examples illustrate this balance:</w:t>
      </w:r>
    </w:p>
    <w:p w14:paraId="0F18981A" w14:textId="10CC3DB2" w:rsidR="00354176" w:rsidRPr="00014FD9" w:rsidRDefault="76FAE10D" w:rsidP="2217A84D">
      <w:pPr>
        <w:pStyle w:val="NormalWeb"/>
        <w:numPr>
          <w:ilvl w:val="0"/>
          <w:numId w:val="82"/>
        </w:numPr>
        <w:spacing w:before="0" w:beforeAutospacing="0" w:after="0" w:afterAutospacing="0"/>
        <w:jc w:val="both"/>
        <w:rPr>
          <w:rFonts w:ascii="Aptos" w:hAnsi="Aptos"/>
          <w:sz w:val="22"/>
          <w:szCs w:val="22"/>
        </w:rPr>
      </w:pPr>
      <w:r w:rsidRPr="00014FD9">
        <w:rPr>
          <w:rFonts w:ascii="Aptos" w:hAnsi="Aptos"/>
          <w:sz w:val="22"/>
          <w:szCs w:val="22"/>
        </w:rPr>
        <w:t xml:space="preserve">In </w:t>
      </w:r>
      <w:r w:rsidRPr="00014FD9">
        <w:rPr>
          <w:rStyle w:val="Strong"/>
          <w:rFonts w:ascii="Aptos" w:eastAsiaTheme="majorEastAsia" w:hAnsi="Aptos"/>
          <w:b w:val="0"/>
          <w:bCs w:val="0"/>
          <w:sz w:val="22"/>
          <w:szCs w:val="22"/>
        </w:rPr>
        <w:t>Egypt, a</w:t>
      </w:r>
      <w:r w:rsidRPr="00014FD9">
        <w:rPr>
          <w:rFonts w:ascii="Aptos" w:hAnsi="Aptos"/>
          <w:sz w:val="22"/>
          <w:szCs w:val="22"/>
        </w:rPr>
        <w:t xml:space="preserve"> </w:t>
      </w:r>
      <w:r w:rsidR="61EC2355" w:rsidRPr="00014FD9">
        <w:rPr>
          <w:rFonts w:ascii="Aptos" w:hAnsi="Aptos"/>
          <w:sz w:val="22"/>
          <w:szCs w:val="22"/>
        </w:rPr>
        <w:t>water management project localized NASA-developed tools to national institutions, demonstrating the value of coupling global expertise with local capacity.</w:t>
      </w:r>
      <w:r w:rsidR="00E238AA" w:rsidRPr="00014FD9">
        <w:rPr>
          <w:rStyle w:val="FootnoteReference"/>
          <w:rFonts w:ascii="Aptos" w:hAnsi="Aptos"/>
          <w:sz w:val="22"/>
          <w:szCs w:val="22"/>
        </w:rPr>
        <w:footnoteReference w:id="22"/>
      </w:r>
    </w:p>
    <w:p w14:paraId="3D8FD3B2" w14:textId="280CF48F" w:rsidR="00354176" w:rsidRPr="00014FD9" w:rsidRDefault="76FAE10D" w:rsidP="2217A84D">
      <w:pPr>
        <w:pStyle w:val="NormalWeb"/>
        <w:numPr>
          <w:ilvl w:val="0"/>
          <w:numId w:val="82"/>
        </w:numPr>
        <w:spacing w:before="0" w:beforeAutospacing="0" w:after="0" w:afterAutospacing="0"/>
        <w:jc w:val="both"/>
        <w:rPr>
          <w:rFonts w:ascii="Aptos" w:hAnsi="Aptos"/>
          <w:sz w:val="22"/>
          <w:szCs w:val="22"/>
        </w:rPr>
      </w:pPr>
      <w:r w:rsidRPr="00014FD9">
        <w:rPr>
          <w:rFonts w:ascii="Aptos" w:hAnsi="Aptos"/>
          <w:sz w:val="22"/>
          <w:szCs w:val="22"/>
        </w:rPr>
        <w:t xml:space="preserve">In </w:t>
      </w:r>
      <w:r w:rsidRPr="00014FD9">
        <w:rPr>
          <w:rStyle w:val="Strong"/>
          <w:rFonts w:ascii="Aptos" w:eastAsiaTheme="majorEastAsia" w:hAnsi="Aptos"/>
          <w:b w:val="0"/>
          <w:bCs w:val="0"/>
          <w:sz w:val="22"/>
          <w:szCs w:val="22"/>
        </w:rPr>
        <w:t>Angola, a</w:t>
      </w:r>
      <w:r w:rsidR="61EC2355" w:rsidRPr="00014FD9">
        <w:rPr>
          <w:rFonts w:ascii="Aptos" w:hAnsi="Aptos"/>
          <w:sz w:val="22"/>
          <w:szCs w:val="22"/>
        </w:rPr>
        <w:t xml:space="preserve">n education project tested a demonstration model before expanding capacity building for scale-up, </w:t>
      </w:r>
      <w:r w:rsidRPr="00014FD9">
        <w:rPr>
          <w:rFonts w:ascii="Aptos" w:hAnsi="Aptos"/>
          <w:sz w:val="22"/>
          <w:szCs w:val="22"/>
        </w:rPr>
        <w:t xml:space="preserve">which is </w:t>
      </w:r>
      <w:r w:rsidR="61EC2355" w:rsidRPr="00014FD9">
        <w:rPr>
          <w:rFonts w:ascii="Aptos" w:hAnsi="Aptos"/>
          <w:sz w:val="22"/>
          <w:szCs w:val="22"/>
        </w:rPr>
        <w:t>critical in a low-capacity, post-conflict context.</w:t>
      </w:r>
      <w:r w:rsidR="00F04B70" w:rsidRPr="00014FD9">
        <w:rPr>
          <w:rStyle w:val="FootnoteReference"/>
          <w:rFonts w:ascii="Aptos" w:hAnsi="Aptos"/>
          <w:sz w:val="22"/>
          <w:szCs w:val="22"/>
        </w:rPr>
        <w:footnoteReference w:id="23"/>
      </w:r>
    </w:p>
    <w:p w14:paraId="51B91A9F" w14:textId="16098648" w:rsidR="00354176" w:rsidRPr="00014FD9" w:rsidRDefault="76FAE10D" w:rsidP="2217A84D">
      <w:pPr>
        <w:pStyle w:val="NormalWeb"/>
        <w:numPr>
          <w:ilvl w:val="0"/>
          <w:numId w:val="82"/>
        </w:numPr>
        <w:spacing w:before="0" w:beforeAutospacing="0" w:after="0" w:afterAutospacing="0"/>
        <w:jc w:val="both"/>
        <w:rPr>
          <w:rFonts w:ascii="Aptos" w:hAnsi="Aptos"/>
          <w:sz w:val="22"/>
          <w:szCs w:val="22"/>
        </w:rPr>
      </w:pPr>
      <w:r w:rsidRPr="00014FD9">
        <w:rPr>
          <w:rFonts w:ascii="Aptos" w:hAnsi="Aptos"/>
          <w:sz w:val="22"/>
          <w:szCs w:val="22"/>
        </w:rPr>
        <w:lastRenderedPageBreak/>
        <w:t xml:space="preserve">In </w:t>
      </w:r>
      <w:r w:rsidRPr="00014FD9">
        <w:rPr>
          <w:rStyle w:val="Strong"/>
          <w:rFonts w:ascii="Aptos" w:eastAsiaTheme="majorEastAsia" w:hAnsi="Aptos"/>
          <w:b w:val="0"/>
          <w:bCs w:val="0"/>
          <w:sz w:val="22"/>
          <w:szCs w:val="22"/>
        </w:rPr>
        <w:t>Bangladesh, i</w:t>
      </w:r>
      <w:r w:rsidR="61EC2355" w:rsidRPr="00014FD9">
        <w:rPr>
          <w:rFonts w:ascii="Aptos" w:hAnsi="Aptos"/>
          <w:sz w:val="22"/>
          <w:szCs w:val="22"/>
        </w:rPr>
        <w:t>rrigation projects began with flexible small-scale pilots that could be adapted iteratively, ensuring farmer involvement and local relevance</w:t>
      </w:r>
      <w:r w:rsidR="0F153FEB" w:rsidRPr="00014FD9">
        <w:rPr>
          <w:rFonts w:ascii="Aptos" w:hAnsi="Aptos"/>
          <w:sz w:val="22"/>
          <w:szCs w:val="22"/>
        </w:rPr>
        <w:t>.</w:t>
      </w:r>
      <w:r w:rsidR="00F163F1" w:rsidRPr="00014FD9">
        <w:rPr>
          <w:rStyle w:val="FootnoteReference"/>
          <w:rFonts w:ascii="Aptos" w:hAnsi="Aptos"/>
          <w:sz w:val="22"/>
          <w:szCs w:val="22"/>
        </w:rPr>
        <w:footnoteReference w:id="24"/>
      </w:r>
    </w:p>
    <w:p w14:paraId="76CD0256" w14:textId="5D6FAE53" w:rsidR="7D54D034" w:rsidRPr="00014FD9" w:rsidRDefault="61EC2355" w:rsidP="2217A84D">
      <w:pPr>
        <w:pStyle w:val="NormalWeb"/>
        <w:numPr>
          <w:ilvl w:val="0"/>
          <w:numId w:val="82"/>
        </w:numPr>
        <w:spacing w:before="0" w:beforeAutospacing="0" w:after="0" w:afterAutospacing="0"/>
        <w:jc w:val="both"/>
        <w:rPr>
          <w:rFonts w:ascii="Aptos" w:hAnsi="Aptos"/>
          <w:sz w:val="22"/>
          <w:szCs w:val="22"/>
        </w:rPr>
      </w:pPr>
      <w:r w:rsidRPr="00014FD9">
        <w:rPr>
          <w:rFonts w:ascii="Aptos" w:hAnsi="Aptos"/>
          <w:sz w:val="22"/>
          <w:szCs w:val="22"/>
        </w:rPr>
        <w:t xml:space="preserve">In </w:t>
      </w:r>
      <w:r w:rsidRPr="00014FD9">
        <w:rPr>
          <w:rStyle w:val="Strong"/>
          <w:rFonts w:ascii="Aptos" w:eastAsiaTheme="majorEastAsia" w:hAnsi="Aptos"/>
          <w:b w:val="0"/>
          <w:bCs w:val="0"/>
          <w:sz w:val="22"/>
          <w:szCs w:val="22"/>
        </w:rPr>
        <w:t>fragile settings</w:t>
      </w:r>
      <w:r w:rsidRPr="00014FD9">
        <w:rPr>
          <w:rFonts w:ascii="Aptos" w:hAnsi="Aptos"/>
          <w:sz w:val="22"/>
          <w:szCs w:val="22"/>
        </w:rPr>
        <w:t xml:space="preserve">, pilots remain especially valuable as feasibility tests. </w:t>
      </w:r>
      <w:r w:rsidR="76FAE10D" w:rsidRPr="00014FD9">
        <w:rPr>
          <w:rFonts w:ascii="Aptos" w:hAnsi="Aptos"/>
          <w:sz w:val="22"/>
          <w:szCs w:val="22"/>
        </w:rPr>
        <w:t xml:space="preserve">In </w:t>
      </w:r>
      <w:r w:rsidR="00E1267F" w:rsidRPr="00014FD9">
        <w:rPr>
          <w:rFonts w:ascii="Aptos" w:hAnsi="Aptos"/>
          <w:sz w:val="22"/>
          <w:szCs w:val="22"/>
        </w:rPr>
        <w:t>the Republic of Congo</w:t>
      </w:r>
      <w:r w:rsidR="76FAE10D" w:rsidRPr="00014FD9">
        <w:rPr>
          <w:rFonts w:ascii="Aptos" w:hAnsi="Aptos"/>
          <w:sz w:val="22"/>
          <w:szCs w:val="22"/>
        </w:rPr>
        <w:t xml:space="preserve">, </w:t>
      </w:r>
      <w:r w:rsidRPr="00014FD9">
        <w:rPr>
          <w:rFonts w:ascii="Aptos" w:hAnsi="Aptos"/>
          <w:sz w:val="22"/>
          <w:szCs w:val="22"/>
        </w:rPr>
        <w:t xml:space="preserve">a </w:t>
      </w:r>
      <w:r w:rsidR="458DF75B" w:rsidRPr="00014FD9">
        <w:rPr>
          <w:rFonts w:ascii="Aptos" w:hAnsi="Aptos"/>
          <w:sz w:val="22"/>
          <w:szCs w:val="22"/>
        </w:rPr>
        <w:t>community-driven development (</w:t>
      </w:r>
      <w:r w:rsidR="15C41ABD" w:rsidRPr="00014FD9">
        <w:rPr>
          <w:rFonts w:ascii="Aptos" w:hAnsi="Aptos"/>
          <w:sz w:val="22"/>
          <w:szCs w:val="22"/>
        </w:rPr>
        <w:t>CDD</w:t>
      </w:r>
      <w:r w:rsidR="458DF75B" w:rsidRPr="00014FD9">
        <w:rPr>
          <w:rFonts w:ascii="Aptos" w:hAnsi="Aptos"/>
          <w:sz w:val="22"/>
          <w:szCs w:val="22"/>
        </w:rPr>
        <w:t>)</w:t>
      </w:r>
      <w:r w:rsidRPr="00014FD9">
        <w:rPr>
          <w:rFonts w:ascii="Aptos" w:hAnsi="Aptos"/>
          <w:sz w:val="22"/>
          <w:szCs w:val="22"/>
        </w:rPr>
        <w:t xml:space="preserve"> pilot confirmed that communities could manage funds even in a conflict context; its success later informed a national rollout and inspired replication by other donors.</w:t>
      </w:r>
      <w:r w:rsidR="0049694B" w:rsidRPr="00014FD9">
        <w:rPr>
          <w:rStyle w:val="FootnoteReference"/>
          <w:rFonts w:ascii="Aptos" w:hAnsi="Aptos"/>
          <w:sz w:val="22"/>
          <w:szCs w:val="22"/>
        </w:rPr>
        <w:footnoteReference w:id="25"/>
      </w:r>
    </w:p>
    <w:p w14:paraId="7E9D226C" w14:textId="77777777" w:rsidR="00045D64" w:rsidRPr="00014FD9" w:rsidRDefault="00045D64" w:rsidP="244FAC12">
      <w:pPr>
        <w:pStyle w:val="Caption"/>
        <w:spacing w:after="0"/>
        <w:rPr>
          <w:rFonts w:ascii="Aptos" w:hAnsi="Aptos"/>
          <w:i w:val="0"/>
          <w:iCs w:val="0"/>
          <w:color w:val="auto"/>
          <w:sz w:val="22"/>
          <w:szCs w:val="22"/>
        </w:rPr>
      </w:pPr>
    </w:p>
    <w:p w14:paraId="20359190" w14:textId="4EDE6BE2" w:rsidR="57C00E66" w:rsidRPr="00014FD9" w:rsidRDefault="00EF50A2" w:rsidP="00534760">
      <w:pPr>
        <w:pStyle w:val="Title"/>
        <w:rPr>
          <w:rFonts w:ascii="Aptos" w:hAnsi="Aptos"/>
        </w:rPr>
      </w:pPr>
      <w:r w:rsidRPr="00014FD9">
        <w:rPr>
          <w:rFonts w:ascii="Aptos" w:hAnsi="Aptos"/>
        </w:rPr>
        <w:t>Table</w:t>
      </w:r>
      <w:r w:rsidR="009F38D2" w:rsidRPr="00014FD9">
        <w:rPr>
          <w:rFonts w:ascii="Aptos" w:hAnsi="Aptos"/>
        </w:rPr>
        <w:t xml:space="preserve"> </w:t>
      </w:r>
      <w:r w:rsidR="00A541C7" w:rsidRPr="00014FD9">
        <w:rPr>
          <w:rFonts w:ascii="Aptos" w:hAnsi="Aptos"/>
        </w:rPr>
        <w:t>4.1</w:t>
      </w:r>
      <w:r w:rsidR="00ED232C" w:rsidRPr="00014FD9">
        <w:rPr>
          <w:rFonts w:ascii="Aptos" w:hAnsi="Aptos"/>
        </w:rPr>
        <w:t>.</w:t>
      </w:r>
      <w:r w:rsidR="009F38D2" w:rsidRPr="00014FD9">
        <w:rPr>
          <w:rFonts w:ascii="Aptos" w:hAnsi="Aptos"/>
        </w:rPr>
        <w:t xml:space="preserve"> Importance of </w:t>
      </w:r>
      <w:r w:rsidR="007D4A77" w:rsidRPr="00014FD9">
        <w:rPr>
          <w:rFonts w:ascii="Aptos" w:hAnsi="Aptos"/>
        </w:rPr>
        <w:t>C</w:t>
      </w:r>
      <w:r w:rsidR="009F38D2" w:rsidRPr="00014FD9">
        <w:rPr>
          <w:rFonts w:ascii="Aptos" w:hAnsi="Aptos"/>
        </w:rPr>
        <w:t>ontext-</w:t>
      </w:r>
      <w:r w:rsidR="007D4A77" w:rsidRPr="00014FD9">
        <w:rPr>
          <w:rFonts w:ascii="Aptos" w:hAnsi="Aptos"/>
        </w:rPr>
        <w:t>A</w:t>
      </w:r>
      <w:r w:rsidR="009F38D2" w:rsidRPr="00014FD9">
        <w:rPr>
          <w:rFonts w:ascii="Aptos" w:hAnsi="Aptos"/>
        </w:rPr>
        <w:t xml:space="preserve">ppropriate </w:t>
      </w:r>
      <w:r w:rsidR="007D4A77" w:rsidRPr="00014FD9">
        <w:rPr>
          <w:rFonts w:ascii="Aptos" w:hAnsi="Aptos"/>
        </w:rPr>
        <w:t>I</w:t>
      </w:r>
      <w:r w:rsidR="009F38D2" w:rsidRPr="00014FD9">
        <w:rPr>
          <w:rFonts w:ascii="Aptos" w:hAnsi="Aptos"/>
        </w:rPr>
        <w:t>nnovation</w:t>
      </w:r>
    </w:p>
    <w:tbl>
      <w:tblPr>
        <w:tblStyle w:val="GridTable1Light"/>
        <w:tblW w:w="0" w:type="auto"/>
        <w:jc w:val="center"/>
        <w:tblInd w:w="0" w:type="dxa"/>
        <w:tblLook w:val="04A0" w:firstRow="1" w:lastRow="0" w:firstColumn="1" w:lastColumn="0" w:noHBand="0" w:noVBand="1"/>
      </w:tblPr>
      <w:tblGrid>
        <w:gridCol w:w="1980"/>
        <w:gridCol w:w="4140"/>
        <w:gridCol w:w="993"/>
        <w:gridCol w:w="1134"/>
      </w:tblGrid>
      <w:tr w:rsidR="00534760" w:rsidRPr="00532354" w14:paraId="3E5894D0" w14:textId="77777777" w:rsidTr="00365E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CF1F438" w14:textId="77777777" w:rsidR="00534760" w:rsidRPr="00532354" w:rsidRDefault="00534760" w:rsidP="000A3020">
            <w:pPr>
              <w:jc w:val="center"/>
              <w:rPr>
                <w:rFonts w:ascii="Aptos" w:hAnsi="Aptos"/>
                <w:b w:val="0"/>
                <w:bCs w:val="0"/>
                <w:sz w:val="22"/>
                <w:szCs w:val="22"/>
              </w:rPr>
            </w:pPr>
            <w:r w:rsidRPr="00532354">
              <w:rPr>
                <w:rFonts w:ascii="Aptos" w:hAnsi="Aptos"/>
                <w:sz w:val="22"/>
                <w:szCs w:val="22"/>
              </w:rPr>
              <w:t xml:space="preserve">High + Moderate </w:t>
            </w:r>
          </w:p>
          <w:p w14:paraId="3B226998" w14:textId="1932FFEF" w:rsidR="00534760" w:rsidRPr="00532354" w:rsidRDefault="00534760" w:rsidP="000A3020">
            <w:pPr>
              <w:jc w:val="center"/>
              <w:rPr>
                <w:rFonts w:ascii="Aptos" w:hAnsi="Aptos"/>
                <w:b w:val="0"/>
                <w:bCs w:val="0"/>
                <w:sz w:val="22"/>
                <w:szCs w:val="22"/>
              </w:rPr>
            </w:pPr>
            <w:r w:rsidRPr="00532354">
              <w:rPr>
                <w:rFonts w:ascii="Aptos" w:hAnsi="Aptos"/>
                <w:sz w:val="22"/>
                <w:szCs w:val="22"/>
              </w:rPr>
              <w:t>Innovation Projects</w:t>
            </w:r>
          </w:p>
        </w:tc>
        <w:tc>
          <w:tcPr>
            <w:tcW w:w="4140" w:type="dxa"/>
            <w:vAlign w:val="center"/>
            <w:hideMark/>
          </w:tcPr>
          <w:p w14:paraId="3239CC5A" w14:textId="77777777" w:rsidR="00534760" w:rsidRPr="00532354" w:rsidRDefault="00534760"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532354">
              <w:rPr>
                <w:rFonts w:ascii="Aptos" w:hAnsi="Aptos"/>
                <w:sz w:val="22"/>
                <w:szCs w:val="22"/>
              </w:rPr>
              <w:t>Definition</w:t>
            </w:r>
          </w:p>
        </w:tc>
        <w:tc>
          <w:tcPr>
            <w:tcW w:w="993" w:type="dxa"/>
            <w:vAlign w:val="center"/>
            <w:hideMark/>
          </w:tcPr>
          <w:p w14:paraId="6E617441" w14:textId="77777777" w:rsidR="00534760" w:rsidRPr="00532354" w:rsidRDefault="00534760"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532354">
              <w:rPr>
                <w:rFonts w:ascii="Aptos" w:hAnsi="Aptos"/>
                <w:sz w:val="22"/>
                <w:szCs w:val="22"/>
              </w:rPr>
              <w:t>Projects</w:t>
            </w:r>
          </w:p>
        </w:tc>
        <w:tc>
          <w:tcPr>
            <w:tcW w:w="1134" w:type="dxa"/>
            <w:vAlign w:val="center"/>
            <w:hideMark/>
          </w:tcPr>
          <w:p w14:paraId="2BB5E078" w14:textId="0CFD6BB2" w:rsidR="00534760" w:rsidRPr="00532354" w:rsidRDefault="00534760"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532354">
              <w:rPr>
                <w:rFonts w:ascii="Aptos" w:hAnsi="Aptos"/>
                <w:sz w:val="22"/>
                <w:szCs w:val="22"/>
              </w:rPr>
              <w:t>Portfolio Share</w:t>
            </w:r>
          </w:p>
        </w:tc>
      </w:tr>
      <w:tr w:rsidR="00534760" w:rsidRPr="00532354" w14:paraId="4726A56E" w14:textId="77777777" w:rsidTr="00365E9B">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751B2EC" w14:textId="77777777" w:rsidR="00534760" w:rsidRPr="00532354" w:rsidRDefault="00534760" w:rsidP="000A3020">
            <w:pPr>
              <w:jc w:val="center"/>
              <w:rPr>
                <w:rFonts w:ascii="Aptos" w:hAnsi="Aptos"/>
                <w:sz w:val="22"/>
                <w:szCs w:val="22"/>
              </w:rPr>
            </w:pPr>
            <w:r w:rsidRPr="00532354">
              <w:rPr>
                <w:rFonts w:ascii="Aptos" w:hAnsi="Aptos"/>
                <w:sz w:val="22"/>
                <w:szCs w:val="22"/>
              </w:rPr>
              <w:t>Pilot + Scaled</w:t>
            </w:r>
          </w:p>
        </w:tc>
        <w:tc>
          <w:tcPr>
            <w:tcW w:w="4140" w:type="dxa"/>
            <w:vAlign w:val="center"/>
            <w:hideMark/>
          </w:tcPr>
          <w:p w14:paraId="4449ECE3" w14:textId="4ED00860"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Lessons mention both piloting in the local context and explicit scale-up or replication</w:t>
            </w:r>
          </w:p>
        </w:tc>
        <w:tc>
          <w:tcPr>
            <w:tcW w:w="993" w:type="dxa"/>
            <w:vAlign w:val="center"/>
            <w:hideMark/>
          </w:tcPr>
          <w:p w14:paraId="6311A28B" w14:textId="6D359CF2"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254</w:t>
            </w:r>
          </w:p>
        </w:tc>
        <w:tc>
          <w:tcPr>
            <w:tcW w:w="1134" w:type="dxa"/>
            <w:vAlign w:val="center"/>
            <w:hideMark/>
          </w:tcPr>
          <w:p w14:paraId="3695A5C8" w14:textId="3CD2F1FD"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26.0%</w:t>
            </w:r>
          </w:p>
        </w:tc>
      </w:tr>
      <w:tr w:rsidR="00534760" w:rsidRPr="00532354" w14:paraId="23A0D90F" w14:textId="77777777" w:rsidTr="00365E9B">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30A534F8" w14:textId="0C3D2C52" w:rsidR="00534760" w:rsidRPr="00532354" w:rsidRDefault="00534760" w:rsidP="000A3020">
            <w:pPr>
              <w:jc w:val="center"/>
              <w:rPr>
                <w:rFonts w:ascii="Aptos" w:hAnsi="Aptos"/>
                <w:sz w:val="22"/>
                <w:szCs w:val="22"/>
              </w:rPr>
            </w:pPr>
            <w:r w:rsidRPr="00532354">
              <w:rPr>
                <w:rFonts w:ascii="Aptos" w:hAnsi="Aptos"/>
                <w:sz w:val="22"/>
                <w:szCs w:val="22"/>
              </w:rPr>
              <w:t>Pilot Only</w:t>
            </w:r>
          </w:p>
        </w:tc>
        <w:tc>
          <w:tcPr>
            <w:tcW w:w="4140" w:type="dxa"/>
            <w:vAlign w:val="center"/>
            <w:hideMark/>
          </w:tcPr>
          <w:p w14:paraId="4CEDD6EC" w14:textId="7DFD7F39"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Piloting or adaptation language but no scale-up cues</w:t>
            </w:r>
          </w:p>
        </w:tc>
        <w:tc>
          <w:tcPr>
            <w:tcW w:w="993" w:type="dxa"/>
            <w:vAlign w:val="center"/>
            <w:hideMark/>
          </w:tcPr>
          <w:p w14:paraId="5B5B0ADA" w14:textId="2F9B716B"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203</w:t>
            </w:r>
          </w:p>
        </w:tc>
        <w:tc>
          <w:tcPr>
            <w:tcW w:w="1134" w:type="dxa"/>
            <w:vAlign w:val="center"/>
            <w:hideMark/>
          </w:tcPr>
          <w:p w14:paraId="4EBC3558" w14:textId="795AD170"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21.0%</w:t>
            </w:r>
          </w:p>
        </w:tc>
      </w:tr>
      <w:tr w:rsidR="00534760" w:rsidRPr="00532354" w14:paraId="1057FCE1" w14:textId="77777777" w:rsidTr="00365E9B">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6CB3DD80" w14:textId="043A1C7A" w:rsidR="00534760" w:rsidRPr="00532354" w:rsidRDefault="00534760" w:rsidP="000A3020">
            <w:pPr>
              <w:jc w:val="center"/>
              <w:rPr>
                <w:rFonts w:ascii="Aptos" w:hAnsi="Aptos"/>
                <w:sz w:val="22"/>
                <w:szCs w:val="22"/>
              </w:rPr>
            </w:pPr>
            <w:r w:rsidRPr="00532354">
              <w:rPr>
                <w:rFonts w:ascii="Aptos" w:hAnsi="Aptos"/>
                <w:sz w:val="22"/>
                <w:szCs w:val="22"/>
              </w:rPr>
              <w:t>No Pilot</w:t>
            </w:r>
          </w:p>
        </w:tc>
        <w:tc>
          <w:tcPr>
            <w:tcW w:w="4140" w:type="dxa"/>
            <w:vAlign w:val="center"/>
            <w:hideMark/>
          </w:tcPr>
          <w:p w14:paraId="4B457B86" w14:textId="2EE2EDA3"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No adaptation or pilot wording</w:t>
            </w:r>
          </w:p>
        </w:tc>
        <w:tc>
          <w:tcPr>
            <w:tcW w:w="993" w:type="dxa"/>
            <w:vAlign w:val="center"/>
            <w:hideMark/>
          </w:tcPr>
          <w:p w14:paraId="43A09F9E" w14:textId="127D2EFE"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517</w:t>
            </w:r>
          </w:p>
        </w:tc>
        <w:tc>
          <w:tcPr>
            <w:tcW w:w="1134" w:type="dxa"/>
            <w:vAlign w:val="center"/>
            <w:hideMark/>
          </w:tcPr>
          <w:p w14:paraId="0418455F" w14:textId="678092B3" w:rsidR="00534760" w:rsidRPr="00532354" w:rsidRDefault="00534760"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532354">
              <w:rPr>
                <w:rFonts w:ascii="Aptos" w:hAnsi="Aptos"/>
                <w:sz w:val="22"/>
                <w:szCs w:val="22"/>
              </w:rPr>
              <w:t>53.0%</w:t>
            </w:r>
          </w:p>
        </w:tc>
      </w:tr>
    </w:tbl>
    <w:p w14:paraId="10D867C6" w14:textId="77777777" w:rsidR="00A541C7" w:rsidRPr="00014FD9" w:rsidRDefault="00A541C7" w:rsidP="000A3020">
      <w:pPr>
        <w:rPr>
          <w:rFonts w:ascii="Aptos" w:hAnsi="Aptos"/>
          <w:sz w:val="18"/>
          <w:szCs w:val="18"/>
        </w:rPr>
      </w:pPr>
    </w:p>
    <w:p w14:paraId="06E3388E" w14:textId="49325520" w:rsidR="0046242C" w:rsidRPr="00014FD9" w:rsidRDefault="00A541C7" w:rsidP="00532354">
      <w:pPr>
        <w:jc w:val="both"/>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The pilot and scale tags are derived from keyword searches in project lessons and are not exhaustive; some piloting or scaling features may not be explicitly captured in the evaluation text. In addition, the full dictionary of innovative terms is broader than the subset applied here, and projects can be classified as High + Moderate innovation even when no pilot or scaling language appears. These categories therefore provide indicative rather than comprehensive coverage of piloting and scaling practices in the High + Moderate portfolio.</w:t>
      </w:r>
    </w:p>
    <w:p w14:paraId="7B6F5250" w14:textId="77777777" w:rsidR="00A541C7" w:rsidRPr="00014FD9" w:rsidRDefault="00A541C7" w:rsidP="000A3020">
      <w:pPr>
        <w:rPr>
          <w:rFonts w:ascii="Aptos" w:hAnsi="Aptos"/>
        </w:rPr>
      </w:pPr>
    </w:p>
    <w:p w14:paraId="07C17538" w14:textId="329AB91C" w:rsidR="00F5104B" w:rsidRPr="00014FD9" w:rsidRDefault="193978F6" w:rsidP="35EE90E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b/>
          <w:bCs/>
          <w:color w:val="000000" w:themeColor="text1"/>
          <w:sz w:val="22"/>
          <w:szCs w:val="22"/>
        </w:rPr>
        <w:t>Participatory approaches to innovation</w:t>
      </w:r>
      <w:r w:rsidR="1357C9FA" w:rsidRPr="00014FD9">
        <w:rPr>
          <w:rFonts w:ascii="Aptos" w:hAnsi="Aptos"/>
        </w:rPr>
        <w:t>—</w:t>
      </w:r>
      <w:r w:rsidRPr="00014FD9">
        <w:rPr>
          <w:rFonts w:ascii="Aptos" w:hAnsi="Aptos"/>
          <w:b/>
          <w:bCs/>
          <w:color w:val="000000" w:themeColor="text1"/>
          <w:sz w:val="22"/>
          <w:szCs w:val="22"/>
        </w:rPr>
        <w:t xml:space="preserve">involving communities and stakeholders in </w:t>
      </w:r>
      <w:r w:rsidR="1357C9FA" w:rsidRPr="00014FD9">
        <w:rPr>
          <w:rFonts w:ascii="Aptos" w:hAnsi="Aptos"/>
          <w:b/>
          <w:bCs/>
          <w:color w:val="000000" w:themeColor="text1"/>
          <w:sz w:val="22"/>
          <w:szCs w:val="22"/>
        </w:rPr>
        <w:t xml:space="preserve">the </w:t>
      </w:r>
      <w:r w:rsidRPr="00014FD9">
        <w:rPr>
          <w:rFonts w:ascii="Aptos" w:hAnsi="Aptos"/>
          <w:b/>
          <w:bCs/>
          <w:color w:val="000000" w:themeColor="text1"/>
          <w:sz w:val="22"/>
          <w:szCs w:val="22"/>
        </w:rPr>
        <w:t xml:space="preserve">design and piloting </w:t>
      </w:r>
      <w:r w:rsidR="1357C9FA" w:rsidRPr="00014FD9">
        <w:rPr>
          <w:rFonts w:ascii="Aptos" w:hAnsi="Aptos"/>
          <w:b/>
          <w:bCs/>
          <w:color w:val="000000" w:themeColor="text1"/>
          <w:sz w:val="22"/>
          <w:szCs w:val="22"/>
        </w:rPr>
        <w:t xml:space="preserve">of </w:t>
      </w:r>
      <w:r w:rsidRPr="00014FD9">
        <w:rPr>
          <w:rFonts w:ascii="Aptos" w:hAnsi="Aptos"/>
          <w:b/>
          <w:bCs/>
          <w:color w:val="000000" w:themeColor="text1"/>
          <w:sz w:val="22"/>
          <w:szCs w:val="22"/>
        </w:rPr>
        <w:t>new solutions</w:t>
      </w:r>
      <w:r w:rsidR="1357C9FA" w:rsidRPr="00014FD9">
        <w:rPr>
          <w:rFonts w:ascii="Aptos" w:hAnsi="Aptos"/>
        </w:rPr>
        <w:t>—</w:t>
      </w:r>
      <w:r w:rsidR="1357C9FA" w:rsidRPr="00014FD9">
        <w:rPr>
          <w:rFonts w:ascii="Aptos" w:hAnsi="Aptos"/>
          <w:b/>
          <w:bCs/>
          <w:color w:val="000000" w:themeColor="text1"/>
          <w:sz w:val="22"/>
          <w:szCs w:val="22"/>
        </w:rPr>
        <w:t>have been</w:t>
      </w:r>
      <w:r w:rsidRPr="00014FD9">
        <w:rPr>
          <w:rFonts w:ascii="Aptos" w:hAnsi="Aptos"/>
          <w:b/>
          <w:bCs/>
          <w:color w:val="000000" w:themeColor="text1"/>
          <w:sz w:val="22"/>
          <w:szCs w:val="22"/>
        </w:rPr>
        <w:t xml:space="preserve"> shown to create ownership and build capacity at the community level</w:t>
      </w:r>
      <w:r w:rsidR="00713F8B" w:rsidRPr="00014FD9">
        <w:rPr>
          <w:rStyle w:val="FootnoteReference"/>
          <w:rFonts w:ascii="Aptos" w:hAnsi="Aptos"/>
          <w:b/>
          <w:bCs/>
          <w:color w:val="000000" w:themeColor="text1"/>
          <w:sz w:val="22"/>
          <w:szCs w:val="22"/>
        </w:rPr>
        <w:footnoteReference w:id="26"/>
      </w:r>
      <w:r w:rsidRPr="00014FD9">
        <w:rPr>
          <w:rFonts w:ascii="Aptos" w:hAnsi="Aptos"/>
          <w:b/>
          <w:bCs/>
          <w:color w:val="000000" w:themeColor="text1"/>
          <w:sz w:val="22"/>
          <w:szCs w:val="22"/>
        </w:rPr>
        <w:t xml:space="preserve"> thereby anchoring innovations in </w:t>
      </w:r>
      <w:r w:rsidR="1357C9FA" w:rsidRPr="00014FD9">
        <w:rPr>
          <w:rFonts w:ascii="Aptos" w:hAnsi="Aptos"/>
          <w:b/>
          <w:bCs/>
          <w:color w:val="000000" w:themeColor="text1"/>
          <w:sz w:val="22"/>
          <w:szCs w:val="22"/>
        </w:rPr>
        <w:t xml:space="preserve">the </w:t>
      </w:r>
      <w:r w:rsidRPr="00014FD9">
        <w:rPr>
          <w:rFonts w:ascii="Aptos" w:hAnsi="Aptos"/>
          <w:b/>
          <w:bCs/>
          <w:color w:val="000000" w:themeColor="text1"/>
          <w:sz w:val="22"/>
          <w:szCs w:val="22"/>
        </w:rPr>
        <w:t>local context</w:t>
      </w:r>
      <w:r w:rsidRPr="00014FD9">
        <w:rPr>
          <w:rFonts w:ascii="Aptos" w:hAnsi="Aptos"/>
          <w:color w:val="000000" w:themeColor="text1"/>
          <w:sz w:val="22"/>
          <w:szCs w:val="22"/>
        </w:rPr>
        <w:t xml:space="preserve">. </w:t>
      </w:r>
      <w:r w:rsidR="23F2BD70" w:rsidRPr="00014FD9">
        <w:rPr>
          <w:rFonts w:ascii="Aptos" w:hAnsi="Aptos"/>
          <w:color w:val="000000" w:themeColor="text1"/>
          <w:sz w:val="22"/>
          <w:szCs w:val="22"/>
        </w:rPr>
        <w:t>Qualitative evidence from project lessons underscores the value of early and structured engagement with IFC, especially in project design and risk assessment.</w:t>
      </w:r>
      <w:r w:rsidR="77C8CE11" w:rsidRPr="00014FD9">
        <w:rPr>
          <w:rFonts w:ascii="Aptos" w:hAnsi="Aptos"/>
          <w:color w:val="000000" w:themeColor="text1"/>
          <w:sz w:val="22"/>
          <w:szCs w:val="22"/>
        </w:rPr>
        <w:t xml:space="preserve"> Overall,</w:t>
      </w:r>
      <w:r w:rsidRPr="00014FD9">
        <w:rPr>
          <w:rFonts w:ascii="Aptos" w:hAnsi="Aptos"/>
          <w:color w:val="000000" w:themeColor="text1"/>
          <w:sz w:val="22"/>
          <w:szCs w:val="22"/>
        </w:rPr>
        <w:t xml:space="preserve"> adaptive, inclusive practices have been crucial for scaling </w:t>
      </w:r>
      <w:r w:rsidR="77C8CE11" w:rsidRPr="00014FD9">
        <w:rPr>
          <w:rFonts w:ascii="Aptos" w:hAnsi="Aptos"/>
          <w:color w:val="000000" w:themeColor="text1"/>
          <w:sz w:val="22"/>
          <w:szCs w:val="22"/>
        </w:rPr>
        <w:t>innovations,</w:t>
      </w:r>
      <w:r w:rsidRPr="00014FD9">
        <w:rPr>
          <w:rFonts w:ascii="Aptos" w:hAnsi="Aptos"/>
          <w:color w:val="000000" w:themeColor="text1"/>
          <w:sz w:val="22"/>
          <w:szCs w:val="22"/>
        </w:rPr>
        <w:t xml:space="preserve"> </w:t>
      </w:r>
      <w:r w:rsidR="184BE2E4" w:rsidRPr="00014FD9">
        <w:rPr>
          <w:rFonts w:ascii="Aptos" w:hAnsi="Aptos"/>
          <w:color w:val="000000" w:themeColor="text1"/>
          <w:sz w:val="22"/>
          <w:szCs w:val="22"/>
        </w:rPr>
        <w:t xml:space="preserve">especially </w:t>
      </w:r>
      <w:r w:rsidRPr="00014FD9">
        <w:rPr>
          <w:rFonts w:ascii="Aptos" w:hAnsi="Aptos"/>
          <w:color w:val="000000" w:themeColor="text1"/>
          <w:sz w:val="22"/>
          <w:szCs w:val="22"/>
        </w:rPr>
        <w:t xml:space="preserve">in low-capacity settings. </w:t>
      </w:r>
    </w:p>
    <w:p w14:paraId="213EAEB3" w14:textId="77777777" w:rsidR="00F5104B" w:rsidRPr="00014FD9" w:rsidRDefault="00F5104B" w:rsidP="244FAC12">
      <w:pPr>
        <w:pStyle w:val="NormalWeb"/>
        <w:spacing w:before="0" w:beforeAutospacing="0" w:after="0" w:afterAutospacing="0"/>
        <w:jc w:val="both"/>
        <w:textAlignment w:val="baseline"/>
        <w:rPr>
          <w:rFonts w:ascii="Aptos" w:hAnsi="Aptos"/>
          <w:color w:val="000000"/>
          <w:sz w:val="22"/>
          <w:szCs w:val="22"/>
        </w:rPr>
      </w:pPr>
    </w:p>
    <w:p w14:paraId="2CBBC8D7" w14:textId="753F1FF3" w:rsidR="007C52F0" w:rsidRPr="00014FD9" w:rsidRDefault="00F5104B" w:rsidP="244FAC12">
      <w:pPr>
        <w:pStyle w:val="NormalWeb"/>
        <w:spacing w:before="0" w:beforeAutospacing="0" w:after="0" w:afterAutospacing="0"/>
        <w:jc w:val="both"/>
        <w:textAlignment w:val="baseline"/>
        <w:rPr>
          <w:rFonts w:ascii="Aptos" w:hAnsi="Aptos"/>
          <w:color w:val="000000" w:themeColor="text1"/>
          <w:sz w:val="22"/>
          <w:szCs w:val="22"/>
        </w:rPr>
      </w:pPr>
      <w:r w:rsidRPr="00014FD9">
        <w:rPr>
          <w:rFonts w:ascii="Aptos" w:hAnsi="Aptos"/>
          <w:b/>
          <w:bCs/>
          <w:color w:val="000000" w:themeColor="text1"/>
          <w:sz w:val="22"/>
          <w:szCs w:val="22"/>
        </w:rPr>
        <w:t xml:space="preserve">In </w:t>
      </w:r>
      <w:r w:rsidR="009F0F9F" w:rsidRPr="00014FD9">
        <w:rPr>
          <w:rFonts w:ascii="Aptos" w:hAnsi="Aptos"/>
          <w:b/>
          <w:bCs/>
          <w:color w:val="000000" w:themeColor="text1"/>
          <w:sz w:val="22"/>
          <w:szCs w:val="22"/>
        </w:rPr>
        <w:t>FCS</w:t>
      </w:r>
      <w:r w:rsidRPr="00014FD9">
        <w:rPr>
          <w:rFonts w:ascii="Aptos" w:hAnsi="Aptos"/>
          <w:b/>
          <w:bCs/>
          <w:color w:val="000000" w:themeColor="text1"/>
          <w:sz w:val="22"/>
          <w:szCs w:val="22"/>
        </w:rPr>
        <w:t xml:space="preserve">, innovative projects </w:t>
      </w:r>
      <w:r w:rsidR="009F0F9F" w:rsidRPr="00014FD9">
        <w:rPr>
          <w:rFonts w:ascii="Aptos" w:hAnsi="Aptos"/>
          <w:b/>
          <w:bCs/>
          <w:color w:val="000000" w:themeColor="text1"/>
          <w:sz w:val="22"/>
          <w:szCs w:val="22"/>
        </w:rPr>
        <w:t>often rely on unorthodox partnerships</w:t>
      </w:r>
      <w:r w:rsidR="00B1085E" w:rsidRPr="00014FD9">
        <w:rPr>
          <w:rFonts w:ascii="Aptos" w:hAnsi="Aptos"/>
          <w:b/>
          <w:bCs/>
        </w:rPr>
        <w:t xml:space="preserve">, </w:t>
      </w:r>
      <w:r w:rsidRPr="00014FD9">
        <w:rPr>
          <w:rFonts w:ascii="Aptos" w:hAnsi="Aptos"/>
          <w:b/>
          <w:bCs/>
        </w:rPr>
        <w:t>such as</w:t>
      </w:r>
      <w:r w:rsidR="009F0F9F" w:rsidRPr="00014FD9">
        <w:rPr>
          <w:rFonts w:ascii="Aptos" w:hAnsi="Aptos"/>
          <w:b/>
          <w:bCs/>
          <w:color w:val="000000" w:themeColor="text1"/>
          <w:sz w:val="22"/>
          <w:szCs w:val="22"/>
        </w:rPr>
        <w:t xml:space="preserve"> working through local NGOs, faith-based organizations, or informal community structures</w:t>
      </w:r>
      <w:r w:rsidR="00B1085E" w:rsidRPr="00014FD9">
        <w:rPr>
          <w:rFonts w:ascii="Aptos" w:hAnsi="Aptos"/>
          <w:b/>
          <w:bCs/>
        </w:rPr>
        <w:t xml:space="preserve">, </w:t>
      </w:r>
      <w:r w:rsidRPr="00014FD9">
        <w:rPr>
          <w:rFonts w:ascii="Aptos" w:hAnsi="Aptos"/>
          <w:b/>
          <w:bCs/>
          <w:color w:val="000000" w:themeColor="text1"/>
          <w:sz w:val="22"/>
          <w:szCs w:val="22"/>
        </w:rPr>
        <w:t>due to weak</w:t>
      </w:r>
      <w:r w:rsidR="009F0F9F" w:rsidRPr="00014FD9">
        <w:rPr>
          <w:rFonts w:ascii="Aptos" w:hAnsi="Aptos"/>
          <w:b/>
          <w:bCs/>
          <w:color w:val="000000" w:themeColor="text1"/>
          <w:sz w:val="22"/>
          <w:szCs w:val="22"/>
        </w:rPr>
        <w:t xml:space="preserve"> government capacity.</w:t>
      </w:r>
      <w:r w:rsidR="009F0F9F" w:rsidRPr="00014FD9">
        <w:rPr>
          <w:rFonts w:ascii="Aptos" w:hAnsi="Aptos"/>
          <w:color w:val="000000" w:themeColor="text1"/>
          <w:sz w:val="22"/>
          <w:szCs w:val="22"/>
        </w:rPr>
        <w:t xml:space="preserve"> Building trust is also </w:t>
      </w:r>
      <w:r w:rsidRPr="00014FD9">
        <w:rPr>
          <w:rFonts w:ascii="Aptos" w:hAnsi="Aptos"/>
          <w:color w:val="000000" w:themeColor="text1"/>
          <w:sz w:val="22"/>
          <w:szCs w:val="22"/>
        </w:rPr>
        <w:t>a critical component;</w:t>
      </w:r>
      <w:r w:rsidR="009F0F9F" w:rsidRPr="00014FD9">
        <w:rPr>
          <w:rFonts w:ascii="Aptos" w:hAnsi="Aptos"/>
          <w:color w:val="000000" w:themeColor="text1"/>
          <w:sz w:val="22"/>
          <w:szCs w:val="22"/>
        </w:rPr>
        <w:t xml:space="preserve"> in conflict</w:t>
      </w:r>
      <w:r w:rsidRPr="00014FD9">
        <w:rPr>
          <w:rFonts w:ascii="Aptos" w:hAnsi="Aptos"/>
          <w:color w:val="000000" w:themeColor="text1"/>
          <w:sz w:val="22"/>
          <w:szCs w:val="22"/>
        </w:rPr>
        <w:t>-affected</w:t>
      </w:r>
      <w:r w:rsidR="009F0F9F" w:rsidRPr="00014FD9">
        <w:rPr>
          <w:rFonts w:ascii="Aptos" w:hAnsi="Aptos"/>
          <w:color w:val="000000" w:themeColor="text1"/>
          <w:sz w:val="22"/>
          <w:szCs w:val="22"/>
        </w:rPr>
        <w:t xml:space="preserve"> settings, introducing a new approach requires careful stakeholder consultation to gain buy-in and ensure do-no-harm</w:t>
      </w:r>
      <w:r w:rsidRPr="00014FD9">
        <w:rPr>
          <w:rFonts w:ascii="Aptos" w:hAnsi="Aptos"/>
          <w:color w:val="000000" w:themeColor="text1"/>
          <w:sz w:val="22"/>
          <w:szCs w:val="22"/>
        </w:rPr>
        <w:t xml:space="preserve">. </w:t>
      </w:r>
      <w:r w:rsidR="006F6DB1" w:rsidRPr="00014FD9">
        <w:rPr>
          <w:rFonts w:ascii="Aptos" w:hAnsi="Aptos"/>
          <w:color w:val="000000" w:themeColor="text1"/>
          <w:sz w:val="22"/>
          <w:szCs w:val="22"/>
        </w:rPr>
        <w:t>Several FCS project lessons highlight the role of strong facilitation to align government</w:t>
      </w:r>
      <w:r w:rsidRPr="00014FD9">
        <w:rPr>
          <w:rFonts w:ascii="Aptos" w:hAnsi="Aptos"/>
          <w:color w:val="000000" w:themeColor="text1"/>
          <w:sz w:val="22"/>
          <w:szCs w:val="22"/>
        </w:rPr>
        <w:t xml:space="preserve"> actors</w:t>
      </w:r>
      <w:r w:rsidR="006F6DB1" w:rsidRPr="00014FD9">
        <w:rPr>
          <w:rFonts w:ascii="Aptos" w:hAnsi="Aptos"/>
          <w:color w:val="000000" w:themeColor="text1"/>
          <w:sz w:val="22"/>
          <w:szCs w:val="22"/>
        </w:rPr>
        <w:t>, community leaders, and donors around an innovative approach</w:t>
      </w:r>
      <w:r w:rsidR="009F0F9F" w:rsidRPr="00014FD9">
        <w:rPr>
          <w:rFonts w:ascii="Aptos" w:hAnsi="Aptos"/>
          <w:color w:val="000000" w:themeColor="text1"/>
          <w:sz w:val="22"/>
          <w:szCs w:val="22"/>
        </w:rPr>
        <w:t>.</w:t>
      </w:r>
      <w:r w:rsidR="00310FDA" w:rsidRPr="00014FD9">
        <w:rPr>
          <w:rFonts w:ascii="Aptos" w:hAnsi="Aptos"/>
          <w:color w:val="000000" w:themeColor="text1"/>
          <w:sz w:val="22"/>
          <w:szCs w:val="22"/>
        </w:rPr>
        <w:t xml:space="preserve"> </w:t>
      </w:r>
    </w:p>
    <w:p w14:paraId="627BD82C" w14:textId="77777777" w:rsidR="00C70388" w:rsidRPr="00014FD9" w:rsidRDefault="00C70388" w:rsidP="000A3020">
      <w:pPr>
        <w:pStyle w:val="NormalWeb"/>
        <w:spacing w:before="0" w:beforeAutospacing="0" w:after="0" w:afterAutospacing="0"/>
        <w:jc w:val="both"/>
        <w:textAlignment w:val="baseline"/>
        <w:rPr>
          <w:rFonts w:ascii="Aptos" w:hAnsi="Aptos"/>
          <w:color w:val="000000" w:themeColor="text1"/>
          <w:sz w:val="22"/>
          <w:szCs w:val="22"/>
        </w:rPr>
      </w:pPr>
    </w:p>
    <w:p w14:paraId="48C85CB1" w14:textId="2F264E2B" w:rsidR="00D50223" w:rsidRPr="00014FD9" w:rsidRDefault="00C70388"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b/>
          <w:bCs/>
          <w:color w:val="000000" w:themeColor="text1"/>
          <w:sz w:val="22"/>
          <w:szCs w:val="22"/>
        </w:rPr>
        <w:t xml:space="preserve">Internal </w:t>
      </w:r>
      <w:r w:rsidR="00F5104B" w:rsidRPr="00014FD9">
        <w:rPr>
          <w:rFonts w:ascii="Aptos" w:hAnsi="Aptos"/>
          <w:b/>
          <w:bCs/>
          <w:color w:val="000000" w:themeColor="text1"/>
          <w:sz w:val="22"/>
          <w:szCs w:val="22"/>
        </w:rPr>
        <w:t xml:space="preserve">drivers of </w:t>
      </w:r>
      <w:r w:rsidR="006878E0" w:rsidRPr="00014FD9">
        <w:rPr>
          <w:rFonts w:ascii="Aptos" w:hAnsi="Aptos"/>
          <w:b/>
          <w:bCs/>
          <w:color w:val="000000" w:themeColor="text1"/>
          <w:sz w:val="22"/>
          <w:szCs w:val="22"/>
        </w:rPr>
        <w:t xml:space="preserve">innovation </w:t>
      </w:r>
      <w:r w:rsidRPr="00014FD9">
        <w:rPr>
          <w:rFonts w:ascii="Aptos" w:hAnsi="Aptos"/>
          <w:b/>
          <w:bCs/>
          <w:color w:val="000000" w:themeColor="text1"/>
          <w:sz w:val="22"/>
          <w:szCs w:val="22"/>
        </w:rPr>
        <w:t>include</w:t>
      </w:r>
      <w:r w:rsidR="00D07DFD" w:rsidRPr="00014FD9">
        <w:rPr>
          <w:rFonts w:ascii="Aptos" w:hAnsi="Aptos"/>
          <w:b/>
          <w:bCs/>
          <w:color w:val="000000" w:themeColor="text1"/>
          <w:sz w:val="22"/>
          <w:szCs w:val="22"/>
        </w:rPr>
        <w:t xml:space="preserve"> visionary </w:t>
      </w:r>
      <w:r w:rsidR="006202D7" w:rsidRPr="00014FD9">
        <w:rPr>
          <w:rFonts w:ascii="Aptos" w:hAnsi="Aptos"/>
          <w:b/>
          <w:bCs/>
          <w:color w:val="000000" w:themeColor="text1"/>
          <w:sz w:val="22"/>
          <w:szCs w:val="22"/>
        </w:rPr>
        <w:t>and</w:t>
      </w:r>
      <w:r w:rsidR="00B31112" w:rsidRPr="00014FD9">
        <w:rPr>
          <w:rFonts w:ascii="Aptos" w:hAnsi="Aptos"/>
          <w:b/>
          <w:bCs/>
          <w:color w:val="000000" w:themeColor="text1"/>
          <w:sz w:val="22"/>
          <w:szCs w:val="22"/>
        </w:rPr>
        <w:t xml:space="preserve"> supportive </w:t>
      </w:r>
      <w:r w:rsidR="006202D7" w:rsidRPr="00014FD9">
        <w:rPr>
          <w:rFonts w:ascii="Aptos" w:hAnsi="Aptos"/>
          <w:b/>
          <w:bCs/>
          <w:color w:val="000000" w:themeColor="text1"/>
          <w:sz w:val="22"/>
          <w:szCs w:val="22"/>
        </w:rPr>
        <w:t>leadership</w:t>
      </w:r>
      <w:r w:rsidRPr="00014FD9">
        <w:rPr>
          <w:rFonts w:ascii="Aptos" w:hAnsi="Aptos"/>
          <w:b/>
          <w:bCs/>
          <w:color w:val="000000" w:themeColor="text1"/>
          <w:sz w:val="22"/>
          <w:szCs w:val="22"/>
        </w:rPr>
        <w:t xml:space="preserve"> and empowered</w:t>
      </w:r>
      <w:r w:rsidR="00FC101D" w:rsidRPr="00014FD9">
        <w:rPr>
          <w:rFonts w:ascii="Aptos" w:hAnsi="Aptos"/>
          <w:b/>
          <w:bCs/>
          <w:color w:val="000000" w:themeColor="text1"/>
          <w:sz w:val="22"/>
          <w:szCs w:val="22"/>
        </w:rPr>
        <w:t xml:space="preserve"> and</w:t>
      </w:r>
      <w:r w:rsidR="007574F9" w:rsidRPr="00014FD9">
        <w:rPr>
          <w:rFonts w:ascii="Aptos" w:hAnsi="Aptos"/>
          <w:b/>
          <w:bCs/>
          <w:color w:val="000000" w:themeColor="text1"/>
          <w:sz w:val="22"/>
          <w:szCs w:val="22"/>
        </w:rPr>
        <w:t xml:space="preserve"> stable</w:t>
      </w:r>
      <w:r w:rsidRPr="00014FD9">
        <w:rPr>
          <w:rFonts w:ascii="Aptos" w:hAnsi="Aptos"/>
          <w:b/>
          <w:bCs/>
          <w:color w:val="000000" w:themeColor="text1"/>
          <w:sz w:val="22"/>
          <w:szCs w:val="22"/>
        </w:rPr>
        <w:t xml:space="preserve"> task teams</w:t>
      </w:r>
      <w:r w:rsidR="00B31112" w:rsidRPr="00014FD9">
        <w:rPr>
          <w:rFonts w:ascii="Aptos" w:hAnsi="Aptos"/>
          <w:b/>
          <w:bCs/>
          <w:color w:val="000000" w:themeColor="text1"/>
          <w:sz w:val="22"/>
          <w:szCs w:val="22"/>
        </w:rPr>
        <w:t>.</w:t>
      </w:r>
      <w:r w:rsidR="00B31112" w:rsidRPr="00014FD9">
        <w:rPr>
          <w:rFonts w:ascii="Aptos" w:hAnsi="Aptos"/>
          <w:color w:val="000000" w:themeColor="text1"/>
          <w:sz w:val="22"/>
          <w:szCs w:val="22"/>
        </w:rPr>
        <w:t xml:space="preserve"> </w:t>
      </w:r>
      <w:r w:rsidR="00F5104B" w:rsidRPr="00014FD9">
        <w:rPr>
          <w:rFonts w:ascii="Aptos" w:hAnsi="Aptos"/>
          <w:color w:val="000000" w:themeColor="text1"/>
          <w:sz w:val="22"/>
          <w:szCs w:val="22"/>
        </w:rPr>
        <w:t>Project l</w:t>
      </w:r>
      <w:r w:rsidR="00C87D62" w:rsidRPr="00014FD9">
        <w:rPr>
          <w:rFonts w:ascii="Aptos" w:hAnsi="Aptos"/>
          <w:color w:val="000000" w:themeColor="text1"/>
          <w:sz w:val="22"/>
          <w:szCs w:val="22"/>
        </w:rPr>
        <w:t xml:space="preserve">essons regularly </w:t>
      </w:r>
      <w:r w:rsidR="00D50223" w:rsidRPr="00014FD9">
        <w:rPr>
          <w:rFonts w:ascii="Aptos" w:hAnsi="Aptos"/>
          <w:color w:val="000000" w:themeColor="text1"/>
          <w:sz w:val="22"/>
          <w:szCs w:val="22"/>
        </w:rPr>
        <w:t xml:space="preserve">highlight the key role of </w:t>
      </w:r>
      <w:r w:rsidRPr="00014FD9">
        <w:rPr>
          <w:rFonts w:ascii="Aptos" w:hAnsi="Aptos"/>
          <w:color w:val="000000" w:themeColor="text1"/>
          <w:sz w:val="22"/>
          <w:szCs w:val="22"/>
        </w:rPr>
        <w:t>leadership and high-quality staffing</w:t>
      </w:r>
      <w:r w:rsidR="00D50223" w:rsidRPr="00014FD9">
        <w:rPr>
          <w:rFonts w:ascii="Aptos" w:hAnsi="Aptos"/>
          <w:color w:val="000000" w:themeColor="text1"/>
          <w:sz w:val="22"/>
          <w:szCs w:val="22"/>
        </w:rPr>
        <w:t>,</w:t>
      </w:r>
      <w:r w:rsidRPr="00014FD9">
        <w:rPr>
          <w:rFonts w:ascii="Aptos" w:hAnsi="Aptos"/>
          <w:color w:val="000000" w:themeColor="text1"/>
          <w:sz w:val="22"/>
          <w:szCs w:val="22"/>
        </w:rPr>
        <w:t xml:space="preserve"> </w:t>
      </w:r>
      <w:r w:rsidR="005558D5" w:rsidRPr="00014FD9">
        <w:rPr>
          <w:rFonts w:ascii="Aptos" w:hAnsi="Aptos"/>
          <w:color w:val="000000" w:themeColor="text1"/>
          <w:sz w:val="22"/>
          <w:szCs w:val="22"/>
        </w:rPr>
        <w:t>importance of managers</w:t>
      </w:r>
      <w:r w:rsidR="001A4125" w:rsidRPr="00014FD9">
        <w:rPr>
          <w:rFonts w:ascii="Aptos" w:hAnsi="Aptos"/>
          <w:color w:val="000000" w:themeColor="text1"/>
          <w:sz w:val="22"/>
          <w:szCs w:val="22"/>
        </w:rPr>
        <w:t>’</w:t>
      </w:r>
      <w:r w:rsidR="005558D5" w:rsidRPr="00014FD9">
        <w:rPr>
          <w:rFonts w:ascii="Aptos" w:hAnsi="Aptos"/>
          <w:color w:val="000000" w:themeColor="text1"/>
          <w:sz w:val="22"/>
          <w:szCs w:val="22"/>
        </w:rPr>
        <w:t xml:space="preserve"> and TTL</w:t>
      </w:r>
      <w:r w:rsidR="001A4125" w:rsidRPr="00014FD9">
        <w:rPr>
          <w:rFonts w:ascii="Aptos" w:hAnsi="Aptos"/>
          <w:color w:val="000000" w:themeColor="text1"/>
          <w:sz w:val="22"/>
          <w:szCs w:val="22"/>
        </w:rPr>
        <w:t xml:space="preserve">s’ </w:t>
      </w:r>
      <w:r w:rsidRPr="00014FD9">
        <w:rPr>
          <w:rFonts w:ascii="Aptos" w:hAnsi="Aptos"/>
          <w:color w:val="000000" w:themeColor="text1"/>
          <w:sz w:val="22"/>
          <w:szCs w:val="22"/>
        </w:rPr>
        <w:t>willingness to take risks on an unproven approach</w:t>
      </w:r>
      <w:r w:rsidR="00D50223" w:rsidRPr="00014FD9">
        <w:rPr>
          <w:rFonts w:ascii="Aptos" w:hAnsi="Aptos"/>
          <w:color w:val="000000" w:themeColor="text1"/>
          <w:sz w:val="22"/>
          <w:szCs w:val="22"/>
        </w:rPr>
        <w:t>,</w:t>
      </w:r>
      <w:r w:rsidRPr="00014FD9">
        <w:rPr>
          <w:rFonts w:ascii="Aptos" w:hAnsi="Aptos"/>
          <w:color w:val="000000" w:themeColor="text1"/>
          <w:sz w:val="22"/>
          <w:szCs w:val="22"/>
        </w:rPr>
        <w:t xml:space="preserve"> and </w:t>
      </w:r>
      <w:r w:rsidR="00D50223" w:rsidRPr="00014FD9">
        <w:rPr>
          <w:rFonts w:ascii="Aptos" w:hAnsi="Aptos"/>
          <w:color w:val="000000" w:themeColor="text1"/>
          <w:sz w:val="22"/>
          <w:szCs w:val="22"/>
        </w:rPr>
        <w:t xml:space="preserve">the openness of </w:t>
      </w:r>
      <w:r w:rsidRPr="00014FD9">
        <w:rPr>
          <w:rFonts w:ascii="Aptos" w:hAnsi="Aptos"/>
          <w:color w:val="000000" w:themeColor="text1"/>
          <w:sz w:val="22"/>
          <w:szCs w:val="22"/>
        </w:rPr>
        <w:t xml:space="preserve">local staff to new ideas </w:t>
      </w:r>
      <w:r w:rsidR="00D50223" w:rsidRPr="00014FD9">
        <w:rPr>
          <w:rFonts w:ascii="Aptos" w:hAnsi="Aptos"/>
          <w:color w:val="000000" w:themeColor="text1"/>
          <w:sz w:val="22"/>
          <w:szCs w:val="22"/>
        </w:rPr>
        <w:t xml:space="preserve">as </w:t>
      </w:r>
      <w:r w:rsidRPr="00014FD9">
        <w:rPr>
          <w:rFonts w:ascii="Aptos" w:hAnsi="Aptos"/>
          <w:color w:val="000000" w:themeColor="text1"/>
          <w:sz w:val="22"/>
          <w:szCs w:val="22"/>
        </w:rPr>
        <w:t xml:space="preserve">decisive </w:t>
      </w:r>
      <w:r w:rsidR="00D50223" w:rsidRPr="00014FD9">
        <w:rPr>
          <w:rFonts w:ascii="Aptos" w:hAnsi="Aptos"/>
          <w:color w:val="000000" w:themeColor="text1"/>
          <w:sz w:val="22"/>
          <w:szCs w:val="22"/>
        </w:rPr>
        <w:t xml:space="preserve">elements </w:t>
      </w:r>
      <w:r w:rsidRPr="00014FD9">
        <w:rPr>
          <w:rFonts w:ascii="Aptos" w:hAnsi="Aptos"/>
          <w:color w:val="000000" w:themeColor="text1"/>
          <w:sz w:val="22"/>
          <w:szCs w:val="22"/>
        </w:rPr>
        <w:t>for success.</w:t>
      </w:r>
      <w:r w:rsidR="00FB77B8" w:rsidRPr="00014FD9">
        <w:rPr>
          <w:rFonts w:ascii="Aptos" w:hAnsi="Aptos"/>
          <w:color w:val="000000" w:themeColor="text1"/>
          <w:sz w:val="22"/>
          <w:szCs w:val="22"/>
        </w:rPr>
        <w:t xml:space="preserve"> </w:t>
      </w:r>
      <w:r w:rsidRPr="00014FD9">
        <w:rPr>
          <w:rFonts w:ascii="Aptos" w:hAnsi="Aptos"/>
          <w:color w:val="000000" w:themeColor="text1"/>
          <w:sz w:val="22"/>
          <w:szCs w:val="22"/>
        </w:rPr>
        <w:t xml:space="preserve">Effective cross-unit collaboration and knowledge exchange have </w:t>
      </w:r>
      <w:r w:rsidR="00F047E6" w:rsidRPr="00014FD9">
        <w:rPr>
          <w:rFonts w:ascii="Aptos" w:hAnsi="Aptos"/>
          <w:color w:val="000000" w:themeColor="text1"/>
          <w:sz w:val="22"/>
          <w:szCs w:val="22"/>
        </w:rPr>
        <w:t xml:space="preserve">enabled </w:t>
      </w:r>
      <w:r w:rsidR="00D50223" w:rsidRPr="00014FD9">
        <w:rPr>
          <w:rFonts w:ascii="Aptos" w:hAnsi="Aptos"/>
          <w:color w:val="000000" w:themeColor="text1"/>
          <w:sz w:val="22"/>
          <w:szCs w:val="22"/>
        </w:rPr>
        <w:t>replication</w:t>
      </w:r>
      <w:r w:rsidRPr="00014FD9">
        <w:rPr>
          <w:rFonts w:ascii="Aptos" w:hAnsi="Aptos"/>
          <w:color w:val="000000" w:themeColor="text1"/>
          <w:sz w:val="22"/>
          <w:szCs w:val="22"/>
        </w:rPr>
        <w:t xml:space="preserve"> (e.g.</w:t>
      </w:r>
      <w:r w:rsidR="00D50223" w:rsidRPr="00014FD9">
        <w:rPr>
          <w:rFonts w:ascii="Aptos" w:hAnsi="Aptos"/>
          <w:color w:val="000000" w:themeColor="text1"/>
          <w:sz w:val="22"/>
          <w:szCs w:val="22"/>
        </w:rPr>
        <w:t xml:space="preserve">, </w:t>
      </w:r>
      <w:r w:rsidRPr="00014FD9">
        <w:rPr>
          <w:rFonts w:ascii="Aptos" w:hAnsi="Aptos"/>
          <w:color w:val="000000" w:themeColor="text1"/>
          <w:sz w:val="22"/>
          <w:szCs w:val="22"/>
        </w:rPr>
        <w:t>a trade information portal, new community-driven models) across countries</w:t>
      </w:r>
      <w:r w:rsidR="003064E0" w:rsidRPr="00014FD9">
        <w:rPr>
          <w:rFonts w:ascii="Aptos" w:hAnsi="Aptos"/>
          <w:color w:val="000000" w:themeColor="text1"/>
          <w:sz w:val="22"/>
          <w:szCs w:val="22"/>
        </w:rPr>
        <w:t xml:space="preserve"> and regions</w:t>
      </w:r>
      <w:r w:rsidRPr="00014FD9">
        <w:rPr>
          <w:rFonts w:ascii="Aptos" w:hAnsi="Aptos"/>
          <w:color w:val="000000" w:themeColor="text1"/>
          <w:sz w:val="22"/>
          <w:szCs w:val="22"/>
        </w:rPr>
        <w:t xml:space="preserve">. </w:t>
      </w:r>
    </w:p>
    <w:p w14:paraId="0237C02A" w14:textId="77777777" w:rsidR="00D50223" w:rsidRPr="00014FD9" w:rsidRDefault="00D50223" w:rsidP="244FAC12">
      <w:pPr>
        <w:pStyle w:val="NormalWeb"/>
        <w:spacing w:before="0" w:beforeAutospacing="0" w:after="0" w:afterAutospacing="0"/>
        <w:jc w:val="both"/>
        <w:textAlignment w:val="baseline"/>
        <w:rPr>
          <w:rFonts w:ascii="Aptos" w:hAnsi="Aptos"/>
          <w:color w:val="000000"/>
          <w:sz w:val="22"/>
          <w:szCs w:val="22"/>
        </w:rPr>
      </w:pPr>
    </w:p>
    <w:p w14:paraId="013E6423" w14:textId="3ACA3167" w:rsidR="00C70388" w:rsidRPr="00014FD9" w:rsidRDefault="004C5509"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b/>
          <w:bCs/>
          <w:color w:val="000000"/>
          <w:sz w:val="22"/>
          <w:szCs w:val="22"/>
        </w:rPr>
        <w:t>However, significant constraints persist</w:t>
      </w:r>
      <w:r w:rsidR="00D50223" w:rsidRPr="00014FD9">
        <w:rPr>
          <w:rFonts w:ascii="Aptos" w:hAnsi="Aptos"/>
          <w:b/>
          <w:bCs/>
          <w:color w:val="000000"/>
          <w:sz w:val="22"/>
          <w:szCs w:val="22"/>
        </w:rPr>
        <w:t>.</w:t>
      </w:r>
      <w:r w:rsidR="00D50223" w:rsidRPr="00014FD9">
        <w:rPr>
          <w:rFonts w:ascii="Aptos" w:hAnsi="Aptos"/>
          <w:color w:val="000000"/>
          <w:sz w:val="22"/>
          <w:szCs w:val="22"/>
        </w:rPr>
        <w:t xml:space="preserve"> These include </w:t>
      </w:r>
      <w:r w:rsidRPr="00014FD9">
        <w:rPr>
          <w:rFonts w:ascii="Aptos" w:hAnsi="Aptos"/>
          <w:color w:val="000000"/>
          <w:sz w:val="22"/>
          <w:szCs w:val="22"/>
        </w:rPr>
        <w:t>entrenched risk aversion, bureaucratic fragmentation, capacity gaps, over</w:t>
      </w:r>
      <w:r w:rsidR="00D50223" w:rsidRPr="00014FD9">
        <w:rPr>
          <w:rFonts w:ascii="Aptos" w:hAnsi="Aptos"/>
          <w:color w:val="000000"/>
          <w:sz w:val="22"/>
          <w:szCs w:val="22"/>
        </w:rPr>
        <w:t xml:space="preserve">ly </w:t>
      </w:r>
      <w:r w:rsidRPr="00014FD9">
        <w:rPr>
          <w:rFonts w:ascii="Aptos" w:hAnsi="Aptos"/>
          <w:color w:val="000000"/>
          <w:sz w:val="22"/>
          <w:szCs w:val="22"/>
        </w:rPr>
        <w:t>complex project designs, lack of continuity in scaling innovations, and insufficient incentives for reflection and adaptation</w:t>
      </w:r>
      <w:r w:rsidR="001A60B7" w:rsidRPr="00014FD9">
        <w:rPr>
          <w:rFonts w:ascii="Aptos" w:hAnsi="Aptos"/>
          <w:color w:val="000000"/>
          <w:sz w:val="22"/>
          <w:szCs w:val="22"/>
        </w:rPr>
        <w:t xml:space="preserve"> </w:t>
      </w:r>
      <w:r w:rsidR="003B35DF" w:rsidRPr="00014FD9">
        <w:rPr>
          <w:rFonts w:ascii="Aptos" w:hAnsi="Aptos"/>
          <w:color w:val="000000"/>
          <w:sz w:val="22"/>
          <w:szCs w:val="22"/>
        </w:rPr>
        <w:t>(</w:t>
      </w:r>
      <w:r w:rsidR="00EF50A2" w:rsidRPr="00014FD9">
        <w:rPr>
          <w:rFonts w:ascii="Aptos" w:hAnsi="Aptos"/>
          <w:sz w:val="22"/>
          <w:szCs w:val="22"/>
        </w:rPr>
        <w:t>Table</w:t>
      </w:r>
      <w:r w:rsidR="00EF50A2" w:rsidRPr="00014FD9" w:rsidDel="00EF50A2">
        <w:rPr>
          <w:rFonts w:ascii="Aptos" w:hAnsi="Aptos"/>
          <w:color w:val="000000"/>
          <w:sz w:val="22"/>
          <w:szCs w:val="22"/>
        </w:rPr>
        <w:t xml:space="preserve"> </w:t>
      </w:r>
      <w:r w:rsidR="00A948B8" w:rsidRPr="00014FD9">
        <w:rPr>
          <w:rFonts w:ascii="Aptos" w:hAnsi="Aptos"/>
          <w:color w:val="000000"/>
          <w:sz w:val="22"/>
          <w:szCs w:val="22"/>
        </w:rPr>
        <w:t>4.2</w:t>
      </w:r>
      <w:r w:rsidR="00A0743E" w:rsidRPr="00014FD9">
        <w:rPr>
          <w:rFonts w:ascii="Aptos" w:hAnsi="Aptos"/>
          <w:color w:val="000000"/>
          <w:sz w:val="22"/>
          <w:szCs w:val="22"/>
        </w:rPr>
        <w:fldChar w:fldCharType="begin"/>
      </w:r>
      <w:r w:rsidR="00A0743E" w:rsidRPr="00014FD9">
        <w:rPr>
          <w:rFonts w:ascii="Aptos" w:hAnsi="Aptos"/>
          <w:color w:val="000000"/>
          <w:sz w:val="22"/>
          <w:szCs w:val="22"/>
        </w:rPr>
        <w:instrText xml:space="preserve"> REF _Ref203129571 \h </w:instrText>
      </w:r>
      <w:r w:rsidR="000A3020" w:rsidRPr="00014FD9">
        <w:rPr>
          <w:rFonts w:ascii="Aptos" w:hAnsi="Aptos"/>
          <w:color w:val="000000"/>
          <w:sz w:val="22"/>
          <w:szCs w:val="22"/>
        </w:rPr>
        <w:instrText xml:space="preserve"> \* MERGEFORMAT </w:instrText>
      </w:r>
      <w:r w:rsidR="00A0743E" w:rsidRPr="00014FD9">
        <w:rPr>
          <w:rFonts w:ascii="Aptos" w:hAnsi="Aptos"/>
          <w:color w:val="000000"/>
          <w:sz w:val="22"/>
          <w:szCs w:val="22"/>
        </w:rPr>
      </w:r>
      <w:r w:rsidR="00A0743E" w:rsidRPr="00014FD9">
        <w:rPr>
          <w:rFonts w:ascii="Aptos" w:hAnsi="Aptos"/>
          <w:color w:val="000000"/>
          <w:sz w:val="22"/>
          <w:szCs w:val="22"/>
        </w:rPr>
        <w:fldChar w:fldCharType="separate"/>
      </w:r>
      <w:r w:rsidR="00A0743E" w:rsidRPr="00014FD9">
        <w:rPr>
          <w:rFonts w:ascii="Aptos" w:hAnsi="Aptos"/>
          <w:color w:val="000000"/>
          <w:sz w:val="22"/>
          <w:szCs w:val="22"/>
        </w:rPr>
        <w:fldChar w:fldCharType="end"/>
      </w:r>
      <w:r w:rsidR="00483D3F" w:rsidRPr="00014FD9">
        <w:rPr>
          <w:rFonts w:ascii="Aptos" w:hAnsi="Aptos"/>
          <w:color w:val="000000"/>
          <w:sz w:val="22"/>
          <w:szCs w:val="22"/>
        </w:rPr>
        <w:t xml:space="preserve">). </w:t>
      </w:r>
      <w:r w:rsidR="00D50223" w:rsidRPr="00014FD9">
        <w:rPr>
          <w:rFonts w:ascii="Aptos" w:hAnsi="Aptos"/>
          <w:color w:val="000000"/>
          <w:sz w:val="22"/>
          <w:szCs w:val="22"/>
        </w:rPr>
        <w:t>I</w:t>
      </w:r>
      <w:r w:rsidR="00F427FA" w:rsidRPr="00014FD9">
        <w:rPr>
          <w:rFonts w:ascii="Aptos" w:hAnsi="Aptos"/>
          <w:color w:val="000000"/>
          <w:sz w:val="22"/>
          <w:szCs w:val="22"/>
        </w:rPr>
        <w:t xml:space="preserve">n </w:t>
      </w:r>
      <w:r w:rsidR="00D50223" w:rsidRPr="00014FD9">
        <w:rPr>
          <w:rFonts w:ascii="Aptos" w:hAnsi="Aptos"/>
          <w:color w:val="000000"/>
          <w:sz w:val="22"/>
          <w:szCs w:val="22"/>
        </w:rPr>
        <w:t>FCS in particular</w:t>
      </w:r>
      <w:r w:rsidR="00F427FA" w:rsidRPr="00014FD9">
        <w:rPr>
          <w:rFonts w:ascii="Aptos" w:hAnsi="Aptos"/>
          <w:color w:val="000000"/>
          <w:sz w:val="22"/>
          <w:szCs w:val="22"/>
        </w:rPr>
        <w:t xml:space="preserve">, excessive caution further limits innovation. </w:t>
      </w:r>
    </w:p>
    <w:p w14:paraId="2BDA7D1C" w14:textId="77777777" w:rsidR="00EA70D1" w:rsidRPr="00014FD9" w:rsidRDefault="00EA70D1" w:rsidP="000A3020">
      <w:pPr>
        <w:pStyle w:val="NormalWeb"/>
        <w:spacing w:before="0" w:beforeAutospacing="0" w:after="0" w:afterAutospacing="0"/>
        <w:jc w:val="both"/>
        <w:textAlignment w:val="baseline"/>
        <w:rPr>
          <w:rFonts w:ascii="Aptos" w:hAnsi="Aptos"/>
          <w:color w:val="000000"/>
          <w:sz w:val="22"/>
          <w:szCs w:val="22"/>
        </w:rPr>
      </w:pPr>
    </w:p>
    <w:p w14:paraId="393FBD17" w14:textId="064A6B5E" w:rsidR="00B316B5" w:rsidRPr="00532354" w:rsidRDefault="00EF50A2" w:rsidP="244FAC12">
      <w:pPr>
        <w:pStyle w:val="Title"/>
        <w:rPr>
          <w:rFonts w:ascii="Aptos" w:hAnsi="Aptos"/>
        </w:rPr>
      </w:pPr>
      <w:bookmarkStart w:id="101" w:name="_Ref203129571"/>
      <w:r w:rsidRPr="00532354">
        <w:rPr>
          <w:rFonts w:ascii="Aptos" w:hAnsi="Aptos"/>
        </w:rPr>
        <w:t>Table</w:t>
      </w:r>
      <w:r w:rsidRPr="00532354" w:rsidDel="00EF50A2">
        <w:rPr>
          <w:rFonts w:ascii="Aptos" w:hAnsi="Aptos"/>
        </w:rPr>
        <w:t xml:space="preserve"> </w:t>
      </w:r>
      <w:bookmarkEnd w:id="101"/>
      <w:r w:rsidR="00A948B8" w:rsidRPr="00532354">
        <w:rPr>
          <w:rFonts w:ascii="Aptos" w:hAnsi="Aptos"/>
        </w:rPr>
        <w:t>4.2</w:t>
      </w:r>
      <w:r w:rsidR="00ED232C" w:rsidRPr="00532354">
        <w:rPr>
          <w:rFonts w:ascii="Aptos" w:hAnsi="Aptos"/>
        </w:rPr>
        <w:t>.</w:t>
      </w:r>
      <w:r w:rsidR="00CB30C5" w:rsidRPr="00532354">
        <w:rPr>
          <w:rFonts w:ascii="Aptos" w:hAnsi="Aptos"/>
        </w:rPr>
        <w:t xml:space="preserve"> </w:t>
      </w:r>
      <w:r w:rsidR="007349AC" w:rsidRPr="00532354">
        <w:rPr>
          <w:rFonts w:ascii="Aptos" w:hAnsi="Aptos"/>
        </w:rPr>
        <w:t>Bank Group</w:t>
      </w:r>
      <w:r w:rsidR="00B316B5" w:rsidRPr="00532354">
        <w:rPr>
          <w:rFonts w:ascii="Aptos" w:hAnsi="Aptos"/>
        </w:rPr>
        <w:t xml:space="preserve"> Enablers v</w:t>
      </w:r>
      <w:r w:rsidR="002179CF" w:rsidRPr="00532354">
        <w:rPr>
          <w:rFonts w:ascii="Aptos" w:hAnsi="Aptos"/>
        </w:rPr>
        <w:t>s</w:t>
      </w:r>
      <w:r w:rsidR="00D80301" w:rsidRPr="00532354">
        <w:rPr>
          <w:rFonts w:ascii="Aptos" w:hAnsi="Aptos"/>
        </w:rPr>
        <w:t>.</w:t>
      </w:r>
      <w:r w:rsidR="00B316B5" w:rsidRPr="00532354">
        <w:rPr>
          <w:rFonts w:ascii="Aptos" w:hAnsi="Aptos"/>
        </w:rPr>
        <w:t xml:space="preserve"> Constraints </w:t>
      </w:r>
      <w:r w:rsidR="002179CF" w:rsidRPr="00532354">
        <w:rPr>
          <w:rFonts w:ascii="Aptos" w:hAnsi="Aptos"/>
        </w:rPr>
        <w:t xml:space="preserve">on </w:t>
      </w:r>
      <w:r w:rsidR="00B316B5" w:rsidRPr="00532354">
        <w:rPr>
          <w:rFonts w:ascii="Aptos" w:hAnsi="Aptos"/>
        </w:rPr>
        <w:t>Innovation</w:t>
      </w:r>
    </w:p>
    <w:tbl>
      <w:tblPr>
        <w:tblStyle w:val="GridTable1Light"/>
        <w:tblW w:w="0" w:type="auto"/>
        <w:jc w:val="center"/>
        <w:tblInd w:w="0" w:type="dxa"/>
        <w:tblLook w:val="04A0" w:firstRow="1" w:lastRow="0" w:firstColumn="1" w:lastColumn="0" w:noHBand="0" w:noVBand="1"/>
      </w:tblPr>
      <w:tblGrid>
        <w:gridCol w:w="1524"/>
        <w:gridCol w:w="3781"/>
        <w:gridCol w:w="3711"/>
      </w:tblGrid>
      <w:tr w:rsidR="006321C7" w:rsidRPr="00014FD9" w14:paraId="27F97458" w14:textId="77777777" w:rsidTr="005323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4" w:type="dxa"/>
            <w:hideMark/>
          </w:tcPr>
          <w:p w14:paraId="5D45EED3" w14:textId="77777777" w:rsidR="00B316B5" w:rsidRPr="00014FD9" w:rsidRDefault="00B316B5" w:rsidP="244FAC12">
            <w:pPr>
              <w:pStyle w:val="NormalWeb"/>
              <w:spacing w:before="0" w:beforeAutospacing="0" w:after="0" w:afterAutospacing="0"/>
              <w:jc w:val="center"/>
              <w:textAlignment w:val="baseline"/>
              <w:rPr>
                <w:rFonts w:ascii="Aptos" w:hAnsi="Aptos"/>
                <w:color w:val="000000"/>
                <w:sz w:val="22"/>
                <w:szCs w:val="22"/>
              </w:rPr>
            </w:pPr>
            <w:r w:rsidRPr="00014FD9">
              <w:rPr>
                <w:rFonts w:ascii="Aptos" w:hAnsi="Aptos"/>
                <w:color w:val="000000" w:themeColor="text1"/>
                <w:sz w:val="22"/>
                <w:szCs w:val="22"/>
              </w:rPr>
              <w:t>Aspect</w:t>
            </w:r>
          </w:p>
        </w:tc>
        <w:tc>
          <w:tcPr>
            <w:tcW w:w="3781" w:type="dxa"/>
            <w:hideMark/>
          </w:tcPr>
          <w:p w14:paraId="5EE7FBD4" w14:textId="77777777" w:rsidR="00B316B5" w:rsidRPr="00014FD9" w:rsidRDefault="00B316B5" w:rsidP="244FAC12">
            <w:pPr>
              <w:pStyle w:val="NormalWeb"/>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Enablers</w:t>
            </w:r>
          </w:p>
        </w:tc>
        <w:tc>
          <w:tcPr>
            <w:tcW w:w="3711" w:type="dxa"/>
            <w:hideMark/>
          </w:tcPr>
          <w:p w14:paraId="04B4D26E" w14:textId="77777777" w:rsidR="00B316B5" w:rsidRPr="00014FD9" w:rsidRDefault="00B316B5" w:rsidP="244FAC12">
            <w:pPr>
              <w:pStyle w:val="NormalWeb"/>
              <w:spacing w:before="0" w:beforeAutospacing="0" w:after="0" w:afterAutospacing="0"/>
              <w:jc w:val="center"/>
              <w:textAlignment w:val="baseline"/>
              <w:cnfStyle w:val="100000000000" w:firstRow="1"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Constraints</w:t>
            </w:r>
          </w:p>
        </w:tc>
      </w:tr>
      <w:tr w:rsidR="0028531B" w:rsidRPr="00014FD9" w14:paraId="46234E0B"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27F11828" w14:textId="53156ED1"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Leadership</w:t>
            </w:r>
          </w:p>
        </w:tc>
        <w:tc>
          <w:tcPr>
            <w:tcW w:w="3781" w:type="dxa"/>
            <w:vAlign w:val="center"/>
            <w:hideMark/>
          </w:tcPr>
          <w:p w14:paraId="6738753F" w14:textId="1B2ECE52"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Strong leadership at all levels; champions set vision and protect teams during failures.</w:t>
            </w:r>
          </w:p>
        </w:tc>
        <w:tc>
          <w:tcPr>
            <w:tcW w:w="3711" w:type="dxa"/>
            <w:vAlign w:val="center"/>
            <w:hideMark/>
          </w:tcPr>
          <w:p w14:paraId="7BF6CCFF" w14:textId="5620AB33"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Risk</w:t>
            </w:r>
            <w:r w:rsidR="0EB180F9" w:rsidRPr="00014FD9">
              <w:rPr>
                <w:rFonts w:ascii="Aptos" w:hAnsi="Aptos"/>
                <w:color w:val="000000" w:themeColor="text1"/>
                <w:sz w:val="22"/>
                <w:szCs w:val="22"/>
              </w:rPr>
              <w:t>-</w:t>
            </w:r>
            <w:r w:rsidRPr="00014FD9">
              <w:rPr>
                <w:rFonts w:ascii="Aptos" w:hAnsi="Aptos"/>
                <w:color w:val="000000" w:themeColor="text1"/>
                <w:sz w:val="22"/>
                <w:szCs w:val="22"/>
              </w:rPr>
              <w:t>avers</w:t>
            </w:r>
            <w:r w:rsidR="0EB180F9" w:rsidRPr="00014FD9">
              <w:rPr>
                <w:rFonts w:ascii="Aptos" w:hAnsi="Aptos"/>
                <w:color w:val="000000" w:themeColor="text1"/>
                <w:sz w:val="22"/>
                <w:szCs w:val="22"/>
              </w:rPr>
              <w:t>e</w:t>
            </w:r>
            <w:r w:rsidRPr="00014FD9">
              <w:rPr>
                <w:rFonts w:ascii="Aptos" w:hAnsi="Aptos"/>
                <w:color w:val="000000" w:themeColor="text1"/>
                <w:sz w:val="22"/>
                <w:szCs w:val="22"/>
              </w:rPr>
              <w:t xml:space="preserve"> culture </w:t>
            </w:r>
            <w:r w:rsidR="4391C1AF" w:rsidRPr="00014FD9">
              <w:rPr>
                <w:rFonts w:ascii="Aptos" w:hAnsi="Aptos"/>
                <w:color w:val="000000" w:themeColor="text1"/>
                <w:sz w:val="22"/>
                <w:szCs w:val="22"/>
              </w:rPr>
              <w:t xml:space="preserve">penalizes </w:t>
            </w:r>
            <w:r w:rsidRPr="00014FD9">
              <w:rPr>
                <w:rFonts w:ascii="Aptos" w:hAnsi="Aptos"/>
                <w:color w:val="000000" w:themeColor="text1"/>
                <w:sz w:val="22"/>
                <w:szCs w:val="22"/>
              </w:rPr>
              <w:t xml:space="preserve">failure; fear of career </w:t>
            </w:r>
            <w:r w:rsidR="03BF5DAC" w:rsidRPr="00014FD9">
              <w:rPr>
                <w:rFonts w:ascii="Aptos" w:hAnsi="Aptos"/>
                <w:color w:val="000000" w:themeColor="text1"/>
                <w:sz w:val="22"/>
                <w:szCs w:val="22"/>
              </w:rPr>
              <w:t>implications</w:t>
            </w:r>
            <w:r w:rsidRPr="00014FD9">
              <w:rPr>
                <w:rFonts w:ascii="Aptos" w:hAnsi="Aptos"/>
                <w:color w:val="000000" w:themeColor="text1"/>
                <w:sz w:val="22"/>
                <w:szCs w:val="22"/>
              </w:rPr>
              <w:t>; conservative management.</w:t>
            </w:r>
          </w:p>
        </w:tc>
      </w:tr>
      <w:tr w:rsidR="0028531B" w:rsidRPr="00014FD9" w14:paraId="62F5E9E3"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5375DC21" w14:textId="6CD334DF"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 xml:space="preserve">Culture </w:t>
            </w:r>
            <w:r w:rsidR="002179CF" w:rsidRPr="00014FD9">
              <w:rPr>
                <w:rFonts w:ascii="Aptos" w:hAnsi="Aptos"/>
                <w:color w:val="000000" w:themeColor="text1"/>
                <w:sz w:val="22"/>
                <w:szCs w:val="22"/>
              </w:rPr>
              <w:t xml:space="preserve">and </w:t>
            </w:r>
            <w:r w:rsidRPr="00014FD9">
              <w:rPr>
                <w:rFonts w:ascii="Aptos" w:hAnsi="Aptos"/>
                <w:color w:val="000000" w:themeColor="text1"/>
                <w:sz w:val="22"/>
                <w:szCs w:val="22"/>
              </w:rPr>
              <w:t>Incentives</w:t>
            </w:r>
          </w:p>
        </w:tc>
        <w:tc>
          <w:tcPr>
            <w:tcW w:w="3781" w:type="dxa"/>
            <w:vAlign w:val="center"/>
            <w:hideMark/>
          </w:tcPr>
          <w:p w14:paraId="6B8AB98C" w14:textId="20D12D69" w:rsidR="00B316B5" w:rsidRPr="00014FD9" w:rsidRDefault="5A9B2161"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Culture of</w:t>
            </w:r>
            <w:r w:rsidR="00D50223" w:rsidRPr="00014FD9">
              <w:rPr>
                <w:rFonts w:ascii="Aptos" w:hAnsi="Aptos"/>
                <w:color w:val="000000" w:themeColor="text1"/>
                <w:sz w:val="22"/>
                <w:szCs w:val="22"/>
              </w:rPr>
              <w:t xml:space="preserve"> </w:t>
            </w:r>
            <w:r w:rsidR="00B316B5" w:rsidRPr="00014FD9">
              <w:rPr>
                <w:rFonts w:ascii="Aptos" w:hAnsi="Aptos"/>
                <w:color w:val="000000" w:themeColor="text1"/>
                <w:sz w:val="22"/>
                <w:szCs w:val="22"/>
              </w:rPr>
              <w:t xml:space="preserve">experimentation; </w:t>
            </w:r>
            <w:r w:rsidR="2ED1F9E5" w:rsidRPr="00014FD9">
              <w:rPr>
                <w:rFonts w:ascii="Aptos" w:hAnsi="Aptos"/>
                <w:color w:val="000000" w:themeColor="text1"/>
                <w:sz w:val="22"/>
                <w:szCs w:val="22"/>
              </w:rPr>
              <w:t>creativity and bold thinking</w:t>
            </w:r>
            <w:r w:rsidRPr="00014FD9">
              <w:rPr>
                <w:rFonts w:ascii="Aptos" w:hAnsi="Aptos"/>
                <w:color w:val="000000" w:themeColor="text1"/>
                <w:sz w:val="22"/>
                <w:szCs w:val="22"/>
              </w:rPr>
              <w:t xml:space="preserve"> are encouraged and recognized</w:t>
            </w:r>
            <w:r w:rsidR="00B316B5" w:rsidRPr="00014FD9">
              <w:rPr>
                <w:rFonts w:ascii="Aptos" w:hAnsi="Aptos"/>
                <w:color w:val="000000" w:themeColor="text1"/>
                <w:sz w:val="22"/>
                <w:szCs w:val="22"/>
              </w:rPr>
              <w:t>.</w:t>
            </w:r>
          </w:p>
        </w:tc>
        <w:tc>
          <w:tcPr>
            <w:tcW w:w="3711" w:type="dxa"/>
            <w:vAlign w:val="center"/>
            <w:hideMark/>
          </w:tcPr>
          <w:p w14:paraId="43FD2EB7" w14:textId="77777777"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Fear of failure; rigid rules and red tape; lack of incentives for learning and adaptation.</w:t>
            </w:r>
          </w:p>
        </w:tc>
      </w:tr>
      <w:tr w:rsidR="0028531B" w:rsidRPr="00014FD9" w14:paraId="685D56DE"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0F1A8747" w14:textId="5F08B9C8"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 xml:space="preserve">Knowledge Sharing </w:t>
            </w:r>
            <w:r w:rsidR="002179CF" w:rsidRPr="00014FD9">
              <w:rPr>
                <w:rFonts w:ascii="Aptos" w:hAnsi="Aptos"/>
                <w:color w:val="000000" w:themeColor="text1"/>
                <w:sz w:val="22"/>
                <w:szCs w:val="22"/>
              </w:rPr>
              <w:t>and</w:t>
            </w:r>
            <w:r w:rsidRPr="00014FD9">
              <w:rPr>
                <w:rFonts w:ascii="Aptos" w:hAnsi="Aptos"/>
                <w:color w:val="000000" w:themeColor="text1"/>
                <w:sz w:val="22"/>
                <w:szCs w:val="22"/>
              </w:rPr>
              <w:t xml:space="preserve"> Learning</w:t>
            </w:r>
          </w:p>
        </w:tc>
        <w:tc>
          <w:tcPr>
            <w:tcW w:w="3781" w:type="dxa"/>
            <w:vAlign w:val="center"/>
            <w:hideMark/>
          </w:tcPr>
          <w:p w14:paraId="07C47228" w14:textId="4D4C528B"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Effective knowledge systems</w:t>
            </w:r>
            <w:r w:rsidR="4391C1AF" w:rsidRPr="00014FD9">
              <w:rPr>
                <w:rFonts w:ascii="Aptos" w:hAnsi="Aptos"/>
                <w:color w:val="000000" w:themeColor="text1"/>
                <w:sz w:val="22"/>
                <w:szCs w:val="22"/>
              </w:rPr>
              <w:t xml:space="preserve">; </w:t>
            </w:r>
            <w:r w:rsidRPr="00014FD9">
              <w:rPr>
                <w:rFonts w:ascii="Aptos" w:hAnsi="Aptos"/>
                <w:color w:val="000000" w:themeColor="text1"/>
                <w:sz w:val="22"/>
                <w:szCs w:val="22"/>
              </w:rPr>
              <w:t>expert panels</w:t>
            </w:r>
            <w:r w:rsidR="53F97CD7" w:rsidRPr="00014FD9">
              <w:rPr>
                <w:rFonts w:ascii="Aptos" w:hAnsi="Aptos"/>
                <w:color w:val="000000" w:themeColor="text1"/>
                <w:sz w:val="22"/>
                <w:szCs w:val="22"/>
              </w:rPr>
              <w:t xml:space="preserve"> and peer review</w:t>
            </w:r>
            <w:r w:rsidR="4391C1AF" w:rsidRPr="00014FD9">
              <w:rPr>
                <w:rFonts w:ascii="Aptos" w:hAnsi="Aptos"/>
                <w:color w:val="000000" w:themeColor="text1"/>
                <w:sz w:val="22"/>
                <w:szCs w:val="22"/>
              </w:rPr>
              <w:t xml:space="preserve">; </w:t>
            </w:r>
            <w:r w:rsidRPr="00014FD9">
              <w:rPr>
                <w:rFonts w:ascii="Aptos" w:hAnsi="Aptos"/>
                <w:color w:val="000000" w:themeColor="text1"/>
                <w:sz w:val="22"/>
                <w:szCs w:val="22"/>
              </w:rPr>
              <w:t>communities of practice</w:t>
            </w:r>
            <w:r w:rsidR="4391C1AF" w:rsidRPr="00014FD9">
              <w:rPr>
                <w:rFonts w:ascii="Aptos" w:hAnsi="Aptos"/>
                <w:color w:val="000000" w:themeColor="text1"/>
                <w:sz w:val="22"/>
                <w:szCs w:val="22"/>
              </w:rPr>
              <w:t xml:space="preserve"> </w:t>
            </w:r>
            <w:r w:rsidRPr="00014FD9">
              <w:rPr>
                <w:rFonts w:ascii="Aptos" w:hAnsi="Aptos"/>
                <w:color w:val="000000" w:themeColor="text1"/>
                <w:sz w:val="22"/>
                <w:szCs w:val="22"/>
              </w:rPr>
              <w:t>and peer learning networks.</w:t>
            </w:r>
          </w:p>
        </w:tc>
        <w:tc>
          <w:tcPr>
            <w:tcW w:w="3711" w:type="dxa"/>
            <w:vAlign w:val="center"/>
            <w:hideMark/>
          </w:tcPr>
          <w:p w14:paraId="165C2753" w14:textId="77777777"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Fragmented knowledge flows; lack of coordination; insufficient time or incentives for reflection.</w:t>
            </w:r>
          </w:p>
        </w:tc>
      </w:tr>
      <w:tr w:rsidR="0028531B" w:rsidRPr="00014FD9" w14:paraId="74E0D1BA"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5FDA79EF" w14:textId="42D03257"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 xml:space="preserve">Collaboration </w:t>
            </w:r>
            <w:r w:rsidR="002179CF" w:rsidRPr="00014FD9">
              <w:rPr>
                <w:rFonts w:ascii="Aptos" w:hAnsi="Aptos"/>
                <w:color w:val="000000" w:themeColor="text1"/>
                <w:sz w:val="22"/>
                <w:szCs w:val="22"/>
              </w:rPr>
              <w:t>and</w:t>
            </w:r>
            <w:r w:rsidRPr="00014FD9">
              <w:rPr>
                <w:rFonts w:ascii="Aptos" w:hAnsi="Aptos"/>
                <w:color w:val="000000" w:themeColor="text1"/>
                <w:sz w:val="22"/>
                <w:szCs w:val="22"/>
              </w:rPr>
              <w:t xml:space="preserve"> Cross-</w:t>
            </w:r>
            <w:r w:rsidR="156E2DF4" w:rsidRPr="00014FD9">
              <w:rPr>
                <w:rFonts w:ascii="Aptos" w:hAnsi="Aptos"/>
                <w:color w:val="000000" w:themeColor="text1"/>
                <w:sz w:val="22"/>
                <w:szCs w:val="22"/>
              </w:rPr>
              <w:t xml:space="preserve">Unit </w:t>
            </w:r>
            <w:r w:rsidRPr="00014FD9">
              <w:rPr>
                <w:rFonts w:ascii="Aptos" w:hAnsi="Aptos"/>
                <w:color w:val="000000" w:themeColor="text1"/>
                <w:sz w:val="22"/>
                <w:szCs w:val="22"/>
              </w:rPr>
              <w:t>Teams</w:t>
            </w:r>
          </w:p>
        </w:tc>
        <w:tc>
          <w:tcPr>
            <w:tcW w:w="3781" w:type="dxa"/>
            <w:vAlign w:val="center"/>
            <w:hideMark/>
          </w:tcPr>
          <w:p w14:paraId="5B84A641" w14:textId="508720DE"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 xml:space="preserve">Cross-disciplinary collaboration; </w:t>
            </w:r>
            <w:r w:rsidR="3025C27A" w:rsidRPr="00014FD9">
              <w:rPr>
                <w:rFonts w:ascii="Aptos" w:hAnsi="Aptos"/>
                <w:color w:val="000000" w:themeColor="text1"/>
                <w:sz w:val="22"/>
                <w:szCs w:val="22"/>
              </w:rPr>
              <w:t xml:space="preserve">new </w:t>
            </w:r>
            <w:r w:rsidR="7669F0DC" w:rsidRPr="00014FD9">
              <w:rPr>
                <w:rFonts w:ascii="Aptos" w:hAnsi="Aptos"/>
                <w:color w:val="000000" w:themeColor="text1"/>
                <w:sz w:val="22"/>
                <w:szCs w:val="22"/>
              </w:rPr>
              <w:t>instruments (e.g.</w:t>
            </w:r>
            <w:r w:rsidR="4391C1AF" w:rsidRPr="00014FD9">
              <w:rPr>
                <w:rFonts w:ascii="Aptos" w:hAnsi="Aptos"/>
                <w:color w:val="000000" w:themeColor="text1"/>
                <w:sz w:val="22"/>
                <w:szCs w:val="22"/>
              </w:rPr>
              <w:t>,</w:t>
            </w:r>
            <w:r w:rsidR="7669F0DC" w:rsidRPr="00014FD9">
              <w:rPr>
                <w:rFonts w:ascii="Aptos" w:hAnsi="Aptos"/>
                <w:color w:val="000000" w:themeColor="text1"/>
                <w:sz w:val="22"/>
                <w:szCs w:val="22"/>
              </w:rPr>
              <w:t xml:space="preserve"> MPA)</w:t>
            </w:r>
            <w:r w:rsidRPr="00014FD9">
              <w:rPr>
                <w:rFonts w:ascii="Aptos" w:hAnsi="Aptos"/>
                <w:color w:val="000000" w:themeColor="text1"/>
                <w:sz w:val="22"/>
                <w:szCs w:val="22"/>
              </w:rPr>
              <w:t xml:space="preserve"> and co-financing </w:t>
            </w:r>
            <w:r w:rsidR="5A9B2161" w:rsidRPr="00014FD9">
              <w:rPr>
                <w:rFonts w:ascii="Aptos" w:hAnsi="Aptos"/>
                <w:color w:val="000000" w:themeColor="text1"/>
                <w:sz w:val="22"/>
                <w:szCs w:val="22"/>
              </w:rPr>
              <w:t xml:space="preserve">mechanisms </w:t>
            </w:r>
            <w:r w:rsidR="4391C1AF" w:rsidRPr="00014FD9">
              <w:rPr>
                <w:rFonts w:ascii="Aptos" w:hAnsi="Aptos"/>
                <w:color w:val="000000" w:themeColor="text1"/>
                <w:sz w:val="22"/>
                <w:szCs w:val="22"/>
              </w:rPr>
              <w:t xml:space="preserve">promote </w:t>
            </w:r>
            <w:r w:rsidRPr="00014FD9">
              <w:rPr>
                <w:rFonts w:ascii="Aptos" w:hAnsi="Aptos"/>
                <w:color w:val="000000" w:themeColor="text1"/>
                <w:sz w:val="22"/>
                <w:szCs w:val="22"/>
              </w:rPr>
              <w:t>integrated innovation.</w:t>
            </w:r>
          </w:p>
        </w:tc>
        <w:tc>
          <w:tcPr>
            <w:tcW w:w="3711" w:type="dxa"/>
            <w:vAlign w:val="center"/>
            <w:hideMark/>
          </w:tcPr>
          <w:p w14:paraId="0AEB030D" w14:textId="16F03CB3"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 xml:space="preserve">Bureaucratic </w:t>
            </w:r>
            <w:proofErr w:type="gramStart"/>
            <w:r w:rsidRPr="00014FD9">
              <w:rPr>
                <w:rFonts w:ascii="Aptos" w:hAnsi="Aptos"/>
                <w:color w:val="000000" w:themeColor="text1"/>
                <w:sz w:val="22"/>
                <w:szCs w:val="22"/>
              </w:rPr>
              <w:t>fragmentation;</w:t>
            </w:r>
            <w:proofErr w:type="gramEnd"/>
            <w:r w:rsidRPr="00014FD9">
              <w:rPr>
                <w:rFonts w:ascii="Aptos" w:hAnsi="Aptos"/>
                <w:color w:val="000000" w:themeColor="text1"/>
                <w:sz w:val="22"/>
                <w:szCs w:val="22"/>
              </w:rPr>
              <w:t xml:space="preserve"> siloed departments</w:t>
            </w:r>
            <w:r w:rsidR="0EB180F9" w:rsidRPr="00014FD9">
              <w:rPr>
                <w:rFonts w:ascii="Aptos" w:hAnsi="Aptos"/>
                <w:color w:val="000000" w:themeColor="text1"/>
                <w:sz w:val="22"/>
                <w:szCs w:val="22"/>
              </w:rPr>
              <w:t xml:space="preserve"> foster</w:t>
            </w:r>
            <w:r w:rsidRPr="00014FD9">
              <w:rPr>
                <w:rFonts w:ascii="Aptos" w:hAnsi="Aptos"/>
                <w:color w:val="000000" w:themeColor="text1"/>
                <w:sz w:val="22"/>
                <w:szCs w:val="22"/>
              </w:rPr>
              <w:t xml:space="preserve"> competition rather than cooperation.</w:t>
            </w:r>
          </w:p>
        </w:tc>
      </w:tr>
      <w:tr w:rsidR="0028531B" w:rsidRPr="00014FD9" w14:paraId="17F7AD50"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6FDABBC3" w14:textId="23597452"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 xml:space="preserve">Team Stability </w:t>
            </w:r>
            <w:r w:rsidR="002179CF" w:rsidRPr="00014FD9">
              <w:rPr>
                <w:rFonts w:ascii="Aptos" w:hAnsi="Aptos"/>
                <w:color w:val="000000" w:themeColor="text1"/>
                <w:sz w:val="22"/>
                <w:szCs w:val="22"/>
              </w:rPr>
              <w:t>and</w:t>
            </w:r>
            <w:r w:rsidRPr="00014FD9">
              <w:rPr>
                <w:rFonts w:ascii="Aptos" w:hAnsi="Aptos"/>
                <w:color w:val="000000" w:themeColor="text1"/>
                <w:sz w:val="22"/>
                <w:szCs w:val="22"/>
              </w:rPr>
              <w:t xml:space="preserve"> Skills</w:t>
            </w:r>
          </w:p>
        </w:tc>
        <w:tc>
          <w:tcPr>
            <w:tcW w:w="3781" w:type="dxa"/>
            <w:vAlign w:val="center"/>
            <w:hideMark/>
          </w:tcPr>
          <w:p w14:paraId="356216F6" w14:textId="77777777"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Stable, multi-disciplinary teams with diverse skills enable cumulative learning and creativity.</w:t>
            </w:r>
          </w:p>
        </w:tc>
        <w:tc>
          <w:tcPr>
            <w:tcW w:w="3711" w:type="dxa"/>
            <w:vAlign w:val="center"/>
            <w:hideMark/>
          </w:tcPr>
          <w:p w14:paraId="0F179D3C" w14:textId="17D13DFC"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High staff turnover</w:t>
            </w:r>
            <w:r w:rsidR="0EB180F9" w:rsidRPr="00014FD9">
              <w:rPr>
                <w:rFonts w:ascii="Aptos" w:hAnsi="Aptos"/>
                <w:color w:val="000000" w:themeColor="text1"/>
                <w:sz w:val="22"/>
                <w:szCs w:val="22"/>
              </w:rPr>
              <w:t>;</w:t>
            </w:r>
            <w:r w:rsidRPr="00014FD9">
              <w:rPr>
                <w:rFonts w:ascii="Aptos" w:hAnsi="Aptos"/>
                <w:color w:val="000000" w:themeColor="text1"/>
                <w:sz w:val="22"/>
                <w:szCs w:val="22"/>
              </w:rPr>
              <w:t xml:space="preserve"> skills gaps; capacity constraints </w:t>
            </w:r>
            <w:r w:rsidR="4391C1AF" w:rsidRPr="00014FD9">
              <w:rPr>
                <w:rFonts w:ascii="Aptos" w:hAnsi="Aptos"/>
                <w:color w:val="000000" w:themeColor="text1"/>
                <w:sz w:val="22"/>
                <w:szCs w:val="22"/>
              </w:rPr>
              <w:t xml:space="preserve">on </w:t>
            </w:r>
            <w:r w:rsidRPr="00014FD9">
              <w:rPr>
                <w:rFonts w:ascii="Aptos" w:hAnsi="Aptos"/>
                <w:color w:val="000000" w:themeColor="text1"/>
                <w:sz w:val="22"/>
                <w:szCs w:val="22"/>
              </w:rPr>
              <w:t>M&amp;E and technical areas</w:t>
            </w:r>
            <w:r w:rsidR="435E776B" w:rsidRPr="00014FD9">
              <w:rPr>
                <w:rFonts w:ascii="Aptos" w:hAnsi="Aptos"/>
                <w:color w:val="000000" w:themeColor="text1"/>
                <w:sz w:val="22"/>
                <w:szCs w:val="22"/>
              </w:rPr>
              <w:t xml:space="preserve"> (e.g.</w:t>
            </w:r>
            <w:r w:rsidR="4391C1AF" w:rsidRPr="00014FD9">
              <w:rPr>
                <w:rFonts w:ascii="Aptos" w:hAnsi="Aptos"/>
                <w:color w:val="000000" w:themeColor="text1"/>
                <w:sz w:val="22"/>
                <w:szCs w:val="22"/>
              </w:rPr>
              <w:t>,</w:t>
            </w:r>
            <w:r w:rsidR="435E776B" w:rsidRPr="00014FD9">
              <w:rPr>
                <w:rFonts w:ascii="Aptos" w:hAnsi="Aptos"/>
                <w:color w:val="000000" w:themeColor="text1"/>
                <w:sz w:val="22"/>
                <w:szCs w:val="22"/>
              </w:rPr>
              <w:t xml:space="preserve"> digital</w:t>
            </w:r>
            <w:r w:rsidR="0EB180F9" w:rsidRPr="00014FD9">
              <w:rPr>
                <w:rFonts w:ascii="Aptos" w:hAnsi="Aptos"/>
                <w:color w:val="000000" w:themeColor="text1"/>
                <w:sz w:val="22"/>
                <w:szCs w:val="22"/>
              </w:rPr>
              <w:t xml:space="preserve"> tools</w:t>
            </w:r>
            <w:r w:rsidR="435E776B" w:rsidRPr="00014FD9">
              <w:rPr>
                <w:rFonts w:ascii="Aptos" w:hAnsi="Aptos"/>
                <w:color w:val="000000" w:themeColor="text1"/>
                <w:sz w:val="22"/>
                <w:szCs w:val="22"/>
              </w:rPr>
              <w:t>, AI)</w:t>
            </w:r>
            <w:r w:rsidRPr="00014FD9">
              <w:rPr>
                <w:rFonts w:ascii="Aptos" w:hAnsi="Aptos"/>
                <w:color w:val="000000" w:themeColor="text1"/>
                <w:sz w:val="22"/>
                <w:szCs w:val="22"/>
              </w:rPr>
              <w:t>.</w:t>
            </w:r>
          </w:p>
        </w:tc>
      </w:tr>
      <w:tr w:rsidR="0028531B" w:rsidRPr="00014FD9" w14:paraId="5E940102"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13C0977A" w14:textId="56DBF516"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 xml:space="preserve">Adaptive </w:t>
            </w:r>
            <w:r w:rsidR="156E2DF4" w:rsidRPr="00014FD9">
              <w:rPr>
                <w:rFonts w:ascii="Aptos" w:hAnsi="Aptos"/>
                <w:color w:val="000000" w:themeColor="text1"/>
                <w:sz w:val="22"/>
                <w:szCs w:val="22"/>
              </w:rPr>
              <w:t>Processes</w:t>
            </w:r>
          </w:p>
        </w:tc>
        <w:tc>
          <w:tcPr>
            <w:tcW w:w="3781" w:type="dxa"/>
            <w:vAlign w:val="center"/>
            <w:hideMark/>
          </w:tcPr>
          <w:p w14:paraId="5E7FECC0" w14:textId="796AE22A"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 xml:space="preserve">Flexible project designs allow </w:t>
            </w:r>
            <w:r w:rsidR="5A9B2161" w:rsidRPr="00014FD9">
              <w:rPr>
                <w:rFonts w:ascii="Aptos" w:hAnsi="Aptos"/>
                <w:color w:val="000000" w:themeColor="text1"/>
                <w:sz w:val="22"/>
                <w:szCs w:val="22"/>
              </w:rPr>
              <w:t xml:space="preserve">for </w:t>
            </w:r>
            <w:r w:rsidRPr="00014FD9">
              <w:rPr>
                <w:rFonts w:ascii="Aptos" w:hAnsi="Aptos"/>
                <w:color w:val="000000" w:themeColor="text1"/>
                <w:sz w:val="22"/>
                <w:szCs w:val="22"/>
              </w:rPr>
              <w:t>adjustments, contingencies, and agile processes.</w:t>
            </w:r>
          </w:p>
        </w:tc>
        <w:tc>
          <w:tcPr>
            <w:tcW w:w="3711" w:type="dxa"/>
            <w:vAlign w:val="center"/>
            <w:hideMark/>
          </w:tcPr>
          <w:p w14:paraId="6CAA5BE3" w14:textId="649400A3"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Overly complex or rigid project designs; slow approval processes; inflexible bureaucracy</w:t>
            </w:r>
            <w:r w:rsidR="6ECA7A50" w:rsidRPr="00014FD9">
              <w:rPr>
                <w:rFonts w:ascii="Aptos" w:hAnsi="Aptos"/>
                <w:color w:val="000000" w:themeColor="text1"/>
                <w:sz w:val="22"/>
                <w:szCs w:val="22"/>
              </w:rPr>
              <w:t xml:space="preserve"> (e.g.</w:t>
            </w:r>
            <w:r w:rsidR="4391C1AF" w:rsidRPr="00014FD9">
              <w:rPr>
                <w:rFonts w:ascii="Aptos" w:hAnsi="Aptos"/>
                <w:color w:val="000000" w:themeColor="text1"/>
                <w:sz w:val="22"/>
                <w:szCs w:val="22"/>
              </w:rPr>
              <w:t>,</w:t>
            </w:r>
            <w:r w:rsidR="6ECA7A50" w:rsidRPr="00014FD9">
              <w:rPr>
                <w:rFonts w:ascii="Aptos" w:hAnsi="Aptos"/>
                <w:color w:val="000000" w:themeColor="text1"/>
                <w:sz w:val="22"/>
                <w:szCs w:val="22"/>
              </w:rPr>
              <w:t xml:space="preserve"> procurement and legal processes)</w:t>
            </w:r>
            <w:r w:rsidRPr="00014FD9">
              <w:rPr>
                <w:rFonts w:ascii="Aptos" w:hAnsi="Aptos"/>
                <w:color w:val="000000" w:themeColor="text1"/>
                <w:sz w:val="22"/>
                <w:szCs w:val="22"/>
              </w:rPr>
              <w:t>.</w:t>
            </w:r>
          </w:p>
        </w:tc>
      </w:tr>
      <w:tr w:rsidR="0028531B" w:rsidRPr="00014FD9" w14:paraId="522F0F92"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6EF79924" w14:textId="0F565F9A"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 xml:space="preserve">Client Ownership </w:t>
            </w:r>
            <w:r w:rsidR="002179CF" w:rsidRPr="00014FD9">
              <w:rPr>
                <w:rFonts w:ascii="Aptos" w:hAnsi="Aptos"/>
                <w:color w:val="000000" w:themeColor="text1"/>
                <w:sz w:val="22"/>
                <w:szCs w:val="22"/>
              </w:rPr>
              <w:t>and</w:t>
            </w:r>
            <w:r w:rsidRPr="00014FD9">
              <w:rPr>
                <w:rFonts w:ascii="Aptos" w:hAnsi="Aptos"/>
                <w:color w:val="000000" w:themeColor="text1"/>
                <w:sz w:val="22"/>
                <w:szCs w:val="22"/>
              </w:rPr>
              <w:t xml:space="preserve"> Demand</w:t>
            </w:r>
          </w:p>
        </w:tc>
        <w:tc>
          <w:tcPr>
            <w:tcW w:w="3781" w:type="dxa"/>
            <w:vAlign w:val="center"/>
            <w:hideMark/>
          </w:tcPr>
          <w:p w14:paraId="2BBAFE1A" w14:textId="3A79EC43"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 xml:space="preserve">Strong borrower commitment cultivated by proactive </w:t>
            </w:r>
            <w:r w:rsidR="4391C1AF" w:rsidRPr="00014FD9">
              <w:rPr>
                <w:rFonts w:ascii="Aptos" w:hAnsi="Aptos"/>
                <w:color w:val="000000" w:themeColor="text1"/>
                <w:sz w:val="22"/>
                <w:szCs w:val="22"/>
              </w:rPr>
              <w:t xml:space="preserve">World </w:t>
            </w:r>
            <w:r w:rsidRPr="00014FD9">
              <w:rPr>
                <w:rFonts w:ascii="Aptos" w:hAnsi="Aptos"/>
                <w:color w:val="000000" w:themeColor="text1"/>
                <w:sz w:val="22"/>
                <w:szCs w:val="22"/>
              </w:rPr>
              <w:t>Bank staff engagement.</w:t>
            </w:r>
          </w:p>
        </w:tc>
        <w:tc>
          <w:tcPr>
            <w:tcW w:w="3711" w:type="dxa"/>
            <w:vAlign w:val="center"/>
            <w:hideMark/>
          </w:tcPr>
          <w:p w14:paraId="3FB30762" w14:textId="39A1CC1B"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 xml:space="preserve">Lack of client </w:t>
            </w:r>
            <w:r w:rsidR="303DF2F5" w:rsidRPr="00014FD9">
              <w:rPr>
                <w:rFonts w:ascii="Aptos" w:hAnsi="Aptos"/>
                <w:color w:val="000000" w:themeColor="text1"/>
                <w:sz w:val="22"/>
                <w:szCs w:val="22"/>
              </w:rPr>
              <w:t xml:space="preserve">awareness or </w:t>
            </w:r>
            <w:r w:rsidRPr="00014FD9">
              <w:rPr>
                <w:rFonts w:ascii="Aptos" w:hAnsi="Aptos"/>
                <w:color w:val="000000" w:themeColor="text1"/>
                <w:sz w:val="22"/>
                <w:szCs w:val="22"/>
              </w:rPr>
              <w:t>buy-in; insufficient support for local capacity building.</w:t>
            </w:r>
          </w:p>
        </w:tc>
      </w:tr>
      <w:tr w:rsidR="0028531B" w:rsidRPr="00014FD9" w14:paraId="59C6C6F7" w14:textId="77777777" w:rsidTr="00532354">
        <w:trPr>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72752D20" w14:textId="7D5AB5B9"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 xml:space="preserve">Continuity </w:t>
            </w:r>
            <w:r w:rsidR="002179CF" w:rsidRPr="00014FD9">
              <w:rPr>
                <w:rFonts w:ascii="Aptos" w:hAnsi="Aptos"/>
                <w:color w:val="000000" w:themeColor="text1"/>
                <w:sz w:val="22"/>
                <w:szCs w:val="22"/>
              </w:rPr>
              <w:t>and</w:t>
            </w:r>
            <w:r w:rsidRPr="00014FD9">
              <w:rPr>
                <w:rFonts w:ascii="Aptos" w:hAnsi="Aptos"/>
                <w:color w:val="000000" w:themeColor="text1"/>
                <w:sz w:val="22"/>
                <w:szCs w:val="22"/>
              </w:rPr>
              <w:t xml:space="preserve"> Follow-Through</w:t>
            </w:r>
          </w:p>
        </w:tc>
        <w:tc>
          <w:tcPr>
            <w:tcW w:w="3781" w:type="dxa"/>
            <w:vAlign w:val="center"/>
            <w:hideMark/>
          </w:tcPr>
          <w:p w14:paraId="145123B5" w14:textId="7F6F24D0"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Sustained management support and programmatic approaches enable scaling and mainstreaming</w:t>
            </w:r>
            <w:r w:rsidR="5A9B2161" w:rsidRPr="00014FD9">
              <w:rPr>
                <w:rFonts w:ascii="Aptos" w:hAnsi="Aptos"/>
                <w:color w:val="000000" w:themeColor="text1"/>
                <w:sz w:val="22"/>
                <w:szCs w:val="22"/>
              </w:rPr>
              <w:t xml:space="preserve"> of successful innovations</w:t>
            </w:r>
            <w:r w:rsidRPr="00014FD9">
              <w:rPr>
                <w:rFonts w:ascii="Aptos" w:hAnsi="Aptos"/>
                <w:color w:val="000000" w:themeColor="text1"/>
                <w:sz w:val="22"/>
                <w:szCs w:val="22"/>
              </w:rPr>
              <w:t>.</w:t>
            </w:r>
          </w:p>
        </w:tc>
        <w:tc>
          <w:tcPr>
            <w:tcW w:w="3711" w:type="dxa"/>
            <w:vAlign w:val="center"/>
            <w:hideMark/>
          </w:tcPr>
          <w:p w14:paraId="07D38CA2" w14:textId="086C1A67"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 xml:space="preserve">Abrupt </w:t>
            </w:r>
            <w:r w:rsidR="0EB180F9" w:rsidRPr="00014FD9">
              <w:rPr>
                <w:rFonts w:ascii="Aptos" w:hAnsi="Aptos"/>
                <w:color w:val="000000" w:themeColor="text1"/>
                <w:sz w:val="22"/>
                <w:szCs w:val="22"/>
              </w:rPr>
              <w:t xml:space="preserve">shifts in </w:t>
            </w:r>
            <w:r w:rsidRPr="00014FD9">
              <w:rPr>
                <w:rFonts w:ascii="Aptos" w:hAnsi="Aptos"/>
                <w:color w:val="000000" w:themeColor="text1"/>
                <w:sz w:val="22"/>
                <w:szCs w:val="22"/>
              </w:rPr>
              <w:t>priorit</w:t>
            </w:r>
            <w:r w:rsidR="0EB180F9" w:rsidRPr="00014FD9">
              <w:rPr>
                <w:rFonts w:ascii="Aptos" w:hAnsi="Aptos"/>
                <w:color w:val="000000" w:themeColor="text1"/>
                <w:sz w:val="22"/>
                <w:szCs w:val="22"/>
              </w:rPr>
              <w:t>ies</w:t>
            </w:r>
            <w:r w:rsidRPr="00014FD9">
              <w:rPr>
                <w:rFonts w:ascii="Aptos" w:hAnsi="Aptos"/>
                <w:color w:val="000000" w:themeColor="text1"/>
                <w:sz w:val="22"/>
                <w:szCs w:val="22"/>
              </w:rPr>
              <w:t xml:space="preserve">; lack </w:t>
            </w:r>
            <w:proofErr w:type="gramStart"/>
            <w:r w:rsidRPr="00014FD9">
              <w:rPr>
                <w:rFonts w:ascii="Aptos" w:hAnsi="Aptos"/>
                <w:color w:val="000000" w:themeColor="text1"/>
                <w:sz w:val="22"/>
                <w:szCs w:val="22"/>
              </w:rPr>
              <w:t xml:space="preserve">of </w:t>
            </w:r>
            <w:r w:rsidR="004C461B" w:rsidRPr="00014FD9">
              <w:rPr>
                <w:rFonts w:ascii="Aptos" w:hAnsi="Aptos"/>
                <w:color w:val="000000" w:themeColor="text1"/>
                <w:sz w:val="22"/>
                <w:szCs w:val="22"/>
              </w:rPr>
              <w:t xml:space="preserve"> </w:t>
            </w:r>
            <w:r w:rsidRPr="00014FD9">
              <w:rPr>
                <w:rFonts w:ascii="Aptos" w:hAnsi="Aptos"/>
                <w:color w:val="000000" w:themeColor="text1"/>
                <w:sz w:val="22"/>
                <w:szCs w:val="22"/>
              </w:rPr>
              <w:t>-</w:t>
            </w:r>
            <w:proofErr w:type="gramEnd"/>
            <w:r w:rsidRPr="00014FD9">
              <w:rPr>
                <w:rFonts w:ascii="Aptos" w:hAnsi="Aptos"/>
                <w:color w:val="000000" w:themeColor="text1"/>
                <w:sz w:val="22"/>
                <w:szCs w:val="22"/>
              </w:rPr>
              <w:t>up mechanisms; innovations remain isolated pilots.</w:t>
            </w:r>
          </w:p>
        </w:tc>
      </w:tr>
      <w:tr w:rsidR="0028531B" w:rsidRPr="00014FD9" w14:paraId="71989EA1" w14:textId="77777777" w:rsidTr="00532354">
        <w:trPr>
          <w:trHeight w:val="77"/>
          <w:jc w:val="center"/>
        </w:trPr>
        <w:tc>
          <w:tcPr>
            <w:cnfStyle w:val="001000000000" w:firstRow="0" w:lastRow="0" w:firstColumn="1" w:lastColumn="0" w:oddVBand="0" w:evenVBand="0" w:oddHBand="0" w:evenHBand="0" w:firstRowFirstColumn="0" w:firstRowLastColumn="0" w:lastRowFirstColumn="0" w:lastRowLastColumn="0"/>
            <w:tcW w:w="1524" w:type="dxa"/>
            <w:vAlign w:val="center"/>
            <w:hideMark/>
          </w:tcPr>
          <w:p w14:paraId="39CBE0B3" w14:textId="77777777" w:rsidR="00B316B5" w:rsidRPr="00014FD9" w:rsidRDefault="00B316B5" w:rsidP="244FAC12">
            <w:pPr>
              <w:pStyle w:val="NormalWeb"/>
              <w:spacing w:before="0" w:beforeAutospacing="0" w:after="0" w:afterAutospacing="0"/>
              <w:jc w:val="center"/>
              <w:textAlignment w:val="baseline"/>
              <w:rPr>
                <w:rFonts w:ascii="Aptos" w:hAnsi="Aptos"/>
                <w:b w:val="0"/>
                <w:bCs w:val="0"/>
                <w:color w:val="000000"/>
                <w:sz w:val="22"/>
                <w:szCs w:val="22"/>
              </w:rPr>
            </w:pPr>
            <w:r w:rsidRPr="00014FD9">
              <w:rPr>
                <w:rFonts w:ascii="Aptos" w:hAnsi="Aptos"/>
                <w:color w:val="000000" w:themeColor="text1"/>
                <w:sz w:val="22"/>
                <w:szCs w:val="22"/>
              </w:rPr>
              <w:t>Context-Specific Risks (FCS)</w:t>
            </w:r>
          </w:p>
        </w:tc>
        <w:tc>
          <w:tcPr>
            <w:tcW w:w="3781" w:type="dxa"/>
            <w:vAlign w:val="center"/>
            <w:hideMark/>
          </w:tcPr>
          <w:p w14:paraId="5D780D3D" w14:textId="7170D6E4"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sz w:val="22"/>
                <w:szCs w:val="22"/>
              </w:rPr>
              <w:t xml:space="preserve">Initiatives like </w:t>
            </w:r>
            <w:r w:rsidR="00D50223" w:rsidRPr="00014FD9">
              <w:rPr>
                <w:rFonts w:ascii="Aptos" w:hAnsi="Aptos"/>
                <w:color w:val="000000" w:themeColor="text1"/>
                <w:sz w:val="22"/>
                <w:szCs w:val="22"/>
              </w:rPr>
              <w:t xml:space="preserve">the </w:t>
            </w:r>
            <w:r w:rsidRPr="00014FD9">
              <w:rPr>
                <w:rFonts w:ascii="Aptos" w:hAnsi="Aptos"/>
                <w:color w:val="000000"/>
                <w:sz w:val="22"/>
                <w:szCs w:val="22"/>
              </w:rPr>
              <w:t>Turn</w:t>
            </w:r>
            <w:r w:rsidR="251F43DF" w:rsidRPr="00014FD9">
              <w:rPr>
                <w:rFonts w:ascii="Aptos" w:hAnsi="Aptos"/>
                <w:color w:val="000000" w:themeColor="text1"/>
                <w:sz w:val="22"/>
                <w:szCs w:val="22"/>
              </w:rPr>
              <w:t xml:space="preserve"> A</w:t>
            </w:r>
            <w:r w:rsidRPr="00014FD9">
              <w:rPr>
                <w:rFonts w:ascii="Aptos" w:hAnsi="Aptos"/>
                <w:color w:val="000000"/>
                <w:sz w:val="22"/>
                <w:szCs w:val="22"/>
              </w:rPr>
              <w:t xml:space="preserve">round </w:t>
            </w:r>
            <w:r w:rsidR="251F43DF" w:rsidRPr="00014FD9">
              <w:rPr>
                <w:rFonts w:ascii="Aptos" w:hAnsi="Aptos"/>
                <w:color w:val="000000" w:themeColor="text1"/>
                <w:sz w:val="22"/>
                <w:szCs w:val="22"/>
              </w:rPr>
              <w:t>Allocation</w:t>
            </w:r>
            <w:r w:rsidR="00050720" w:rsidRPr="00014FD9">
              <w:rPr>
                <w:rStyle w:val="FootnoteReference"/>
                <w:rFonts w:ascii="Aptos" w:hAnsi="Aptos"/>
                <w:color w:val="000000"/>
                <w:sz w:val="22"/>
                <w:szCs w:val="22"/>
              </w:rPr>
              <w:footnoteReference w:id="27"/>
            </w:r>
            <w:r w:rsidR="251F43DF" w:rsidRPr="00014FD9">
              <w:rPr>
                <w:rFonts w:ascii="Aptos" w:hAnsi="Aptos"/>
                <w:color w:val="000000" w:themeColor="text1"/>
                <w:sz w:val="22"/>
                <w:szCs w:val="22"/>
              </w:rPr>
              <w:t xml:space="preserve"> </w:t>
            </w:r>
            <w:r w:rsidRPr="00014FD9">
              <w:rPr>
                <w:rFonts w:ascii="Aptos" w:hAnsi="Aptos"/>
                <w:color w:val="000000"/>
                <w:sz w:val="22"/>
                <w:szCs w:val="22"/>
              </w:rPr>
              <w:t xml:space="preserve">and simplified procedures encourage </w:t>
            </w:r>
            <w:r w:rsidR="62B9905D" w:rsidRPr="00014FD9">
              <w:rPr>
                <w:rFonts w:ascii="Aptos" w:hAnsi="Aptos"/>
                <w:color w:val="000000" w:themeColor="text1"/>
                <w:sz w:val="22"/>
                <w:szCs w:val="22"/>
              </w:rPr>
              <w:t xml:space="preserve">responsible </w:t>
            </w:r>
            <w:r w:rsidR="1EBB4713" w:rsidRPr="00014FD9">
              <w:rPr>
                <w:rFonts w:ascii="Aptos" w:hAnsi="Aptos"/>
                <w:color w:val="000000" w:themeColor="text1"/>
                <w:sz w:val="22"/>
                <w:szCs w:val="22"/>
              </w:rPr>
              <w:t>risk</w:t>
            </w:r>
            <w:r w:rsidR="62B9905D" w:rsidRPr="00014FD9">
              <w:rPr>
                <w:rFonts w:ascii="Aptos" w:hAnsi="Aptos"/>
                <w:color w:val="000000" w:themeColor="text1"/>
                <w:sz w:val="22"/>
                <w:szCs w:val="22"/>
              </w:rPr>
              <w:t>-taking</w:t>
            </w:r>
            <w:r w:rsidRPr="00014FD9">
              <w:rPr>
                <w:rFonts w:ascii="Aptos" w:hAnsi="Aptos"/>
                <w:color w:val="000000"/>
                <w:sz w:val="22"/>
                <w:szCs w:val="22"/>
              </w:rPr>
              <w:t>.</w:t>
            </w:r>
          </w:p>
        </w:tc>
        <w:tc>
          <w:tcPr>
            <w:tcW w:w="3711" w:type="dxa"/>
            <w:vAlign w:val="center"/>
            <w:hideMark/>
          </w:tcPr>
          <w:p w14:paraId="61A0D1AC" w14:textId="79F3FBA7" w:rsidR="00B316B5" w:rsidRPr="00014FD9" w:rsidRDefault="00B316B5" w:rsidP="244FAC12">
            <w:pPr>
              <w:pStyle w:val="NormalWeb"/>
              <w:spacing w:before="0" w:beforeAutospacing="0" w:after="0" w:afterAutospacing="0"/>
              <w:jc w:val="center"/>
              <w:textAlignment w:val="baseline"/>
              <w:cnfStyle w:val="000000000000" w:firstRow="0" w:lastRow="0" w:firstColumn="0" w:lastColumn="0" w:oddVBand="0" w:evenVBand="0" w:oddHBand="0" w:evenHBand="0" w:firstRowFirstColumn="0" w:firstRowLastColumn="0" w:lastRowFirstColumn="0" w:lastRowLastColumn="0"/>
              <w:rPr>
                <w:rFonts w:ascii="Aptos" w:hAnsi="Aptos"/>
                <w:color w:val="000000"/>
                <w:sz w:val="22"/>
                <w:szCs w:val="22"/>
              </w:rPr>
            </w:pPr>
            <w:r w:rsidRPr="00014FD9">
              <w:rPr>
                <w:rFonts w:ascii="Aptos" w:hAnsi="Aptos"/>
                <w:color w:val="000000" w:themeColor="text1"/>
                <w:sz w:val="22"/>
                <w:szCs w:val="22"/>
              </w:rPr>
              <w:t xml:space="preserve">Excessive caution in fragile contexts due to </w:t>
            </w:r>
            <w:r w:rsidR="236ACD2A" w:rsidRPr="00014FD9">
              <w:rPr>
                <w:rFonts w:ascii="Aptos" w:hAnsi="Aptos"/>
                <w:color w:val="000000" w:themeColor="text1"/>
                <w:sz w:val="22"/>
                <w:szCs w:val="22"/>
              </w:rPr>
              <w:t xml:space="preserve">fears </w:t>
            </w:r>
            <w:r w:rsidR="0EB180F9" w:rsidRPr="00014FD9">
              <w:rPr>
                <w:rFonts w:ascii="Aptos" w:hAnsi="Aptos"/>
                <w:color w:val="000000" w:themeColor="text1"/>
                <w:sz w:val="22"/>
                <w:szCs w:val="22"/>
              </w:rPr>
              <w:t>over</w:t>
            </w:r>
            <w:r w:rsidR="236ACD2A" w:rsidRPr="00014FD9">
              <w:rPr>
                <w:rFonts w:ascii="Aptos" w:hAnsi="Aptos"/>
                <w:color w:val="000000" w:themeColor="text1"/>
                <w:sz w:val="22"/>
                <w:szCs w:val="22"/>
              </w:rPr>
              <w:t xml:space="preserve"> </w:t>
            </w:r>
            <w:r w:rsidRPr="00014FD9">
              <w:rPr>
                <w:rFonts w:ascii="Aptos" w:hAnsi="Aptos"/>
                <w:color w:val="000000" w:themeColor="text1"/>
                <w:sz w:val="22"/>
                <w:szCs w:val="22"/>
              </w:rPr>
              <w:t>security, fiduciary, and reputational risk</w:t>
            </w:r>
            <w:r w:rsidR="236ACD2A" w:rsidRPr="00014FD9">
              <w:rPr>
                <w:rFonts w:ascii="Aptos" w:hAnsi="Aptos"/>
                <w:color w:val="000000" w:themeColor="text1"/>
                <w:sz w:val="22"/>
                <w:szCs w:val="22"/>
              </w:rPr>
              <w:t>s</w:t>
            </w:r>
            <w:r w:rsidRPr="00014FD9">
              <w:rPr>
                <w:rFonts w:ascii="Aptos" w:hAnsi="Aptos"/>
                <w:color w:val="000000" w:themeColor="text1"/>
                <w:sz w:val="22"/>
                <w:szCs w:val="22"/>
              </w:rPr>
              <w:t>.</w:t>
            </w:r>
          </w:p>
        </w:tc>
      </w:tr>
    </w:tbl>
    <w:p w14:paraId="2B2CCE77" w14:textId="77777777" w:rsidR="005256AC" w:rsidRPr="00014FD9" w:rsidRDefault="005256AC" w:rsidP="244FAC12">
      <w:pPr>
        <w:pStyle w:val="NormalWeb"/>
        <w:spacing w:before="0" w:beforeAutospacing="0" w:after="0" w:afterAutospacing="0"/>
        <w:jc w:val="both"/>
        <w:textAlignment w:val="baseline"/>
        <w:rPr>
          <w:rFonts w:ascii="Aptos" w:hAnsi="Aptos"/>
          <w:i/>
          <w:iCs/>
          <w:color w:val="000000"/>
          <w:sz w:val="18"/>
          <w:szCs w:val="18"/>
        </w:rPr>
      </w:pPr>
    </w:p>
    <w:p w14:paraId="211F869D" w14:textId="45E541A7" w:rsidR="00B01ECA" w:rsidRPr="00014FD9" w:rsidRDefault="0034475B" w:rsidP="244FAC12">
      <w:pPr>
        <w:pStyle w:val="NormalWeb"/>
        <w:spacing w:before="0" w:beforeAutospacing="0" w:after="0" w:afterAutospacing="0"/>
        <w:jc w:val="both"/>
        <w:textAlignment w:val="baseline"/>
        <w:rPr>
          <w:rFonts w:ascii="Aptos" w:hAnsi="Aptos"/>
          <w:color w:val="000000"/>
          <w:sz w:val="18"/>
          <w:szCs w:val="18"/>
        </w:rPr>
      </w:pPr>
      <w:r w:rsidRPr="00014FD9">
        <w:rPr>
          <w:rFonts w:ascii="Aptos" w:hAnsi="Aptos"/>
          <w:i/>
          <w:iCs/>
          <w:color w:val="000000" w:themeColor="text1"/>
          <w:sz w:val="18"/>
          <w:szCs w:val="18"/>
        </w:rPr>
        <w:t>Note:</w:t>
      </w:r>
      <w:r w:rsidRPr="00014FD9">
        <w:rPr>
          <w:rFonts w:ascii="Aptos" w:hAnsi="Aptos"/>
          <w:color w:val="000000" w:themeColor="text1"/>
          <w:sz w:val="18"/>
          <w:szCs w:val="18"/>
        </w:rPr>
        <w:t xml:space="preserve"> Based on the review, there is an order of importance and interdependency between these enablers and constraints. The most important enablers are (</w:t>
      </w:r>
      <w:proofErr w:type="spellStart"/>
      <w:r w:rsidRPr="00014FD9">
        <w:rPr>
          <w:rFonts w:ascii="Aptos" w:hAnsi="Aptos"/>
          <w:color w:val="000000" w:themeColor="text1"/>
          <w:sz w:val="18"/>
          <w:szCs w:val="18"/>
        </w:rPr>
        <w:t>i</w:t>
      </w:r>
      <w:proofErr w:type="spellEnd"/>
      <w:r w:rsidRPr="00014FD9">
        <w:rPr>
          <w:rFonts w:ascii="Aptos" w:hAnsi="Aptos"/>
          <w:color w:val="000000" w:themeColor="text1"/>
          <w:sz w:val="18"/>
          <w:szCs w:val="18"/>
        </w:rPr>
        <w:t>) leadership, (ii) incentives, (iii) knowledge-sharing and collaboration, (iv) team and skills, (v) adaptive processes, and (vi) client ownership. Key constraints are (</w:t>
      </w:r>
      <w:proofErr w:type="spellStart"/>
      <w:r w:rsidRPr="00014FD9">
        <w:rPr>
          <w:rFonts w:ascii="Aptos" w:hAnsi="Aptos"/>
          <w:color w:val="000000" w:themeColor="text1"/>
          <w:sz w:val="18"/>
          <w:szCs w:val="18"/>
        </w:rPr>
        <w:t>i</w:t>
      </w:r>
      <w:proofErr w:type="spellEnd"/>
      <w:r w:rsidRPr="00014FD9">
        <w:rPr>
          <w:rFonts w:ascii="Aptos" w:hAnsi="Aptos"/>
          <w:color w:val="000000" w:themeColor="text1"/>
          <w:sz w:val="18"/>
          <w:szCs w:val="18"/>
        </w:rPr>
        <w:t>) risk aversion culture, (ii) complex processes, internal silos and bureaucracy, (iii) team turnover and lack of continuity, and (iv) insufficient capacity or M&amp;E for learning.</w:t>
      </w:r>
    </w:p>
    <w:p w14:paraId="7353B238" w14:textId="77777777" w:rsidR="0034475B" w:rsidRPr="00014FD9" w:rsidRDefault="0034475B" w:rsidP="000A3020">
      <w:pPr>
        <w:pStyle w:val="NormalWeb"/>
        <w:spacing w:before="0" w:beforeAutospacing="0" w:after="0" w:afterAutospacing="0"/>
        <w:jc w:val="both"/>
        <w:textAlignment w:val="baseline"/>
        <w:rPr>
          <w:rFonts w:ascii="Aptos" w:hAnsi="Aptos"/>
          <w:i/>
          <w:iCs/>
          <w:color w:val="000000"/>
          <w:sz w:val="20"/>
          <w:szCs w:val="20"/>
        </w:rPr>
      </w:pPr>
    </w:p>
    <w:p w14:paraId="2E8FF5CB" w14:textId="7005A3FA" w:rsidR="009A19F4" w:rsidRPr="00014FD9" w:rsidRDefault="009A19F4" w:rsidP="00B94645">
      <w:pPr>
        <w:pStyle w:val="Heading2"/>
        <w:numPr>
          <w:ilvl w:val="0"/>
          <w:numId w:val="107"/>
        </w:numPr>
        <w:rPr>
          <w:rFonts w:ascii="Aptos" w:hAnsi="Aptos"/>
        </w:rPr>
      </w:pPr>
      <w:bookmarkStart w:id="102" w:name="_Toc212189900"/>
      <w:bookmarkStart w:id="103" w:name="_Toc215657598"/>
      <w:bookmarkStart w:id="104" w:name="_Toc222450698"/>
      <w:r w:rsidRPr="00014FD9">
        <w:rPr>
          <w:rFonts w:ascii="Aptos" w:hAnsi="Aptos"/>
        </w:rPr>
        <w:t>Institutional and External Drivers of Innovation</w:t>
      </w:r>
      <w:bookmarkEnd w:id="102"/>
      <w:bookmarkEnd w:id="103"/>
      <w:bookmarkEnd w:id="104"/>
    </w:p>
    <w:p w14:paraId="1E6B8E1E" w14:textId="4F5BA07E" w:rsidR="00EA70D1" w:rsidRPr="00014FD9" w:rsidRDefault="00EA70D1" w:rsidP="000A3020">
      <w:pPr>
        <w:jc w:val="both"/>
        <w:rPr>
          <w:rFonts w:ascii="Aptos" w:hAnsi="Aptos"/>
          <w:color w:val="000000" w:themeColor="text1"/>
          <w:sz w:val="22"/>
          <w:szCs w:val="22"/>
        </w:rPr>
      </w:pPr>
      <w:r w:rsidRPr="00014FD9">
        <w:rPr>
          <w:rFonts w:ascii="Aptos" w:hAnsi="Aptos"/>
          <w:b/>
          <w:bCs/>
          <w:color w:val="000000" w:themeColor="text1"/>
          <w:sz w:val="22"/>
          <w:szCs w:val="22"/>
        </w:rPr>
        <w:t xml:space="preserve">Among the </w:t>
      </w:r>
      <w:r w:rsidR="00D07E42" w:rsidRPr="00014FD9">
        <w:rPr>
          <w:rFonts w:ascii="Aptos" w:hAnsi="Aptos"/>
          <w:b/>
          <w:bCs/>
          <w:color w:val="000000" w:themeColor="text1"/>
          <w:sz w:val="22"/>
          <w:szCs w:val="22"/>
        </w:rPr>
        <w:t xml:space="preserve">key </w:t>
      </w:r>
      <w:r w:rsidRPr="00014FD9">
        <w:rPr>
          <w:rFonts w:ascii="Aptos" w:hAnsi="Aptos"/>
          <w:b/>
          <w:bCs/>
          <w:color w:val="000000" w:themeColor="text1"/>
          <w:sz w:val="22"/>
          <w:szCs w:val="22"/>
        </w:rPr>
        <w:t>factors</w:t>
      </w:r>
      <w:r w:rsidR="00D07E42" w:rsidRPr="00014FD9">
        <w:rPr>
          <w:rFonts w:ascii="Aptos" w:hAnsi="Aptos"/>
          <w:b/>
          <w:bCs/>
          <w:color w:val="000000" w:themeColor="text1"/>
          <w:sz w:val="22"/>
          <w:szCs w:val="22"/>
        </w:rPr>
        <w:t xml:space="preserve"> enabling innovation</w:t>
      </w:r>
      <w:r w:rsidRPr="00014FD9">
        <w:rPr>
          <w:rFonts w:ascii="Aptos" w:hAnsi="Aptos"/>
          <w:b/>
          <w:bCs/>
          <w:color w:val="000000" w:themeColor="text1"/>
          <w:sz w:val="22"/>
          <w:szCs w:val="22"/>
        </w:rPr>
        <w:t xml:space="preserve">, leadership support and risk culture stand out as </w:t>
      </w:r>
      <w:r w:rsidR="00D07E42" w:rsidRPr="00014FD9">
        <w:rPr>
          <w:rFonts w:ascii="Aptos" w:hAnsi="Aptos"/>
          <w:b/>
          <w:bCs/>
          <w:color w:val="000000" w:themeColor="text1"/>
          <w:sz w:val="22"/>
          <w:szCs w:val="22"/>
        </w:rPr>
        <w:t>the most impactful</w:t>
      </w:r>
      <w:r w:rsidRPr="00014FD9">
        <w:rPr>
          <w:rFonts w:ascii="Aptos" w:hAnsi="Aptos"/>
          <w:b/>
          <w:bCs/>
          <w:color w:val="000000" w:themeColor="text1"/>
          <w:sz w:val="22"/>
          <w:szCs w:val="22"/>
        </w:rPr>
        <w:t>.</w:t>
      </w:r>
      <w:r w:rsidR="00D3789E" w:rsidRPr="00014FD9">
        <w:rPr>
          <w:rStyle w:val="FootnoteReference"/>
          <w:rFonts w:ascii="Aptos" w:hAnsi="Aptos"/>
          <w:b/>
          <w:bCs/>
          <w:color w:val="000000" w:themeColor="text1"/>
          <w:sz w:val="22"/>
          <w:szCs w:val="22"/>
        </w:rPr>
        <w:footnoteReference w:id="28"/>
      </w:r>
      <w:r w:rsidRPr="00014FD9">
        <w:rPr>
          <w:rFonts w:ascii="Aptos" w:hAnsi="Aptos"/>
          <w:color w:val="000000" w:themeColor="text1"/>
          <w:sz w:val="22"/>
          <w:szCs w:val="22"/>
        </w:rPr>
        <w:t xml:space="preserve"> When leadership and culture align positively, other barriers tend to be </w:t>
      </w:r>
      <w:r w:rsidR="00D07E42" w:rsidRPr="00014FD9">
        <w:rPr>
          <w:rFonts w:ascii="Aptos" w:hAnsi="Aptos"/>
          <w:color w:val="000000" w:themeColor="text1"/>
          <w:sz w:val="22"/>
          <w:szCs w:val="22"/>
        </w:rPr>
        <w:t xml:space="preserve">more easily </w:t>
      </w:r>
      <w:r w:rsidRPr="00014FD9">
        <w:rPr>
          <w:rFonts w:ascii="Aptos" w:hAnsi="Aptos"/>
          <w:color w:val="000000" w:themeColor="text1"/>
          <w:sz w:val="22"/>
          <w:szCs w:val="22"/>
        </w:rPr>
        <w:t xml:space="preserve">overcome. </w:t>
      </w:r>
      <w:r w:rsidR="00D07E42" w:rsidRPr="00014FD9">
        <w:rPr>
          <w:rFonts w:ascii="Aptos" w:hAnsi="Aptos"/>
          <w:color w:val="000000" w:themeColor="text1"/>
          <w:sz w:val="22"/>
          <w:szCs w:val="22"/>
        </w:rPr>
        <w:t>L</w:t>
      </w:r>
      <w:r w:rsidRPr="00014FD9">
        <w:rPr>
          <w:rFonts w:ascii="Aptos" w:hAnsi="Aptos"/>
          <w:color w:val="000000" w:themeColor="text1"/>
          <w:sz w:val="22"/>
          <w:szCs w:val="22"/>
        </w:rPr>
        <w:t xml:space="preserve">eadership </w:t>
      </w:r>
      <w:r w:rsidR="00D07E42" w:rsidRPr="00014FD9">
        <w:rPr>
          <w:rFonts w:ascii="Aptos" w:hAnsi="Aptos"/>
          <w:color w:val="000000" w:themeColor="text1"/>
          <w:sz w:val="22"/>
          <w:szCs w:val="22"/>
        </w:rPr>
        <w:t xml:space="preserve">frequently emerges </w:t>
      </w:r>
      <w:r w:rsidRPr="00014FD9">
        <w:rPr>
          <w:rFonts w:ascii="Aptos" w:hAnsi="Aptos"/>
          <w:color w:val="000000" w:themeColor="text1"/>
          <w:sz w:val="22"/>
          <w:szCs w:val="22"/>
        </w:rPr>
        <w:t xml:space="preserve">as a </w:t>
      </w:r>
      <w:r w:rsidR="00D07E42" w:rsidRPr="00014FD9">
        <w:rPr>
          <w:rFonts w:ascii="Aptos" w:hAnsi="Aptos"/>
          <w:color w:val="000000" w:themeColor="text1"/>
          <w:sz w:val="22"/>
          <w:szCs w:val="22"/>
        </w:rPr>
        <w:t xml:space="preserve">prevalent </w:t>
      </w:r>
      <w:r w:rsidRPr="00014FD9">
        <w:rPr>
          <w:rFonts w:ascii="Aptos" w:hAnsi="Aptos"/>
          <w:color w:val="000000" w:themeColor="text1"/>
          <w:sz w:val="22"/>
          <w:szCs w:val="22"/>
        </w:rPr>
        <w:t xml:space="preserve">theme in </w:t>
      </w:r>
      <w:r w:rsidR="00D07E42" w:rsidRPr="00014FD9">
        <w:rPr>
          <w:rFonts w:ascii="Aptos" w:hAnsi="Aptos"/>
          <w:color w:val="000000" w:themeColor="text1"/>
          <w:sz w:val="22"/>
          <w:szCs w:val="22"/>
        </w:rPr>
        <w:t xml:space="preserve">project </w:t>
      </w:r>
      <w:r w:rsidRPr="00014FD9">
        <w:rPr>
          <w:rFonts w:ascii="Aptos" w:hAnsi="Aptos"/>
          <w:color w:val="000000" w:themeColor="text1"/>
          <w:sz w:val="22"/>
          <w:szCs w:val="22"/>
        </w:rPr>
        <w:t>lessons</w:t>
      </w:r>
      <w:r w:rsidR="00D07E42" w:rsidRPr="00014FD9">
        <w:rPr>
          <w:rFonts w:ascii="Aptos" w:hAnsi="Aptos"/>
          <w:color w:val="000000" w:themeColor="text1"/>
          <w:sz w:val="22"/>
          <w:szCs w:val="22"/>
        </w:rPr>
        <w:t xml:space="preserve">, with many </w:t>
      </w:r>
      <w:r w:rsidRPr="00014FD9">
        <w:rPr>
          <w:rFonts w:ascii="Aptos" w:hAnsi="Aptos"/>
          <w:color w:val="000000" w:themeColor="text1"/>
          <w:sz w:val="22"/>
          <w:szCs w:val="22"/>
        </w:rPr>
        <w:t>attribut</w:t>
      </w:r>
      <w:r w:rsidR="00D07E42" w:rsidRPr="00014FD9">
        <w:rPr>
          <w:rFonts w:ascii="Aptos" w:hAnsi="Aptos"/>
          <w:color w:val="000000" w:themeColor="text1"/>
          <w:sz w:val="22"/>
          <w:szCs w:val="22"/>
        </w:rPr>
        <w:t>ing</w:t>
      </w:r>
      <w:r w:rsidRPr="00014FD9">
        <w:rPr>
          <w:rFonts w:ascii="Aptos" w:hAnsi="Aptos"/>
          <w:color w:val="000000" w:themeColor="text1"/>
          <w:sz w:val="22"/>
          <w:szCs w:val="22"/>
        </w:rPr>
        <w:t xml:space="preserve"> success or failure to the presence or absence of a champion or an enabling </w:t>
      </w:r>
      <w:r w:rsidRPr="00014FD9">
        <w:rPr>
          <w:rFonts w:ascii="Aptos" w:hAnsi="Aptos"/>
          <w:color w:val="000000" w:themeColor="text1"/>
          <w:sz w:val="22"/>
          <w:szCs w:val="22"/>
        </w:rPr>
        <w:lastRenderedPageBreak/>
        <w:t>manager. For example, leadership can mitigate bureaucracy</w:t>
      </w:r>
      <w:r w:rsidR="00D07E42" w:rsidRPr="00014FD9">
        <w:rPr>
          <w:rFonts w:ascii="Aptos" w:hAnsi="Aptos"/>
          <w:color w:val="000000" w:themeColor="text1"/>
          <w:sz w:val="22"/>
          <w:szCs w:val="22"/>
        </w:rPr>
        <w:t xml:space="preserve">, such as when </w:t>
      </w:r>
      <w:r w:rsidRPr="00014FD9">
        <w:rPr>
          <w:rFonts w:ascii="Aptos" w:hAnsi="Aptos"/>
          <w:color w:val="000000" w:themeColor="text1"/>
          <w:sz w:val="22"/>
          <w:szCs w:val="22"/>
        </w:rPr>
        <w:t>a strong country director waive</w:t>
      </w:r>
      <w:r w:rsidR="00D07E42" w:rsidRPr="00014FD9">
        <w:rPr>
          <w:rFonts w:ascii="Aptos" w:hAnsi="Aptos"/>
          <w:color w:val="000000" w:themeColor="text1"/>
          <w:sz w:val="22"/>
          <w:szCs w:val="22"/>
        </w:rPr>
        <w:t>s</w:t>
      </w:r>
      <w:r w:rsidRPr="00014FD9">
        <w:rPr>
          <w:rFonts w:ascii="Aptos" w:hAnsi="Aptos"/>
          <w:color w:val="000000" w:themeColor="text1"/>
          <w:sz w:val="22"/>
          <w:szCs w:val="22"/>
        </w:rPr>
        <w:t xml:space="preserve"> some processes to allow an innovation pilot. </w:t>
      </w:r>
      <w:r w:rsidR="00D07E42" w:rsidRPr="00014FD9">
        <w:rPr>
          <w:rFonts w:ascii="Aptos" w:hAnsi="Aptos"/>
          <w:color w:val="000000" w:themeColor="text1"/>
          <w:sz w:val="22"/>
          <w:szCs w:val="22"/>
        </w:rPr>
        <w:t>Conversely, i</w:t>
      </w:r>
      <w:r w:rsidRPr="00014FD9">
        <w:rPr>
          <w:rFonts w:ascii="Aptos" w:hAnsi="Aptos"/>
          <w:color w:val="000000" w:themeColor="text1"/>
          <w:sz w:val="22"/>
          <w:szCs w:val="22"/>
        </w:rPr>
        <w:t xml:space="preserve">ssues </w:t>
      </w:r>
      <w:r w:rsidR="00D07E42" w:rsidRPr="00014FD9">
        <w:rPr>
          <w:rFonts w:ascii="Aptos" w:hAnsi="Aptos"/>
          <w:color w:val="000000" w:themeColor="text1"/>
          <w:sz w:val="22"/>
          <w:szCs w:val="22"/>
        </w:rPr>
        <w:t xml:space="preserve">like </w:t>
      </w:r>
      <w:r w:rsidRPr="00014FD9">
        <w:rPr>
          <w:rFonts w:ascii="Aptos" w:hAnsi="Aptos"/>
          <w:color w:val="000000" w:themeColor="text1"/>
          <w:sz w:val="22"/>
          <w:szCs w:val="22"/>
        </w:rPr>
        <w:t xml:space="preserve">over-complexity and capacity mismatches are commonly noted in unsatisfactory projects, making them </w:t>
      </w:r>
      <w:r w:rsidR="00D07E42" w:rsidRPr="00014FD9">
        <w:rPr>
          <w:rFonts w:ascii="Aptos" w:hAnsi="Aptos"/>
          <w:color w:val="000000" w:themeColor="text1"/>
          <w:sz w:val="22"/>
          <w:szCs w:val="22"/>
        </w:rPr>
        <w:t>significant</w:t>
      </w:r>
      <w:r w:rsidRPr="00014FD9">
        <w:rPr>
          <w:rFonts w:ascii="Aptos" w:hAnsi="Aptos"/>
          <w:color w:val="000000" w:themeColor="text1"/>
          <w:sz w:val="22"/>
          <w:szCs w:val="22"/>
        </w:rPr>
        <w:t xml:space="preserve"> inhibitors</w:t>
      </w:r>
      <w:r w:rsidR="00D07E42" w:rsidRPr="00014FD9">
        <w:rPr>
          <w:rFonts w:ascii="Aptos" w:hAnsi="Aptos"/>
          <w:color w:val="000000" w:themeColor="text1"/>
          <w:sz w:val="22"/>
          <w:szCs w:val="22"/>
        </w:rPr>
        <w:t xml:space="preserve"> to success</w:t>
      </w:r>
      <w:r w:rsidRPr="00014FD9">
        <w:rPr>
          <w:rFonts w:ascii="Aptos" w:hAnsi="Aptos"/>
          <w:color w:val="000000" w:themeColor="text1"/>
          <w:sz w:val="22"/>
          <w:szCs w:val="22"/>
        </w:rPr>
        <w:t>.</w:t>
      </w:r>
    </w:p>
    <w:p w14:paraId="38F8C77D" w14:textId="77777777" w:rsidR="00EA70D1" w:rsidRPr="00014FD9" w:rsidRDefault="00EA70D1" w:rsidP="000A3020">
      <w:pPr>
        <w:pStyle w:val="NormalWeb"/>
        <w:spacing w:before="0" w:beforeAutospacing="0" w:after="0" w:afterAutospacing="0"/>
        <w:jc w:val="both"/>
        <w:textAlignment w:val="baseline"/>
        <w:rPr>
          <w:rFonts w:ascii="Aptos" w:hAnsi="Aptos"/>
          <w:b/>
          <w:bCs/>
          <w:color w:val="000000" w:themeColor="text1"/>
          <w:sz w:val="22"/>
          <w:szCs w:val="22"/>
        </w:rPr>
      </w:pPr>
    </w:p>
    <w:p w14:paraId="38133A2B" w14:textId="65E1A681" w:rsidR="007C52F0" w:rsidRPr="00014FD9" w:rsidRDefault="000F4C88" w:rsidP="244FAC12">
      <w:pPr>
        <w:pStyle w:val="NormalWeb"/>
        <w:spacing w:before="0" w:beforeAutospacing="0" w:after="0" w:afterAutospacing="0"/>
        <w:jc w:val="both"/>
        <w:textAlignment w:val="baseline"/>
        <w:rPr>
          <w:rFonts w:ascii="Aptos" w:hAnsi="Aptos"/>
          <w:color w:val="000000" w:themeColor="text1"/>
          <w:sz w:val="22"/>
          <w:szCs w:val="22"/>
        </w:rPr>
      </w:pPr>
      <w:r w:rsidRPr="00014FD9">
        <w:rPr>
          <w:rFonts w:ascii="Aptos" w:hAnsi="Aptos"/>
          <w:b/>
          <w:bCs/>
          <w:color w:val="000000" w:themeColor="text1"/>
          <w:sz w:val="22"/>
          <w:szCs w:val="22"/>
        </w:rPr>
        <w:t xml:space="preserve">Though </w:t>
      </w:r>
      <w:r w:rsidR="007C52F0" w:rsidRPr="00014FD9">
        <w:rPr>
          <w:rFonts w:ascii="Aptos" w:hAnsi="Aptos"/>
          <w:b/>
          <w:bCs/>
          <w:color w:val="000000" w:themeColor="text1"/>
          <w:sz w:val="22"/>
          <w:szCs w:val="22"/>
        </w:rPr>
        <w:t xml:space="preserve">the </w:t>
      </w:r>
      <w:r w:rsidR="001D6764" w:rsidRPr="00014FD9">
        <w:rPr>
          <w:rFonts w:ascii="Aptos" w:hAnsi="Aptos"/>
          <w:b/>
          <w:bCs/>
          <w:sz w:val="22"/>
          <w:szCs w:val="22"/>
        </w:rPr>
        <w:t>WBG</w:t>
      </w:r>
      <w:r w:rsidR="007C52F0" w:rsidRPr="00014FD9">
        <w:rPr>
          <w:rFonts w:ascii="Aptos" w:hAnsi="Aptos"/>
          <w:b/>
          <w:bCs/>
          <w:color w:val="000000" w:themeColor="text1"/>
          <w:sz w:val="22"/>
          <w:szCs w:val="22"/>
        </w:rPr>
        <w:t xml:space="preserve"> has numerous examples of successful innovation adoption, </w:t>
      </w:r>
      <w:r w:rsidR="00D07E42" w:rsidRPr="00014FD9">
        <w:rPr>
          <w:rFonts w:ascii="Aptos" w:hAnsi="Aptos"/>
          <w:b/>
          <w:bCs/>
          <w:color w:val="000000" w:themeColor="text1"/>
          <w:sz w:val="22"/>
          <w:szCs w:val="22"/>
        </w:rPr>
        <w:t xml:space="preserve">diffusion across the </w:t>
      </w:r>
      <w:r w:rsidR="007C52F0" w:rsidRPr="00014FD9">
        <w:rPr>
          <w:rFonts w:ascii="Aptos" w:hAnsi="Aptos"/>
          <w:b/>
          <w:bCs/>
          <w:color w:val="000000" w:themeColor="text1"/>
          <w:sz w:val="22"/>
          <w:szCs w:val="22"/>
        </w:rPr>
        <w:t>institution is uneven.</w:t>
      </w:r>
      <w:r w:rsidR="007C52F0" w:rsidRPr="00014FD9">
        <w:rPr>
          <w:rFonts w:ascii="Aptos" w:hAnsi="Aptos"/>
          <w:color w:val="000000" w:themeColor="text1"/>
          <w:sz w:val="22"/>
          <w:szCs w:val="22"/>
        </w:rPr>
        <w:t xml:space="preserve"> </w:t>
      </w:r>
      <w:r w:rsidR="00220004" w:rsidRPr="00014FD9">
        <w:rPr>
          <w:rFonts w:ascii="Aptos" w:hAnsi="Aptos"/>
          <w:color w:val="000000" w:themeColor="text1"/>
          <w:sz w:val="22"/>
          <w:szCs w:val="22"/>
        </w:rPr>
        <w:t xml:space="preserve">For example, a </w:t>
      </w:r>
      <w:r w:rsidR="007349AC" w:rsidRPr="00014FD9">
        <w:rPr>
          <w:rFonts w:ascii="Aptos" w:hAnsi="Aptos"/>
          <w:color w:val="000000" w:themeColor="text1"/>
          <w:sz w:val="22"/>
          <w:szCs w:val="22"/>
        </w:rPr>
        <w:t xml:space="preserve">World </w:t>
      </w:r>
      <w:r w:rsidR="00220004" w:rsidRPr="00014FD9">
        <w:rPr>
          <w:rFonts w:ascii="Aptos" w:hAnsi="Aptos"/>
          <w:color w:val="000000" w:themeColor="text1"/>
          <w:sz w:val="22"/>
          <w:szCs w:val="22"/>
        </w:rPr>
        <w:t xml:space="preserve">Bank education team noted that certain community-based school construction methods kept reappearing independently in multiple countries, prompting a call for </w:t>
      </w:r>
      <w:r w:rsidR="00D07E42" w:rsidRPr="00014FD9">
        <w:rPr>
          <w:rFonts w:ascii="Aptos" w:hAnsi="Aptos"/>
          <w:color w:val="000000" w:themeColor="text1"/>
          <w:sz w:val="22"/>
          <w:szCs w:val="22"/>
        </w:rPr>
        <w:t>more shared learning in the donor community</w:t>
      </w:r>
      <w:r w:rsidR="00220004" w:rsidRPr="00014FD9">
        <w:rPr>
          <w:rFonts w:ascii="Aptos" w:hAnsi="Aptos"/>
          <w:color w:val="000000" w:themeColor="text1"/>
          <w:sz w:val="22"/>
          <w:szCs w:val="22"/>
        </w:rPr>
        <w:t xml:space="preserve"> </w:t>
      </w:r>
      <w:r w:rsidR="00D07E42" w:rsidRPr="00014FD9">
        <w:rPr>
          <w:rFonts w:ascii="Aptos" w:hAnsi="Aptos"/>
          <w:color w:val="000000" w:themeColor="text1"/>
          <w:sz w:val="22"/>
          <w:szCs w:val="22"/>
        </w:rPr>
        <w:t xml:space="preserve">to </w:t>
      </w:r>
      <w:r w:rsidR="00220004" w:rsidRPr="00014FD9">
        <w:rPr>
          <w:rFonts w:ascii="Aptos" w:hAnsi="Aptos"/>
          <w:color w:val="000000" w:themeColor="text1"/>
          <w:sz w:val="22"/>
          <w:szCs w:val="22"/>
        </w:rPr>
        <w:t xml:space="preserve">avoid </w:t>
      </w:r>
      <w:r w:rsidR="00096E16" w:rsidRPr="00014FD9">
        <w:rPr>
          <w:rFonts w:ascii="Aptos" w:hAnsi="Aptos"/>
          <w:color w:val="000000" w:themeColor="text1"/>
          <w:sz w:val="22"/>
          <w:szCs w:val="22"/>
        </w:rPr>
        <w:t>duplicating existing solutions.</w:t>
      </w:r>
      <w:r w:rsidR="00773116" w:rsidRPr="00014FD9">
        <w:rPr>
          <w:rFonts w:ascii="Aptos" w:hAnsi="Aptos"/>
          <w:color w:val="000000" w:themeColor="text1"/>
          <w:sz w:val="22"/>
          <w:szCs w:val="22"/>
        </w:rPr>
        <w:t xml:space="preserve"> </w:t>
      </w:r>
      <w:r w:rsidR="000D1977" w:rsidRPr="00014FD9">
        <w:rPr>
          <w:rFonts w:ascii="Aptos" w:hAnsi="Aptos"/>
          <w:color w:val="000000" w:themeColor="text1"/>
          <w:sz w:val="22"/>
          <w:szCs w:val="22"/>
        </w:rPr>
        <w:t>Effective diffusion</w:t>
      </w:r>
      <w:r w:rsidR="007C52F0" w:rsidRPr="00014FD9">
        <w:rPr>
          <w:rFonts w:ascii="Aptos" w:hAnsi="Aptos"/>
          <w:color w:val="000000" w:themeColor="text1"/>
          <w:sz w:val="22"/>
          <w:szCs w:val="22"/>
        </w:rPr>
        <w:t xml:space="preserve"> tends to occur in areas </w:t>
      </w:r>
      <w:r w:rsidR="00D07E42" w:rsidRPr="00014FD9">
        <w:rPr>
          <w:rFonts w:ascii="Aptos" w:hAnsi="Aptos"/>
          <w:color w:val="000000" w:themeColor="text1"/>
          <w:sz w:val="22"/>
          <w:szCs w:val="22"/>
        </w:rPr>
        <w:t xml:space="preserve">with </w:t>
      </w:r>
      <w:r w:rsidR="007C52F0" w:rsidRPr="00014FD9">
        <w:rPr>
          <w:rFonts w:ascii="Aptos" w:hAnsi="Aptos"/>
          <w:color w:val="000000" w:themeColor="text1"/>
          <w:sz w:val="22"/>
          <w:szCs w:val="22"/>
        </w:rPr>
        <w:t>formal networks (</w:t>
      </w:r>
      <w:r w:rsidR="00D07E42" w:rsidRPr="00014FD9">
        <w:rPr>
          <w:rFonts w:ascii="Aptos" w:hAnsi="Aptos"/>
          <w:color w:val="000000" w:themeColor="text1"/>
          <w:sz w:val="22"/>
          <w:szCs w:val="22"/>
        </w:rPr>
        <w:t xml:space="preserve">such as </w:t>
      </w:r>
      <w:r w:rsidR="007C52F0" w:rsidRPr="00014FD9">
        <w:rPr>
          <w:rFonts w:ascii="Aptos" w:hAnsi="Aptos"/>
          <w:color w:val="000000" w:themeColor="text1"/>
          <w:sz w:val="22"/>
          <w:szCs w:val="22"/>
        </w:rPr>
        <w:t>sector</w:t>
      </w:r>
      <w:r w:rsidR="00D07E42" w:rsidRPr="00014FD9">
        <w:rPr>
          <w:rFonts w:ascii="Aptos" w:hAnsi="Aptos"/>
          <w:color w:val="000000" w:themeColor="text1"/>
          <w:sz w:val="22"/>
          <w:szCs w:val="22"/>
        </w:rPr>
        <w:t xml:space="preserve"> groups</w:t>
      </w:r>
      <w:r w:rsidR="007C52F0" w:rsidRPr="00014FD9">
        <w:rPr>
          <w:rFonts w:ascii="Aptos" w:hAnsi="Aptos"/>
          <w:color w:val="000000" w:themeColor="text1"/>
          <w:sz w:val="22"/>
          <w:szCs w:val="22"/>
        </w:rPr>
        <w:t xml:space="preserve">, communities of practice, global solutions groups) or programs (like South-South knowledge exchanges, Gender Labs, DIME) </w:t>
      </w:r>
      <w:r w:rsidR="00D07E42" w:rsidRPr="00014FD9">
        <w:rPr>
          <w:rFonts w:ascii="Aptos" w:hAnsi="Aptos"/>
          <w:color w:val="000000" w:themeColor="text1"/>
          <w:sz w:val="22"/>
          <w:szCs w:val="22"/>
        </w:rPr>
        <w:t>that</w:t>
      </w:r>
      <w:r w:rsidR="007C52F0" w:rsidRPr="00014FD9">
        <w:rPr>
          <w:rFonts w:ascii="Aptos" w:hAnsi="Aptos"/>
          <w:color w:val="000000" w:themeColor="text1"/>
          <w:sz w:val="22"/>
          <w:szCs w:val="22"/>
        </w:rPr>
        <w:t xml:space="preserve"> </w:t>
      </w:r>
      <w:r w:rsidR="00096E16" w:rsidRPr="00014FD9">
        <w:rPr>
          <w:rFonts w:ascii="Aptos" w:hAnsi="Aptos"/>
          <w:color w:val="000000" w:themeColor="text1"/>
          <w:sz w:val="22"/>
          <w:szCs w:val="22"/>
        </w:rPr>
        <w:t>transfer knowledge across boundaries</w:t>
      </w:r>
      <w:r w:rsidR="007C52F0" w:rsidRPr="00014FD9">
        <w:rPr>
          <w:rFonts w:ascii="Aptos" w:hAnsi="Aptos"/>
          <w:color w:val="000000" w:themeColor="text1"/>
          <w:sz w:val="22"/>
          <w:szCs w:val="22"/>
        </w:rPr>
        <w:t xml:space="preserve">. Without </w:t>
      </w:r>
      <w:r w:rsidR="00D07E42" w:rsidRPr="00014FD9">
        <w:rPr>
          <w:rFonts w:ascii="Aptos" w:hAnsi="Aptos"/>
          <w:color w:val="000000" w:themeColor="text1"/>
          <w:sz w:val="22"/>
          <w:szCs w:val="22"/>
        </w:rPr>
        <w:t xml:space="preserve">these </w:t>
      </w:r>
      <w:r w:rsidR="007C52F0" w:rsidRPr="00014FD9">
        <w:rPr>
          <w:rFonts w:ascii="Aptos" w:hAnsi="Aptos"/>
          <w:color w:val="000000" w:themeColor="text1"/>
          <w:sz w:val="22"/>
          <w:szCs w:val="22"/>
        </w:rPr>
        <w:t xml:space="preserve">deliberate efforts, many promising innovations risk </w:t>
      </w:r>
      <w:r w:rsidR="00096E16" w:rsidRPr="00014FD9">
        <w:rPr>
          <w:rFonts w:ascii="Aptos" w:hAnsi="Aptos"/>
          <w:color w:val="000000" w:themeColor="text1"/>
          <w:sz w:val="22"/>
          <w:szCs w:val="22"/>
        </w:rPr>
        <w:t>unn</w:t>
      </w:r>
      <w:r w:rsidR="009B360E" w:rsidRPr="00014FD9">
        <w:rPr>
          <w:rFonts w:ascii="Aptos" w:hAnsi="Aptos"/>
          <w:color w:val="000000" w:themeColor="text1"/>
          <w:sz w:val="22"/>
          <w:szCs w:val="22"/>
        </w:rPr>
        <w:t>e</w:t>
      </w:r>
      <w:r w:rsidR="00096E16" w:rsidRPr="00014FD9">
        <w:rPr>
          <w:rFonts w:ascii="Aptos" w:hAnsi="Aptos"/>
          <w:color w:val="000000" w:themeColor="text1"/>
          <w:sz w:val="22"/>
          <w:szCs w:val="22"/>
        </w:rPr>
        <w:t>cessary redundancy or reinvention</w:t>
      </w:r>
      <w:r w:rsidR="007C52F0" w:rsidRPr="00014FD9">
        <w:rPr>
          <w:rFonts w:ascii="Aptos" w:hAnsi="Aptos"/>
          <w:color w:val="000000" w:themeColor="text1"/>
          <w:sz w:val="22"/>
          <w:szCs w:val="22"/>
        </w:rPr>
        <w:t xml:space="preserve"> in isolation</w:t>
      </w:r>
      <w:r w:rsidR="00CC08E9" w:rsidRPr="00014FD9">
        <w:rPr>
          <w:rFonts w:ascii="Aptos" w:hAnsi="Aptos"/>
          <w:color w:val="000000" w:themeColor="text1"/>
          <w:sz w:val="22"/>
          <w:szCs w:val="22"/>
        </w:rPr>
        <w:t xml:space="preserve"> </w:t>
      </w:r>
      <w:r w:rsidR="007C52F0" w:rsidRPr="00014FD9">
        <w:rPr>
          <w:rFonts w:ascii="Aptos" w:hAnsi="Aptos"/>
          <w:color w:val="000000" w:themeColor="text1"/>
          <w:sz w:val="22"/>
          <w:szCs w:val="22"/>
        </w:rPr>
        <w:t>or remain confined to the enthusiastic unit that originated them.</w:t>
      </w:r>
    </w:p>
    <w:p w14:paraId="0A6F7385" w14:textId="77777777" w:rsidR="000818E1" w:rsidRPr="00014FD9" w:rsidRDefault="000818E1" w:rsidP="000A3020">
      <w:pPr>
        <w:pStyle w:val="NormalWeb"/>
        <w:spacing w:before="0" w:beforeAutospacing="0" w:after="0" w:afterAutospacing="0"/>
        <w:jc w:val="both"/>
        <w:textAlignment w:val="baseline"/>
        <w:rPr>
          <w:rFonts w:ascii="Aptos" w:hAnsi="Aptos"/>
          <w:color w:val="000000" w:themeColor="text1"/>
          <w:sz w:val="22"/>
          <w:szCs w:val="22"/>
        </w:rPr>
      </w:pPr>
    </w:p>
    <w:p w14:paraId="1300D4AE" w14:textId="323AF16E" w:rsidR="000818E1" w:rsidRPr="00014FD9" w:rsidRDefault="00472740"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b/>
          <w:bCs/>
          <w:color w:val="000000" w:themeColor="text1"/>
          <w:sz w:val="22"/>
          <w:szCs w:val="22"/>
        </w:rPr>
        <w:t xml:space="preserve">While </w:t>
      </w:r>
      <w:r w:rsidR="000818E1" w:rsidRPr="00014FD9">
        <w:rPr>
          <w:rFonts w:ascii="Aptos" w:hAnsi="Aptos"/>
          <w:b/>
          <w:bCs/>
          <w:color w:val="000000" w:themeColor="text1"/>
          <w:sz w:val="22"/>
          <w:szCs w:val="22"/>
        </w:rPr>
        <w:t>significant progress</w:t>
      </w:r>
      <w:r w:rsidR="003E1FE7" w:rsidRPr="00014FD9">
        <w:rPr>
          <w:rFonts w:ascii="Aptos" w:hAnsi="Aptos"/>
          <w:b/>
          <w:bCs/>
          <w:color w:val="000000" w:themeColor="text1"/>
          <w:sz w:val="22"/>
          <w:szCs w:val="22"/>
        </w:rPr>
        <w:t xml:space="preserve"> </w:t>
      </w:r>
      <w:r w:rsidRPr="00014FD9">
        <w:rPr>
          <w:rFonts w:ascii="Aptos" w:hAnsi="Aptos"/>
          <w:b/>
          <w:bCs/>
          <w:color w:val="000000" w:themeColor="text1"/>
          <w:sz w:val="22"/>
          <w:szCs w:val="22"/>
        </w:rPr>
        <w:t>has been made</w:t>
      </w:r>
      <w:r w:rsidR="000818E1" w:rsidRPr="00014FD9">
        <w:rPr>
          <w:rFonts w:ascii="Aptos" w:hAnsi="Aptos"/>
          <w:b/>
          <w:bCs/>
          <w:color w:val="000000" w:themeColor="text1"/>
          <w:sz w:val="22"/>
          <w:szCs w:val="22"/>
        </w:rPr>
        <w:t xml:space="preserve"> in piloting and scaling up innovations, the </w:t>
      </w:r>
      <w:r w:rsidR="003E1FE7" w:rsidRPr="00014FD9">
        <w:rPr>
          <w:rFonts w:ascii="Aptos" w:hAnsi="Aptos"/>
          <w:b/>
          <w:bCs/>
          <w:color w:val="000000" w:themeColor="text1"/>
          <w:sz w:val="22"/>
          <w:szCs w:val="22"/>
        </w:rPr>
        <w:t xml:space="preserve">rapid </w:t>
      </w:r>
      <w:r w:rsidR="000818E1" w:rsidRPr="00014FD9">
        <w:rPr>
          <w:rFonts w:ascii="Aptos" w:hAnsi="Aptos"/>
          <w:b/>
          <w:bCs/>
          <w:color w:val="000000" w:themeColor="text1"/>
          <w:sz w:val="22"/>
          <w:szCs w:val="22"/>
        </w:rPr>
        <w:t xml:space="preserve">pace of global technological change demands an even more agile and </w:t>
      </w:r>
      <w:r w:rsidR="003E1FE7" w:rsidRPr="00014FD9">
        <w:rPr>
          <w:rFonts w:ascii="Aptos" w:hAnsi="Aptos"/>
          <w:b/>
          <w:bCs/>
          <w:color w:val="000000" w:themeColor="text1"/>
          <w:sz w:val="22"/>
          <w:szCs w:val="22"/>
        </w:rPr>
        <w:t>accelerating</w:t>
      </w:r>
      <w:r w:rsidR="000818E1" w:rsidRPr="00014FD9">
        <w:rPr>
          <w:rFonts w:ascii="Aptos" w:hAnsi="Aptos"/>
          <w:b/>
          <w:bCs/>
          <w:color w:val="000000" w:themeColor="text1"/>
          <w:sz w:val="22"/>
          <w:szCs w:val="22"/>
        </w:rPr>
        <w:t xml:space="preserve"> innovation cycle.</w:t>
      </w:r>
      <w:r w:rsidR="000818E1" w:rsidRPr="00014FD9">
        <w:rPr>
          <w:rFonts w:ascii="Aptos" w:hAnsi="Aptos"/>
          <w:color w:val="000000" w:themeColor="text1"/>
          <w:sz w:val="22"/>
          <w:szCs w:val="22"/>
        </w:rPr>
        <w:t xml:space="preserve"> </w:t>
      </w:r>
      <w:r w:rsidR="00CC712B" w:rsidRPr="00014FD9">
        <w:rPr>
          <w:rFonts w:ascii="Aptos" w:hAnsi="Aptos"/>
          <w:color w:val="000000" w:themeColor="text1"/>
          <w:sz w:val="22"/>
          <w:szCs w:val="22"/>
        </w:rPr>
        <w:t xml:space="preserve">Tracing innovation spillovers </w:t>
      </w:r>
      <w:r w:rsidRPr="00014FD9">
        <w:rPr>
          <w:rFonts w:ascii="Aptos" w:hAnsi="Aptos"/>
          <w:color w:val="000000" w:themeColor="text1"/>
          <w:sz w:val="22"/>
          <w:szCs w:val="22"/>
        </w:rPr>
        <w:t>reveals moving from</w:t>
      </w:r>
      <w:r w:rsidR="002E25C5" w:rsidRPr="00014FD9">
        <w:rPr>
          <w:rFonts w:ascii="Aptos" w:hAnsi="Aptos"/>
          <w:color w:val="000000" w:themeColor="text1"/>
          <w:sz w:val="22"/>
          <w:szCs w:val="22"/>
        </w:rPr>
        <w:t xml:space="preserve"> pilot to </w:t>
      </w:r>
      <w:r w:rsidR="006E0F9B" w:rsidRPr="00014FD9">
        <w:rPr>
          <w:rFonts w:ascii="Aptos" w:hAnsi="Aptos"/>
          <w:color w:val="000000" w:themeColor="text1"/>
          <w:sz w:val="22"/>
          <w:szCs w:val="22"/>
        </w:rPr>
        <w:t>implementation</w:t>
      </w:r>
      <w:r w:rsidR="002E25C5" w:rsidRPr="00014FD9">
        <w:rPr>
          <w:rFonts w:ascii="Aptos" w:hAnsi="Aptos"/>
          <w:color w:val="000000" w:themeColor="text1"/>
          <w:sz w:val="22"/>
          <w:szCs w:val="22"/>
        </w:rPr>
        <w:t xml:space="preserve"> can take </w:t>
      </w:r>
      <w:r w:rsidR="006E0F9B" w:rsidRPr="00014FD9">
        <w:rPr>
          <w:rFonts w:ascii="Aptos" w:hAnsi="Aptos"/>
          <w:color w:val="000000" w:themeColor="text1"/>
          <w:sz w:val="22"/>
          <w:szCs w:val="22"/>
        </w:rPr>
        <w:t>10</w:t>
      </w:r>
      <w:r w:rsidR="003E1FE7" w:rsidRPr="00014FD9">
        <w:rPr>
          <w:rFonts w:ascii="Aptos" w:hAnsi="Aptos"/>
          <w:color w:val="000000" w:themeColor="text1"/>
          <w:sz w:val="22"/>
          <w:szCs w:val="22"/>
        </w:rPr>
        <w:t>–</w:t>
      </w:r>
      <w:r w:rsidR="006E0F9B" w:rsidRPr="00014FD9">
        <w:rPr>
          <w:rFonts w:ascii="Aptos" w:hAnsi="Aptos"/>
          <w:color w:val="000000" w:themeColor="text1"/>
          <w:sz w:val="22"/>
          <w:szCs w:val="22"/>
        </w:rPr>
        <w:t xml:space="preserve">15 years to achieve </w:t>
      </w:r>
      <w:r w:rsidR="003E1FE7" w:rsidRPr="00014FD9">
        <w:rPr>
          <w:rFonts w:ascii="Aptos" w:hAnsi="Aptos"/>
          <w:color w:val="000000" w:themeColor="text1"/>
          <w:sz w:val="22"/>
          <w:szCs w:val="22"/>
        </w:rPr>
        <w:t>scale-</w:t>
      </w:r>
      <w:r w:rsidR="006E0F9B" w:rsidRPr="00014FD9">
        <w:rPr>
          <w:rFonts w:ascii="Aptos" w:hAnsi="Aptos"/>
          <w:color w:val="000000" w:themeColor="text1"/>
          <w:sz w:val="22"/>
          <w:szCs w:val="22"/>
        </w:rPr>
        <w:t>up and mainstreaming</w:t>
      </w:r>
      <w:r w:rsidR="00744615" w:rsidRPr="00014FD9">
        <w:rPr>
          <w:rFonts w:ascii="Aptos" w:hAnsi="Aptos"/>
          <w:color w:val="000000" w:themeColor="text1"/>
          <w:sz w:val="22"/>
          <w:szCs w:val="22"/>
        </w:rPr>
        <w:t xml:space="preserve"> (</w:t>
      </w:r>
      <w:r w:rsidR="00553743" w:rsidRPr="00014FD9">
        <w:rPr>
          <w:rFonts w:ascii="Aptos" w:hAnsi="Aptos"/>
          <w:color w:val="000000" w:themeColor="text1"/>
          <w:sz w:val="22"/>
          <w:szCs w:val="22"/>
        </w:rPr>
        <w:t>Appendix</w:t>
      </w:r>
      <w:r w:rsidR="00744615" w:rsidRPr="00014FD9">
        <w:rPr>
          <w:rFonts w:ascii="Aptos" w:hAnsi="Aptos"/>
          <w:color w:val="000000" w:themeColor="text1"/>
          <w:sz w:val="22"/>
          <w:szCs w:val="22"/>
        </w:rPr>
        <w:t xml:space="preserve"> </w:t>
      </w:r>
      <w:r w:rsidR="00EF50A2" w:rsidRPr="00014FD9">
        <w:rPr>
          <w:rFonts w:ascii="Aptos" w:hAnsi="Aptos"/>
          <w:color w:val="000000" w:themeColor="text1"/>
          <w:sz w:val="22"/>
          <w:szCs w:val="22"/>
        </w:rPr>
        <w:t>D</w:t>
      </w:r>
      <w:r w:rsidR="00744615" w:rsidRPr="00014FD9">
        <w:rPr>
          <w:rFonts w:ascii="Aptos" w:hAnsi="Aptos"/>
          <w:color w:val="000000" w:themeColor="text1"/>
          <w:sz w:val="22"/>
          <w:szCs w:val="22"/>
        </w:rPr>
        <w:t>)</w:t>
      </w:r>
      <w:r w:rsidR="006E0F9B" w:rsidRPr="00014FD9">
        <w:rPr>
          <w:rFonts w:ascii="Aptos" w:hAnsi="Aptos"/>
          <w:color w:val="000000" w:themeColor="text1"/>
          <w:sz w:val="22"/>
          <w:szCs w:val="22"/>
        </w:rPr>
        <w:t>. M</w:t>
      </w:r>
      <w:r w:rsidR="000818E1" w:rsidRPr="00014FD9">
        <w:rPr>
          <w:rFonts w:ascii="Aptos" w:hAnsi="Aptos"/>
          <w:color w:val="000000" w:themeColor="text1"/>
          <w:sz w:val="22"/>
          <w:szCs w:val="22"/>
        </w:rPr>
        <w:t xml:space="preserve">any </w:t>
      </w:r>
      <w:r w:rsidR="006E0F9B" w:rsidRPr="00014FD9">
        <w:rPr>
          <w:rFonts w:ascii="Aptos" w:hAnsi="Aptos"/>
          <w:color w:val="000000" w:themeColor="text1"/>
          <w:sz w:val="22"/>
          <w:szCs w:val="22"/>
        </w:rPr>
        <w:t>innovati</w:t>
      </w:r>
      <w:r w:rsidR="0015230B" w:rsidRPr="00014FD9">
        <w:rPr>
          <w:rFonts w:ascii="Aptos" w:hAnsi="Aptos"/>
          <w:color w:val="000000" w:themeColor="text1"/>
          <w:sz w:val="22"/>
          <w:szCs w:val="22"/>
        </w:rPr>
        <w:t>ve</w:t>
      </w:r>
      <w:r w:rsidR="006E0F9B" w:rsidRPr="00014FD9">
        <w:rPr>
          <w:rFonts w:ascii="Aptos" w:hAnsi="Aptos"/>
          <w:color w:val="000000" w:themeColor="text1"/>
          <w:sz w:val="22"/>
          <w:szCs w:val="22"/>
        </w:rPr>
        <w:t xml:space="preserve"> </w:t>
      </w:r>
      <w:r w:rsidR="0015230B" w:rsidRPr="00014FD9">
        <w:rPr>
          <w:rFonts w:ascii="Aptos" w:hAnsi="Aptos"/>
          <w:color w:val="000000" w:themeColor="text1"/>
          <w:sz w:val="22"/>
          <w:szCs w:val="22"/>
        </w:rPr>
        <w:t xml:space="preserve">projects’ </w:t>
      </w:r>
      <w:r w:rsidR="006E0F9B" w:rsidRPr="00014FD9">
        <w:rPr>
          <w:rFonts w:ascii="Aptos" w:hAnsi="Aptos"/>
          <w:color w:val="000000" w:themeColor="text1"/>
          <w:sz w:val="22"/>
          <w:szCs w:val="22"/>
        </w:rPr>
        <w:t>lessons mention</w:t>
      </w:r>
      <w:r w:rsidR="000818E1" w:rsidRPr="00014FD9">
        <w:rPr>
          <w:rFonts w:ascii="Aptos" w:hAnsi="Aptos"/>
          <w:color w:val="000000" w:themeColor="text1"/>
          <w:sz w:val="22"/>
          <w:szCs w:val="22"/>
        </w:rPr>
        <w:t xml:space="preserve"> delays due to rigid processes, insufficient capacity, or slow institutional learning. To fully reap the benefits of ongoing technological transformation—such as digital platforms, data-driven solutions, and new delivery models—the </w:t>
      </w:r>
      <w:r w:rsidR="008F3AE1" w:rsidRPr="00014FD9">
        <w:rPr>
          <w:rFonts w:ascii="Aptos" w:hAnsi="Aptos"/>
          <w:sz w:val="22"/>
          <w:szCs w:val="22"/>
        </w:rPr>
        <w:t>WBG</w:t>
      </w:r>
      <w:r w:rsidR="000818E1" w:rsidRPr="00014FD9">
        <w:rPr>
          <w:rFonts w:ascii="Aptos" w:hAnsi="Aptos"/>
          <w:color w:val="000000" w:themeColor="text1"/>
          <w:sz w:val="22"/>
          <w:szCs w:val="22"/>
        </w:rPr>
        <w:t xml:space="preserve"> must further streamline its innovation pipeline, invest in capacity building, and foster a culture that encourages experimentation and rapid course correction. Accelerating the innovation cycle will enable the </w:t>
      </w:r>
      <w:r w:rsidR="008F3AE1" w:rsidRPr="00014FD9">
        <w:rPr>
          <w:rFonts w:ascii="Aptos" w:hAnsi="Aptos"/>
          <w:color w:val="000000" w:themeColor="text1"/>
          <w:sz w:val="22"/>
          <w:szCs w:val="22"/>
        </w:rPr>
        <w:t>WBG</w:t>
      </w:r>
      <w:r w:rsidR="000818E1" w:rsidRPr="00014FD9">
        <w:rPr>
          <w:rFonts w:ascii="Aptos" w:hAnsi="Aptos"/>
          <w:color w:val="000000" w:themeColor="text1"/>
          <w:sz w:val="22"/>
          <w:szCs w:val="22"/>
        </w:rPr>
        <w:t xml:space="preserve"> and its clients to stay ahead of emerging challenges, leverage cutting-edge solutions, and achieve greater, more sustainable development outcomes at scale</w:t>
      </w:r>
      <w:r w:rsidR="00A65764" w:rsidRPr="00014FD9">
        <w:rPr>
          <w:rFonts w:ascii="Aptos" w:hAnsi="Aptos"/>
          <w:color w:val="000000" w:themeColor="text1"/>
          <w:sz w:val="22"/>
          <w:szCs w:val="22"/>
        </w:rPr>
        <w:t>.</w:t>
      </w:r>
    </w:p>
    <w:p w14:paraId="14D82E80" w14:textId="77777777" w:rsidR="00045D64" w:rsidRPr="00014FD9" w:rsidRDefault="00045D64" w:rsidP="000A3020">
      <w:pPr>
        <w:jc w:val="both"/>
        <w:rPr>
          <w:rFonts w:ascii="Aptos" w:hAnsi="Aptos"/>
          <w:b/>
          <w:bCs/>
          <w:sz w:val="22"/>
          <w:szCs w:val="22"/>
        </w:rPr>
      </w:pPr>
    </w:p>
    <w:p w14:paraId="0E5A8183" w14:textId="09C4253D" w:rsidR="00AB0716" w:rsidRPr="00014FD9" w:rsidRDefault="00B1085E" w:rsidP="00AB0716">
      <w:pPr>
        <w:pStyle w:val="Heading2"/>
        <w:numPr>
          <w:ilvl w:val="0"/>
          <w:numId w:val="0"/>
        </w:numPr>
        <w:rPr>
          <w:rFonts w:ascii="Aptos" w:hAnsi="Aptos"/>
        </w:rPr>
      </w:pPr>
      <w:bookmarkStart w:id="105" w:name="_Toc222450699"/>
      <w:r w:rsidRPr="00014FD9">
        <w:rPr>
          <w:rFonts w:ascii="Aptos" w:hAnsi="Aptos"/>
        </w:rPr>
        <w:t>D</w:t>
      </w:r>
      <w:bookmarkStart w:id="106" w:name="_Toc212189901"/>
      <w:bookmarkStart w:id="107" w:name="_Toc215657599"/>
      <w:r w:rsidR="00532354" w:rsidRPr="00014FD9">
        <w:rPr>
          <w:rFonts w:ascii="Aptos" w:hAnsi="Aptos"/>
        </w:rPr>
        <w:t>. Looking</w:t>
      </w:r>
      <w:r w:rsidR="009A19F4" w:rsidRPr="00014FD9">
        <w:rPr>
          <w:rFonts w:ascii="Aptos" w:hAnsi="Aptos"/>
        </w:rPr>
        <w:t xml:space="preserve"> Ahead: Fostering Strategic and Scalable Innovation</w:t>
      </w:r>
      <w:bookmarkEnd w:id="105"/>
      <w:bookmarkEnd w:id="106"/>
      <w:bookmarkEnd w:id="107"/>
    </w:p>
    <w:p w14:paraId="09F262C2" w14:textId="0649FDFF" w:rsidR="003736D8" w:rsidRPr="00014FD9" w:rsidRDefault="008647E3" w:rsidP="244FAC12">
      <w:pPr>
        <w:jc w:val="both"/>
        <w:rPr>
          <w:rFonts w:ascii="Aptos" w:hAnsi="Aptos"/>
          <w:sz w:val="22"/>
          <w:szCs w:val="22"/>
        </w:rPr>
      </w:pPr>
      <w:r w:rsidRPr="00014FD9">
        <w:rPr>
          <w:rFonts w:ascii="Aptos" w:hAnsi="Aptos"/>
          <w:b/>
          <w:bCs/>
          <w:sz w:val="22"/>
          <w:szCs w:val="22"/>
        </w:rPr>
        <w:t xml:space="preserve">Going forward, these lessons encourage the </w:t>
      </w:r>
      <w:r w:rsidR="008F3AE1" w:rsidRPr="00014FD9">
        <w:rPr>
          <w:rFonts w:ascii="Aptos" w:hAnsi="Aptos"/>
          <w:b/>
          <w:bCs/>
          <w:sz w:val="22"/>
          <w:szCs w:val="22"/>
        </w:rPr>
        <w:t>WBG</w:t>
      </w:r>
      <w:r w:rsidRPr="00014FD9">
        <w:rPr>
          <w:rFonts w:ascii="Aptos" w:hAnsi="Aptos"/>
          <w:b/>
          <w:bCs/>
          <w:sz w:val="22"/>
          <w:szCs w:val="22"/>
        </w:rPr>
        <w:t xml:space="preserve"> and development practitioners to continue embracing innovation</w:t>
      </w:r>
      <w:r w:rsidR="000F4C88" w:rsidRPr="00014FD9">
        <w:rPr>
          <w:rFonts w:ascii="Aptos" w:hAnsi="Aptos"/>
          <w:b/>
          <w:bCs/>
          <w:sz w:val="22"/>
          <w:szCs w:val="22"/>
        </w:rPr>
        <w:t>,</w:t>
      </w:r>
      <w:r w:rsidRPr="00014FD9">
        <w:rPr>
          <w:rFonts w:ascii="Aptos" w:hAnsi="Aptos"/>
          <w:b/>
          <w:bCs/>
          <w:sz w:val="22"/>
          <w:szCs w:val="22"/>
        </w:rPr>
        <w:t xml:space="preserve"> boldly but intelligently.</w:t>
      </w:r>
      <w:r w:rsidRPr="00014FD9">
        <w:rPr>
          <w:rFonts w:ascii="Aptos" w:hAnsi="Aptos"/>
          <w:sz w:val="22"/>
          <w:szCs w:val="22"/>
        </w:rPr>
        <w:t xml:space="preserve"> </w:t>
      </w:r>
      <w:r w:rsidR="00823997" w:rsidRPr="00014FD9">
        <w:rPr>
          <w:rFonts w:ascii="Aptos" w:hAnsi="Aptos"/>
          <w:sz w:val="22"/>
          <w:szCs w:val="22"/>
        </w:rPr>
        <w:t xml:space="preserve">Over </w:t>
      </w:r>
      <w:r w:rsidR="00A25C69" w:rsidRPr="00014FD9">
        <w:rPr>
          <w:rFonts w:ascii="Aptos" w:hAnsi="Aptos"/>
          <w:sz w:val="22"/>
          <w:szCs w:val="22"/>
        </w:rPr>
        <w:t>time</w:t>
      </w:r>
      <w:r w:rsidR="000F4C88" w:rsidRPr="00014FD9">
        <w:rPr>
          <w:rFonts w:ascii="Aptos" w:hAnsi="Aptos"/>
          <w:sz w:val="22"/>
          <w:szCs w:val="22"/>
        </w:rPr>
        <w:t>,</w:t>
      </w:r>
      <w:r w:rsidR="00823997" w:rsidRPr="00014FD9">
        <w:rPr>
          <w:rFonts w:ascii="Aptos" w:hAnsi="Aptos"/>
          <w:sz w:val="22"/>
          <w:szCs w:val="22"/>
        </w:rPr>
        <w:t xml:space="preserve"> the </w:t>
      </w:r>
      <w:r w:rsidR="008F3AE1" w:rsidRPr="00014FD9">
        <w:rPr>
          <w:rFonts w:ascii="Aptos" w:hAnsi="Aptos"/>
          <w:sz w:val="22"/>
          <w:szCs w:val="22"/>
        </w:rPr>
        <w:t>WBG</w:t>
      </w:r>
      <w:r w:rsidR="00823997" w:rsidRPr="00014FD9">
        <w:rPr>
          <w:rFonts w:ascii="Aptos" w:hAnsi="Aptos"/>
          <w:sz w:val="22"/>
          <w:szCs w:val="22"/>
        </w:rPr>
        <w:t xml:space="preserve"> has moved from sporadic, personality-driven innovation to a more programmatic, strategic approach. </w:t>
      </w:r>
      <w:r w:rsidR="00CF436E" w:rsidRPr="00014FD9">
        <w:rPr>
          <w:rFonts w:ascii="Aptos" w:hAnsi="Aptos"/>
          <w:sz w:val="22"/>
          <w:szCs w:val="22"/>
        </w:rPr>
        <w:t xml:space="preserve">Each generation of projects builds on the last, and the trajectory is clear: when </w:t>
      </w:r>
      <w:r w:rsidR="008F1C32" w:rsidRPr="00014FD9">
        <w:rPr>
          <w:rFonts w:ascii="Aptos" w:hAnsi="Aptos"/>
          <w:sz w:val="22"/>
          <w:szCs w:val="22"/>
        </w:rPr>
        <w:t xml:space="preserve">implemented </w:t>
      </w:r>
      <w:r w:rsidR="00CF436E" w:rsidRPr="00014FD9">
        <w:rPr>
          <w:rFonts w:ascii="Aptos" w:hAnsi="Aptos"/>
          <w:sz w:val="22"/>
          <w:szCs w:val="22"/>
        </w:rPr>
        <w:t xml:space="preserve">in an inclusive and context-aware manner, </w:t>
      </w:r>
      <w:r w:rsidR="00A25C69" w:rsidRPr="00014FD9">
        <w:rPr>
          <w:rFonts w:ascii="Aptos" w:hAnsi="Aptos"/>
          <w:sz w:val="22"/>
          <w:szCs w:val="22"/>
        </w:rPr>
        <w:t xml:space="preserve">innovation </w:t>
      </w:r>
      <w:r w:rsidR="00CF436E" w:rsidRPr="00014FD9">
        <w:rPr>
          <w:rFonts w:ascii="Aptos" w:hAnsi="Aptos"/>
          <w:sz w:val="22"/>
          <w:szCs w:val="22"/>
        </w:rPr>
        <w:t xml:space="preserve">is a powerful driver of lasting development impact. </w:t>
      </w:r>
      <w:r w:rsidR="00823997" w:rsidRPr="00014FD9">
        <w:rPr>
          <w:rFonts w:ascii="Aptos" w:hAnsi="Aptos"/>
          <w:sz w:val="22"/>
          <w:szCs w:val="22"/>
        </w:rPr>
        <w:t xml:space="preserve">The internal toolkit for managing innovation </w:t>
      </w:r>
      <w:r w:rsidR="00A25C69" w:rsidRPr="00014FD9">
        <w:rPr>
          <w:rFonts w:ascii="Aptos" w:hAnsi="Aptos"/>
          <w:sz w:val="22"/>
          <w:szCs w:val="22"/>
        </w:rPr>
        <w:t xml:space="preserve">has </w:t>
      </w:r>
      <w:r w:rsidR="00823997" w:rsidRPr="00014FD9">
        <w:rPr>
          <w:rFonts w:ascii="Aptos" w:hAnsi="Aptos"/>
          <w:sz w:val="22"/>
          <w:szCs w:val="22"/>
        </w:rPr>
        <w:t>expanded</w:t>
      </w:r>
      <w:r w:rsidR="00A25C69" w:rsidRPr="00014FD9">
        <w:rPr>
          <w:rFonts w:ascii="Aptos" w:hAnsi="Aptos"/>
          <w:sz w:val="22"/>
          <w:szCs w:val="22"/>
        </w:rPr>
        <w:t>,</w:t>
      </w:r>
      <w:r w:rsidR="00823997" w:rsidRPr="00014FD9">
        <w:rPr>
          <w:rFonts w:ascii="Aptos" w:hAnsi="Aptos"/>
          <w:sz w:val="22"/>
          <w:szCs w:val="22"/>
        </w:rPr>
        <w:t xml:space="preserve"> with instruments for piloting, funding mechanisms, and learning platforms. Yet, the transformation </w:t>
      </w:r>
      <w:r w:rsidR="00A25C69" w:rsidRPr="00014FD9">
        <w:rPr>
          <w:rFonts w:ascii="Aptos" w:hAnsi="Aptos"/>
          <w:sz w:val="22"/>
          <w:szCs w:val="22"/>
        </w:rPr>
        <w:t xml:space="preserve">remains </w:t>
      </w:r>
      <w:r w:rsidR="00823997" w:rsidRPr="00014FD9">
        <w:rPr>
          <w:rFonts w:ascii="Aptos" w:hAnsi="Aptos"/>
          <w:sz w:val="22"/>
          <w:szCs w:val="22"/>
        </w:rPr>
        <w:t>incomplete</w:t>
      </w:r>
      <w:r w:rsidR="00A25C69" w:rsidRPr="00014FD9">
        <w:rPr>
          <w:rFonts w:ascii="Aptos" w:hAnsi="Aptos"/>
          <w:sz w:val="22"/>
          <w:szCs w:val="22"/>
        </w:rPr>
        <w:t xml:space="preserve">, as </w:t>
      </w:r>
      <w:r w:rsidR="00823997" w:rsidRPr="00014FD9">
        <w:rPr>
          <w:rFonts w:ascii="Aptos" w:hAnsi="Aptos"/>
          <w:sz w:val="22"/>
          <w:szCs w:val="22"/>
        </w:rPr>
        <w:t xml:space="preserve">the culture and systems are still catching up to fully integrate innovation into the </w:t>
      </w:r>
      <w:r w:rsidR="007349AC" w:rsidRPr="00014FD9">
        <w:rPr>
          <w:rFonts w:ascii="Aptos" w:hAnsi="Aptos"/>
          <w:sz w:val="22"/>
          <w:szCs w:val="22"/>
        </w:rPr>
        <w:t>Bank Group</w:t>
      </w:r>
      <w:r w:rsidR="00A25C69" w:rsidRPr="00014FD9">
        <w:rPr>
          <w:rFonts w:ascii="Aptos" w:hAnsi="Aptos"/>
          <w:sz w:val="22"/>
          <w:szCs w:val="22"/>
        </w:rPr>
        <w:t>’s institutional fabric</w:t>
      </w:r>
      <w:r w:rsidR="00823997" w:rsidRPr="00014FD9">
        <w:rPr>
          <w:rFonts w:ascii="Aptos" w:hAnsi="Aptos"/>
          <w:sz w:val="22"/>
          <w:szCs w:val="22"/>
        </w:rPr>
        <w:t xml:space="preserve">. </w:t>
      </w:r>
    </w:p>
    <w:p w14:paraId="30CC3008" w14:textId="77777777" w:rsidR="00045D64" w:rsidRPr="00014FD9" w:rsidRDefault="00045D64" w:rsidP="000A3020">
      <w:pPr>
        <w:jc w:val="both"/>
        <w:rPr>
          <w:rFonts w:ascii="Aptos" w:hAnsi="Aptos"/>
          <w:b/>
          <w:bCs/>
          <w:sz w:val="22"/>
          <w:szCs w:val="22"/>
        </w:rPr>
      </w:pPr>
    </w:p>
    <w:p w14:paraId="033FD91B" w14:textId="508B5261" w:rsidR="00BA0BF4" w:rsidRPr="00D06520" w:rsidRDefault="00823997" w:rsidP="00D06520">
      <w:pPr>
        <w:jc w:val="both"/>
        <w:rPr>
          <w:rFonts w:ascii="Aptos" w:hAnsi="Aptos"/>
          <w:sz w:val="22"/>
          <w:szCs w:val="22"/>
        </w:rPr>
      </w:pPr>
      <w:r w:rsidRPr="00014FD9">
        <w:rPr>
          <w:rFonts w:ascii="Aptos" w:hAnsi="Aptos"/>
          <w:b/>
          <w:bCs/>
          <w:sz w:val="22"/>
          <w:szCs w:val="22"/>
        </w:rPr>
        <w:t xml:space="preserve">The challenge ahead </w:t>
      </w:r>
      <w:r w:rsidR="003736D8" w:rsidRPr="00014FD9">
        <w:rPr>
          <w:rFonts w:ascii="Aptos" w:hAnsi="Aptos"/>
          <w:b/>
          <w:bCs/>
          <w:sz w:val="22"/>
          <w:szCs w:val="22"/>
        </w:rPr>
        <w:t xml:space="preserve">for the </w:t>
      </w:r>
      <w:r w:rsidR="008F3AE1" w:rsidRPr="00014FD9">
        <w:rPr>
          <w:rFonts w:ascii="Aptos" w:hAnsi="Aptos"/>
          <w:b/>
          <w:bCs/>
          <w:sz w:val="22"/>
          <w:szCs w:val="22"/>
        </w:rPr>
        <w:t>WBG</w:t>
      </w:r>
      <w:r w:rsidR="003736D8" w:rsidRPr="00014FD9">
        <w:rPr>
          <w:rFonts w:ascii="Aptos" w:hAnsi="Aptos"/>
          <w:b/>
          <w:bCs/>
          <w:sz w:val="22"/>
          <w:szCs w:val="22"/>
        </w:rPr>
        <w:t xml:space="preserve"> </w:t>
      </w:r>
      <w:r w:rsidRPr="00014FD9">
        <w:rPr>
          <w:rFonts w:ascii="Aptos" w:hAnsi="Aptos"/>
          <w:b/>
          <w:bCs/>
          <w:sz w:val="22"/>
          <w:szCs w:val="22"/>
        </w:rPr>
        <w:t>is to avoid complacency</w:t>
      </w:r>
      <w:r w:rsidR="003736D8" w:rsidRPr="00014FD9">
        <w:rPr>
          <w:rFonts w:ascii="Aptos" w:hAnsi="Aptos"/>
          <w:b/>
          <w:bCs/>
          <w:sz w:val="22"/>
          <w:szCs w:val="22"/>
        </w:rPr>
        <w:t>.</w:t>
      </w:r>
      <w:r w:rsidR="003736D8" w:rsidRPr="00014FD9">
        <w:rPr>
          <w:rFonts w:ascii="Aptos" w:hAnsi="Aptos"/>
          <w:sz w:val="22"/>
          <w:szCs w:val="22"/>
        </w:rPr>
        <w:t xml:space="preserve"> A</w:t>
      </w:r>
      <w:r w:rsidRPr="00014FD9">
        <w:rPr>
          <w:rFonts w:ascii="Aptos" w:hAnsi="Aptos"/>
          <w:sz w:val="22"/>
          <w:szCs w:val="22"/>
        </w:rPr>
        <w:t xml:space="preserve">s </w:t>
      </w:r>
      <w:r w:rsidR="003736D8" w:rsidRPr="00014FD9">
        <w:rPr>
          <w:rFonts w:ascii="Aptos" w:hAnsi="Aptos"/>
          <w:sz w:val="22"/>
          <w:szCs w:val="22"/>
        </w:rPr>
        <w:t>“</w:t>
      </w:r>
      <w:r w:rsidRPr="00014FD9">
        <w:rPr>
          <w:rFonts w:ascii="Aptos" w:hAnsi="Aptos"/>
          <w:sz w:val="22"/>
          <w:szCs w:val="22"/>
        </w:rPr>
        <w:t>innovation</w:t>
      </w:r>
      <w:r w:rsidR="003736D8" w:rsidRPr="00014FD9">
        <w:rPr>
          <w:rFonts w:ascii="Aptos" w:hAnsi="Aptos"/>
          <w:sz w:val="22"/>
          <w:szCs w:val="22"/>
        </w:rPr>
        <w:t>”</w:t>
      </w:r>
      <w:r w:rsidRPr="00014FD9">
        <w:rPr>
          <w:rFonts w:ascii="Aptos" w:hAnsi="Aptos"/>
          <w:sz w:val="22"/>
          <w:szCs w:val="22"/>
        </w:rPr>
        <w:t xml:space="preserve"> becomes a buzzword, </w:t>
      </w:r>
      <w:r w:rsidR="008817C3" w:rsidRPr="00014FD9">
        <w:rPr>
          <w:rFonts w:ascii="Aptos" w:hAnsi="Aptos"/>
          <w:sz w:val="22"/>
          <w:szCs w:val="22"/>
        </w:rPr>
        <w:t>t</w:t>
      </w:r>
      <w:r w:rsidRPr="00014FD9">
        <w:rPr>
          <w:rFonts w:ascii="Aptos" w:hAnsi="Aptos"/>
          <w:sz w:val="22"/>
          <w:szCs w:val="22"/>
        </w:rPr>
        <w:t>he</w:t>
      </w:r>
      <w:r w:rsidR="008817C3" w:rsidRPr="00014FD9">
        <w:rPr>
          <w:rFonts w:ascii="Aptos" w:hAnsi="Aptos"/>
          <w:sz w:val="22"/>
          <w:szCs w:val="22"/>
        </w:rPr>
        <w:t>re is a</w:t>
      </w:r>
      <w:r w:rsidRPr="00014FD9">
        <w:rPr>
          <w:rFonts w:ascii="Aptos" w:hAnsi="Aptos"/>
          <w:sz w:val="22"/>
          <w:szCs w:val="22"/>
        </w:rPr>
        <w:t xml:space="preserve"> risk that every project will claim </w:t>
      </w:r>
      <w:r w:rsidR="008D7ECA" w:rsidRPr="00014FD9">
        <w:rPr>
          <w:rFonts w:ascii="Aptos" w:hAnsi="Aptos"/>
          <w:sz w:val="22"/>
          <w:szCs w:val="22"/>
        </w:rPr>
        <w:t>it</w:t>
      </w:r>
      <w:r w:rsidRPr="00014FD9">
        <w:rPr>
          <w:rFonts w:ascii="Aptos" w:hAnsi="Aptos"/>
          <w:sz w:val="22"/>
          <w:szCs w:val="22"/>
        </w:rPr>
        <w:t xml:space="preserve"> without truly doing things differently. Maintaining a sharp focus on actual innovative practice and results will be key in the next phase.</w:t>
      </w:r>
      <w:r w:rsidR="00194677" w:rsidRPr="00014FD9">
        <w:rPr>
          <w:rFonts w:ascii="Aptos" w:hAnsi="Aptos"/>
          <w:sz w:val="22"/>
          <w:szCs w:val="22"/>
        </w:rPr>
        <w:t xml:space="preserve"> </w:t>
      </w:r>
      <w:r w:rsidR="00F31D34" w:rsidRPr="00014FD9">
        <w:rPr>
          <w:rFonts w:ascii="Aptos" w:hAnsi="Aptos"/>
          <w:sz w:val="22"/>
          <w:szCs w:val="22"/>
        </w:rPr>
        <w:t xml:space="preserve">This </w:t>
      </w:r>
      <w:r w:rsidR="008647E3" w:rsidRPr="00014FD9">
        <w:rPr>
          <w:rFonts w:ascii="Aptos" w:hAnsi="Aptos"/>
          <w:sz w:val="22"/>
          <w:szCs w:val="22"/>
        </w:rPr>
        <w:t xml:space="preserve">means staying </w:t>
      </w:r>
      <w:r w:rsidR="00F31D34" w:rsidRPr="00014FD9">
        <w:rPr>
          <w:rFonts w:ascii="Aptos" w:hAnsi="Aptos"/>
          <w:sz w:val="22"/>
          <w:szCs w:val="22"/>
        </w:rPr>
        <w:t xml:space="preserve">on </w:t>
      </w:r>
      <w:r w:rsidR="008647E3" w:rsidRPr="00014FD9">
        <w:rPr>
          <w:rFonts w:ascii="Aptos" w:hAnsi="Aptos"/>
          <w:sz w:val="22"/>
          <w:szCs w:val="22"/>
        </w:rPr>
        <w:t xml:space="preserve">the cutting edge </w:t>
      </w:r>
      <w:r w:rsidR="00F31D34" w:rsidRPr="00014FD9">
        <w:rPr>
          <w:rFonts w:ascii="Aptos" w:hAnsi="Aptos"/>
          <w:sz w:val="22"/>
          <w:szCs w:val="22"/>
        </w:rPr>
        <w:t xml:space="preserve">by </w:t>
      </w:r>
      <w:r w:rsidR="008647E3" w:rsidRPr="00014FD9">
        <w:rPr>
          <w:rFonts w:ascii="Aptos" w:hAnsi="Aptos"/>
          <w:sz w:val="22"/>
          <w:szCs w:val="22"/>
        </w:rPr>
        <w:t>mobilizing technology, new partnerships, and financing tools</w:t>
      </w:r>
      <w:r w:rsidR="00F31D34" w:rsidRPr="00014FD9">
        <w:rPr>
          <w:rFonts w:ascii="Aptos" w:hAnsi="Aptos"/>
          <w:sz w:val="22"/>
          <w:szCs w:val="22"/>
        </w:rPr>
        <w:t>,</w:t>
      </w:r>
      <w:r w:rsidR="008647E3" w:rsidRPr="00014FD9">
        <w:rPr>
          <w:rFonts w:ascii="Aptos" w:hAnsi="Aptos"/>
          <w:sz w:val="22"/>
          <w:szCs w:val="22"/>
        </w:rPr>
        <w:t xml:space="preserve"> while also heeding the hard-won lessons </w:t>
      </w:r>
      <w:r w:rsidR="00F31D34" w:rsidRPr="00014FD9">
        <w:rPr>
          <w:rFonts w:ascii="Aptos" w:hAnsi="Aptos"/>
          <w:sz w:val="22"/>
          <w:szCs w:val="22"/>
        </w:rPr>
        <w:t xml:space="preserve">of </w:t>
      </w:r>
      <w:r w:rsidR="008647E3" w:rsidRPr="00014FD9">
        <w:rPr>
          <w:rFonts w:ascii="Aptos" w:hAnsi="Aptos"/>
          <w:sz w:val="22"/>
          <w:szCs w:val="22"/>
        </w:rPr>
        <w:t xml:space="preserve">execution and context. By doing so, the </w:t>
      </w:r>
      <w:r w:rsidR="007349AC" w:rsidRPr="00014FD9">
        <w:rPr>
          <w:rFonts w:ascii="Aptos" w:hAnsi="Aptos"/>
          <w:sz w:val="22"/>
          <w:szCs w:val="22"/>
        </w:rPr>
        <w:t>Bank Group</w:t>
      </w:r>
      <w:r w:rsidR="008647E3" w:rsidRPr="00014FD9">
        <w:rPr>
          <w:rFonts w:ascii="Aptos" w:hAnsi="Aptos"/>
          <w:sz w:val="22"/>
          <w:szCs w:val="22"/>
        </w:rPr>
        <w:t xml:space="preserve"> can leverage innovations to accelerate development outcomes, even in the most challenging environments</w:t>
      </w:r>
      <w:r w:rsidR="00F31D34" w:rsidRPr="00014FD9">
        <w:rPr>
          <w:rFonts w:ascii="Aptos" w:hAnsi="Aptos"/>
          <w:sz w:val="22"/>
          <w:szCs w:val="22"/>
        </w:rPr>
        <w:t>,</w:t>
      </w:r>
      <w:r w:rsidR="008647E3" w:rsidRPr="00014FD9">
        <w:rPr>
          <w:rFonts w:ascii="Aptos" w:hAnsi="Aptos"/>
          <w:sz w:val="22"/>
          <w:szCs w:val="22"/>
        </w:rPr>
        <w:t xml:space="preserve"> </w:t>
      </w:r>
      <w:proofErr w:type="gramStart"/>
      <w:r w:rsidR="008647E3" w:rsidRPr="00014FD9">
        <w:rPr>
          <w:rFonts w:ascii="Aptos" w:hAnsi="Aptos"/>
          <w:sz w:val="22"/>
          <w:szCs w:val="22"/>
        </w:rPr>
        <w:t>as long as</w:t>
      </w:r>
      <w:proofErr w:type="gramEnd"/>
      <w:r w:rsidR="008647E3" w:rsidRPr="00014FD9">
        <w:rPr>
          <w:rFonts w:ascii="Aptos" w:hAnsi="Aptos"/>
          <w:sz w:val="22"/>
          <w:szCs w:val="22"/>
        </w:rPr>
        <w:t xml:space="preserve"> it remains committed to learning and adapting</w:t>
      </w:r>
      <w:r w:rsidR="000F4C88" w:rsidRPr="00014FD9">
        <w:rPr>
          <w:rFonts w:ascii="Aptos" w:hAnsi="Aptos"/>
          <w:sz w:val="22"/>
          <w:szCs w:val="22"/>
        </w:rPr>
        <w:t>. A</w:t>
      </w:r>
      <w:r w:rsidR="008647E3" w:rsidRPr="00014FD9">
        <w:rPr>
          <w:rFonts w:ascii="Aptos" w:hAnsi="Aptos"/>
          <w:sz w:val="22"/>
          <w:szCs w:val="22"/>
        </w:rPr>
        <w:t xml:space="preserve">s the data shows, </w:t>
      </w:r>
      <w:r w:rsidR="000F4C88" w:rsidRPr="00014FD9">
        <w:rPr>
          <w:rFonts w:ascii="Aptos" w:hAnsi="Aptos"/>
          <w:sz w:val="22"/>
          <w:szCs w:val="22"/>
        </w:rPr>
        <w:t>th</w:t>
      </w:r>
      <w:r w:rsidR="008647E3" w:rsidRPr="00014FD9">
        <w:rPr>
          <w:rFonts w:ascii="Aptos" w:hAnsi="Aptos"/>
          <w:sz w:val="22"/>
          <w:szCs w:val="22"/>
        </w:rPr>
        <w:t xml:space="preserve">is </w:t>
      </w:r>
      <w:r w:rsidR="000F4C88" w:rsidRPr="00014FD9">
        <w:rPr>
          <w:rFonts w:ascii="Aptos" w:hAnsi="Aptos"/>
          <w:sz w:val="22"/>
          <w:szCs w:val="22"/>
        </w:rPr>
        <w:t xml:space="preserve">is </w:t>
      </w:r>
      <w:r w:rsidR="008647E3" w:rsidRPr="00014FD9">
        <w:rPr>
          <w:rFonts w:ascii="Aptos" w:hAnsi="Aptos"/>
          <w:sz w:val="22"/>
          <w:szCs w:val="22"/>
        </w:rPr>
        <w:t xml:space="preserve">exactly what has been happening over the past </w:t>
      </w:r>
      <w:r w:rsidR="008F1C32" w:rsidRPr="00014FD9">
        <w:rPr>
          <w:rFonts w:ascii="Aptos" w:hAnsi="Aptos"/>
          <w:sz w:val="22"/>
          <w:szCs w:val="22"/>
        </w:rPr>
        <w:t>three decades</w:t>
      </w:r>
      <w:r w:rsidR="008647E3" w:rsidRPr="00014FD9">
        <w:rPr>
          <w:rFonts w:ascii="Aptos" w:hAnsi="Aptos"/>
          <w:sz w:val="22"/>
          <w:szCs w:val="22"/>
        </w:rPr>
        <w:t xml:space="preserve"> of project experience. </w:t>
      </w:r>
    </w:p>
    <w:p w14:paraId="16E805EE" w14:textId="0624D162" w:rsidR="00246A09" w:rsidRPr="00014FD9" w:rsidRDefault="00246A09" w:rsidP="00B94645">
      <w:pPr>
        <w:pStyle w:val="Heading1"/>
        <w:numPr>
          <w:ilvl w:val="0"/>
          <w:numId w:val="86"/>
        </w:numPr>
        <w:rPr>
          <w:rFonts w:ascii="Aptos" w:hAnsi="Aptos"/>
        </w:rPr>
      </w:pPr>
      <w:bookmarkStart w:id="108" w:name="_Toc212189902"/>
      <w:bookmarkStart w:id="109" w:name="_Toc215657600"/>
      <w:bookmarkStart w:id="110" w:name="_Toc222450700"/>
      <w:r w:rsidRPr="00014FD9">
        <w:rPr>
          <w:rFonts w:ascii="Aptos" w:hAnsi="Aptos"/>
        </w:rPr>
        <w:lastRenderedPageBreak/>
        <w:t>Data Gaps and Future Research Direction</w:t>
      </w:r>
      <w:r w:rsidR="00C7016E" w:rsidRPr="00014FD9">
        <w:rPr>
          <w:rFonts w:ascii="Aptos" w:hAnsi="Aptos"/>
        </w:rPr>
        <w:t>s</w:t>
      </w:r>
      <w:bookmarkEnd w:id="108"/>
      <w:bookmarkEnd w:id="109"/>
      <w:bookmarkEnd w:id="110"/>
    </w:p>
    <w:p w14:paraId="16A679F5" w14:textId="77777777" w:rsidR="00045D64" w:rsidRPr="00014FD9" w:rsidRDefault="00045D64" w:rsidP="244FAC12">
      <w:pPr>
        <w:pStyle w:val="NormalWeb"/>
        <w:spacing w:before="0" w:beforeAutospacing="0" w:after="0" w:afterAutospacing="0"/>
        <w:jc w:val="both"/>
        <w:textAlignment w:val="baseline"/>
        <w:rPr>
          <w:rFonts w:ascii="Aptos" w:hAnsi="Aptos"/>
          <w:sz w:val="22"/>
          <w:szCs w:val="22"/>
        </w:rPr>
      </w:pPr>
    </w:p>
    <w:p w14:paraId="431FA773" w14:textId="5FCABE95" w:rsidR="00B31D22" w:rsidRPr="00014FD9" w:rsidRDefault="00746E11" w:rsidP="00B31D22">
      <w:pPr>
        <w:pStyle w:val="NormalWeb"/>
        <w:spacing w:before="0" w:beforeAutospacing="0" w:after="0" w:afterAutospacing="0"/>
        <w:jc w:val="both"/>
        <w:textAlignment w:val="baseline"/>
        <w:rPr>
          <w:rFonts w:ascii="Aptos" w:hAnsi="Aptos"/>
          <w:sz w:val="22"/>
          <w:szCs w:val="22"/>
        </w:rPr>
      </w:pPr>
      <w:r w:rsidRPr="00014FD9">
        <w:rPr>
          <w:rFonts w:ascii="Aptos" w:hAnsi="Aptos"/>
          <w:b/>
          <w:bCs/>
          <w:sz w:val="22"/>
          <w:szCs w:val="22"/>
        </w:rPr>
        <w:t xml:space="preserve">To deepen understanding of how innovation operates within the </w:t>
      </w:r>
      <w:r w:rsidR="008F3AE1" w:rsidRPr="00014FD9">
        <w:rPr>
          <w:rFonts w:ascii="Aptos" w:hAnsi="Aptos"/>
          <w:b/>
          <w:bCs/>
          <w:sz w:val="22"/>
          <w:szCs w:val="22"/>
        </w:rPr>
        <w:t>WBG</w:t>
      </w:r>
      <w:r w:rsidRPr="00014FD9">
        <w:rPr>
          <w:rFonts w:ascii="Aptos" w:hAnsi="Aptos"/>
          <w:b/>
          <w:bCs/>
          <w:sz w:val="22"/>
          <w:szCs w:val="22"/>
        </w:rPr>
        <w:t xml:space="preserve">, several areas merit further </w:t>
      </w:r>
      <w:r w:rsidR="002179CF" w:rsidRPr="00014FD9">
        <w:rPr>
          <w:rFonts w:ascii="Aptos" w:hAnsi="Aptos"/>
          <w:b/>
          <w:bCs/>
          <w:sz w:val="22"/>
          <w:szCs w:val="22"/>
        </w:rPr>
        <w:t>research</w:t>
      </w:r>
      <w:r w:rsidRPr="00014FD9">
        <w:rPr>
          <w:rFonts w:ascii="Aptos" w:hAnsi="Aptos"/>
          <w:b/>
          <w:bCs/>
          <w:sz w:val="22"/>
          <w:szCs w:val="22"/>
        </w:rPr>
        <w:t>—ranging from operational design choices and staff experiences to cross-institutional comparisons and longitudinal case studies</w:t>
      </w:r>
      <w:r w:rsidRPr="00014FD9">
        <w:rPr>
          <w:rFonts w:ascii="Aptos" w:hAnsi="Aptos"/>
          <w:sz w:val="22"/>
          <w:szCs w:val="22"/>
        </w:rPr>
        <w:t>.</w:t>
      </w:r>
      <w:r w:rsidR="00B31D22" w:rsidRPr="00014FD9">
        <w:rPr>
          <w:rFonts w:ascii="Aptos" w:hAnsi="Aptos"/>
          <w:sz w:val="22"/>
          <w:szCs w:val="22"/>
        </w:rPr>
        <w:t xml:space="preserve"> Table 5.1 presents a set of potential additional metrics for capturing information about innovations, detailing the type of data each metric collects and guidance on how to calculate them effectively.</w:t>
      </w:r>
    </w:p>
    <w:p w14:paraId="2526F8BC" w14:textId="5A5BBC37" w:rsidR="009D1B30" w:rsidRPr="00014FD9" w:rsidRDefault="00FF7CAD" w:rsidP="244FAC12">
      <w:pPr>
        <w:pStyle w:val="NormalWeb"/>
        <w:numPr>
          <w:ilvl w:val="0"/>
          <w:numId w:val="12"/>
        </w:numPr>
        <w:spacing w:before="0" w:beforeAutospacing="0" w:after="0" w:afterAutospacing="0"/>
        <w:jc w:val="both"/>
        <w:textAlignment w:val="baseline"/>
        <w:rPr>
          <w:rFonts w:ascii="Aptos" w:hAnsi="Aptos"/>
          <w:color w:val="000000"/>
          <w:sz w:val="22"/>
          <w:szCs w:val="22"/>
        </w:rPr>
      </w:pPr>
      <w:r w:rsidRPr="00014FD9">
        <w:rPr>
          <w:rFonts w:ascii="Aptos" w:hAnsi="Aptos"/>
          <w:b/>
          <w:bCs/>
          <w:color w:val="000000" w:themeColor="text1"/>
          <w:sz w:val="22"/>
          <w:szCs w:val="22"/>
        </w:rPr>
        <w:t>Bring</w:t>
      </w:r>
      <w:r w:rsidR="00B86407" w:rsidRPr="00014FD9">
        <w:rPr>
          <w:rFonts w:ascii="Aptos" w:hAnsi="Aptos"/>
          <w:b/>
          <w:bCs/>
          <w:color w:val="000000" w:themeColor="text1"/>
          <w:sz w:val="22"/>
          <w:szCs w:val="22"/>
        </w:rPr>
        <w:t>ing</w:t>
      </w:r>
      <w:r w:rsidRPr="00014FD9">
        <w:rPr>
          <w:rFonts w:ascii="Aptos" w:hAnsi="Aptos"/>
          <w:b/>
          <w:bCs/>
          <w:color w:val="000000" w:themeColor="text1"/>
          <w:sz w:val="22"/>
          <w:szCs w:val="22"/>
        </w:rPr>
        <w:t xml:space="preserve"> </w:t>
      </w:r>
      <w:r w:rsidR="009B360E" w:rsidRPr="00014FD9">
        <w:rPr>
          <w:rFonts w:ascii="Aptos" w:hAnsi="Aptos"/>
          <w:b/>
          <w:bCs/>
          <w:color w:val="000000" w:themeColor="text1"/>
          <w:sz w:val="22"/>
          <w:szCs w:val="22"/>
        </w:rPr>
        <w:t xml:space="preserve">innovation insights closer </w:t>
      </w:r>
      <w:r w:rsidRPr="00014FD9">
        <w:rPr>
          <w:rFonts w:ascii="Aptos" w:hAnsi="Aptos"/>
          <w:b/>
          <w:bCs/>
          <w:color w:val="000000" w:themeColor="text1"/>
          <w:sz w:val="22"/>
          <w:szCs w:val="22"/>
        </w:rPr>
        <w:t xml:space="preserve">to </w:t>
      </w:r>
      <w:r w:rsidR="009B360E" w:rsidRPr="00014FD9">
        <w:rPr>
          <w:rFonts w:ascii="Aptos" w:hAnsi="Aptos"/>
          <w:b/>
          <w:bCs/>
          <w:color w:val="000000" w:themeColor="text1"/>
          <w:sz w:val="22"/>
          <w:szCs w:val="22"/>
        </w:rPr>
        <w:t>operations</w:t>
      </w:r>
      <w:r w:rsidR="00246A09" w:rsidRPr="00014FD9">
        <w:rPr>
          <w:rFonts w:ascii="Aptos" w:hAnsi="Aptos"/>
          <w:b/>
          <w:bCs/>
          <w:color w:val="000000" w:themeColor="text1"/>
          <w:sz w:val="22"/>
          <w:szCs w:val="22"/>
        </w:rPr>
        <w:t>:</w:t>
      </w:r>
      <w:r w:rsidR="00246A09" w:rsidRPr="00014FD9">
        <w:rPr>
          <w:rFonts w:ascii="Aptos" w:hAnsi="Aptos"/>
          <w:color w:val="000000" w:themeColor="text1"/>
          <w:sz w:val="22"/>
          <w:szCs w:val="22"/>
        </w:rPr>
        <w:t xml:space="preserve"> </w:t>
      </w:r>
      <w:r w:rsidR="00553743" w:rsidRPr="00014FD9">
        <w:rPr>
          <w:rFonts w:ascii="Aptos" w:hAnsi="Aptos"/>
          <w:sz w:val="22"/>
          <w:szCs w:val="22"/>
        </w:rPr>
        <w:t xml:space="preserve">The authors’ </w:t>
      </w:r>
      <w:r w:rsidR="009D1B30" w:rsidRPr="00014FD9">
        <w:rPr>
          <w:rFonts w:ascii="Aptos" w:hAnsi="Aptos"/>
          <w:sz w:val="22"/>
          <w:szCs w:val="22"/>
        </w:rPr>
        <w:t>analysis suggests that innovative projects often correlate with stronger outcome ratings</w:t>
      </w:r>
      <w:r w:rsidR="00553743" w:rsidRPr="00014FD9">
        <w:rPr>
          <w:rFonts w:ascii="Aptos" w:hAnsi="Aptos"/>
          <w:sz w:val="22"/>
          <w:szCs w:val="22"/>
        </w:rPr>
        <w:t>. However,</w:t>
      </w:r>
      <w:r w:rsidR="009D1B30" w:rsidRPr="00014FD9">
        <w:rPr>
          <w:rFonts w:ascii="Aptos" w:hAnsi="Aptos"/>
          <w:sz w:val="22"/>
          <w:szCs w:val="22"/>
        </w:rPr>
        <w:t xml:space="preserve"> more descriptive and systematic work is needed to understand </w:t>
      </w:r>
      <w:r w:rsidR="009D1B30" w:rsidRPr="00014FD9">
        <w:rPr>
          <w:rStyle w:val="Emphasis"/>
          <w:rFonts w:ascii="Aptos" w:eastAsiaTheme="majorEastAsia" w:hAnsi="Aptos"/>
          <w:i w:val="0"/>
          <w:iCs w:val="0"/>
          <w:sz w:val="22"/>
          <w:szCs w:val="22"/>
        </w:rPr>
        <w:t>how</w:t>
      </w:r>
      <w:r w:rsidR="009D1B30" w:rsidRPr="00014FD9">
        <w:rPr>
          <w:rFonts w:ascii="Aptos" w:hAnsi="Aptos"/>
          <w:sz w:val="22"/>
          <w:szCs w:val="22"/>
        </w:rPr>
        <w:t xml:space="preserve"> and </w:t>
      </w:r>
      <w:r w:rsidR="009D1B30" w:rsidRPr="00014FD9">
        <w:rPr>
          <w:rStyle w:val="Emphasis"/>
          <w:rFonts w:ascii="Aptos" w:eastAsiaTheme="majorEastAsia" w:hAnsi="Aptos"/>
          <w:i w:val="0"/>
          <w:iCs w:val="0"/>
          <w:sz w:val="22"/>
          <w:szCs w:val="22"/>
        </w:rPr>
        <w:t>why</w:t>
      </w:r>
      <w:r w:rsidR="009D1B30" w:rsidRPr="00014FD9">
        <w:rPr>
          <w:rFonts w:ascii="Aptos" w:hAnsi="Aptos"/>
          <w:i/>
          <w:iCs/>
          <w:sz w:val="22"/>
          <w:szCs w:val="22"/>
        </w:rPr>
        <w:t xml:space="preserve"> </w:t>
      </w:r>
      <w:r w:rsidR="009D1B30" w:rsidRPr="00014FD9">
        <w:rPr>
          <w:rFonts w:ascii="Aptos" w:hAnsi="Aptos"/>
          <w:sz w:val="22"/>
          <w:szCs w:val="22"/>
        </w:rPr>
        <w:t xml:space="preserve">this occurs. Future studies could </w:t>
      </w:r>
      <w:r w:rsidR="00553743" w:rsidRPr="00014FD9">
        <w:rPr>
          <w:rFonts w:ascii="Aptos" w:hAnsi="Aptos"/>
          <w:sz w:val="22"/>
          <w:szCs w:val="22"/>
        </w:rPr>
        <w:t>identify</w:t>
      </w:r>
      <w:r w:rsidR="009D1B30" w:rsidRPr="00014FD9">
        <w:rPr>
          <w:rFonts w:ascii="Aptos" w:hAnsi="Aptos"/>
          <w:sz w:val="22"/>
          <w:szCs w:val="22"/>
        </w:rPr>
        <w:t xml:space="preserve"> </w:t>
      </w:r>
      <w:r w:rsidR="00553743" w:rsidRPr="00014FD9">
        <w:rPr>
          <w:rFonts w:ascii="Aptos" w:hAnsi="Aptos"/>
          <w:sz w:val="22"/>
          <w:szCs w:val="22"/>
        </w:rPr>
        <w:t>specific</w:t>
      </w:r>
      <w:r w:rsidR="009D1B30" w:rsidRPr="00014FD9">
        <w:rPr>
          <w:rFonts w:ascii="Aptos" w:hAnsi="Aptos"/>
          <w:sz w:val="22"/>
          <w:szCs w:val="22"/>
        </w:rPr>
        <w:t xml:space="preserve"> design and implementation choices that </w:t>
      </w:r>
      <w:r w:rsidR="00553743" w:rsidRPr="00014FD9">
        <w:rPr>
          <w:rFonts w:ascii="Aptos" w:hAnsi="Aptos"/>
          <w:sz w:val="22"/>
          <w:szCs w:val="22"/>
        </w:rPr>
        <w:t xml:space="preserve">enable </w:t>
      </w:r>
      <w:r w:rsidR="009D1B30" w:rsidRPr="00014FD9">
        <w:rPr>
          <w:rFonts w:ascii="Aptos" w:hAnsi="Aptos"/>
          <w:sz w:val="22"/>
          <w:szCs w:val="22"/>
        </w:rPr>
        <w:t xml:space="preserve">TTLs </w:t>
      </w:r>
      <w:r w:rsidR="00553743" w:rsidRPr="00014FD9">
        <w:rPr>
          <w:rFonts w:ascii="Aptos" w:hAnsi="Aptos"/>
          <w:sz w:val="22"/>
          <w:szCs w:val="22"/>
        </w:rPr>
        <w:t xml:space="preserve">to </w:t>
      </w:r>
      <w:r w:rsidR="009D1B30" w:rsidRPr="00014FD9">
        <w:rPr>
          <w:rFonts w:ascii="Aptos" w:hAnsi="Aptos"/>
          <w:sz w:val="22"/>
          <w:szCs w:val="22"/>
        </w:rPr>
        <w:t xml:space="preserve">successfully embed innovation in projects. This includes whether innovation is </w:t>
      </w:r>
      <w:r w:rsidR="00553743" w:rsidRPr="00014FD9">
        <w:rPr>
          <w:rFonts w:ascii="Aptos" w:hAnsi="Aptos"/>
          <w:sz w:val="22"/>
          <w:szCs w:val="22"/>
        </w:rPr>
        <w:t xml:space="preserve">better </w:t>
      </w:r>
      <w:r w:rsidR="009D1B30" w:rsidRPr="00014FD9">
        <w:rPr>
          <w:rFonts w:ascii="Aptos" w:hAnsi="Aptos"/>
          <w:sz w:val="22"/>
          <w:szCs w:val="22"/>
        </w:rPr>
        <w:t xml:space="preserve">introduced as a component or subcomponent, how </w:t>
      </w:r>
      <w:r w:rsidR="00553743" w:rsidRPr="00014FD9">
        <w:rPr>
          <w:rFonts w:ascii="Aptos" w:hAnsi="Aptos"/>
          <w:sz w:val="22"/>
          <w:szCs w:val="22"/>
        </w:rPr>
        <w:t xml:space="preserve">project appraisal documents </w:t>
      </w:r>
      <w:r w:rsidR="009D1B30" w:rsidRPr="00014FD9">
        <w:rPr>
          <w:rFonts w:ascii="Aptos" w:hAnsi="Aptos"/>
          <w:sz w:val="22"/>
          <w:szCs w:val="22"/>
        </w:rPr>
        <w:t xml:space="preserve">can </w:t>
      </w:r>
      <w:r w:rsidR="00553743" w:rsidRPr="00014FD9">
        <w:rPr>
          <w:rFonts w:ascii="Aptos" w:hAnsi="Aptos"/>
          <w:sz w:val="22"/>
          <w:szCs w:val="22"/>
        </w:rPr>
        <w:t>support</w:t>
      </w:r>
      <w:r w:rsidR="009D1B30" w:rsidRPr="00014FD9">
        <w:rPr>
          <w:rFonts w:ascii="Aptos" w:hAnsi="Aptos"/>
          <w:sz w:val="22"/>
          <w:szCs w:val="22"/>
        </w:rPr>
        <w:t xml:space="preserve"> mid-course adjustment </w:t>
      </w:r>
      <w:r w:rsidR="00553743" w:rsidRPr="00014FD9">
        <w:rPr>
          <w:rFonts w:ascii="Aptos" w:hAnsi="Aptos"/>
          <w:sz w:val="22"/>
          <w:szCs w:val="22"/>
        </w:rPr>
        <w:t xml:space="preserve">when </w:t>
      </w:r>
      <w:r w:rsidR="009D1B30" w:rsidRPr="00014FD9">
        <w:rPr>
          <w:rFonts w:ascii="Aptos" w:hAnsi="Aptos"/>
          <w:sz w:val="22"/>
          <w:szCs w:val="22"/>
        </w:rPr>
        <w:t xml:space="preserve">an innovation proves ineffective, and what mechanisms </w:t>
      </w:r>
      <w:r w:rsidR="00553743" w:rsidRPr="00014FD9">
        <w:rPr>
          <w:rFonts w:ascii="Aptos" w:hAnsi="Aptos"/>
          <w:sz w:val="22"/>
          <w:szCs w:val="22"/>
        </w:rPr>
        <w:t xml:space="preserve">promote </w:t>
      </w:r>
      <w:r w:rsidR="009D1B30" w:rsidRPr="00014FD9">
        <w:rPr>
          <w:rFonts w:ascii="Aptos" w:hAnsi="Aptos"/>
          <w:sz w:val="22"/>
          <w:szCs w:val="22"/>
        </w:rPr>
        <w:t>flexibility without adding undue complexity.</w:t>
      </w:r>
    </w:p>
    <w:p w14:paraId="56FE27A1" w14:textId="3966D48F" w:rsidR="00246A09" w:rsidRPr="00014FD9" w:rsidRDefault="00246A09" w:rsidP="244FAC12">
      <w:pPr>
        <w:pStyle w:val="NormalWeb"/>
        <w:numPr>
          <w:ilvl w:val="0"/>
          <w:numId w:val="12"/>
        </w:numPr>
        <w:spacing w:before="0" w:beforeAutospacing="0" w:after="0" w:afterAutospacing="0"/>
        <w:jc w:val="both"/>
        <w:textAlignment w:val="baseline"/>
        <w:rPr>
          <w:rFonts w:ascii="Aptos" w:hAnsi="Aptos"/>
          <w:sz w:val="22"/>
          <w:szCs w:val="22"/>
        </w:rPr>
      </w:pPr>
      <w:r w:rsidRPr="00014FD9">
        <w:rPr>
          <w:rFonts w:ascii="Aptos" w:hAnsi="Aptos"/>
          <w:b/>
          <w:bCs/>
          <w:color w:val="000000" w:themeColor="text1"/>
          <w:sz w:val="22"/>
          <w:szCs w:val="22"/>
        </w:rPr>
        <w:t>Understand</w:t>
      </w:r>
      <w:r w:rsidR="00B86407" w:rsidRPr="00014FD9">
        <w:rPr>
          <w:rFonts w:ascii="Aptos" w:hAnsi="Aptos"/>
          <w:b/>
          <w:bCs/>
          <w:color w:val="000000" w:themeColor="text1"/>
          <w:sz w:val="22"/>
          <w:szCs w:val="22"/>
        </w:rPr>
        <w:t>ing</w:t>
      </w:r>
      <w:r w:rsidRPr="00014FD9">
        <w:rPr>
          <w:rFonts w:ascii="Aptos" w:hAnsi="Aptos"/>
          <w:b/>
          <w:bCs/>
          <w:color w:val="000000" w:themeColor="text1"/>
          <w:sz w:val="22"/>
          <w:szCs w:val="22"/>
        </w:rPr>
        <w:t xml:space="preserve"> </w:t>
      </w:r>
      <w:r w:rsidR="009B360E" w:rsidRPr="00014FD9">
        <w:rPr>
          <w:rFonts w:ascii="Aptos" w:hAnsi="Aptos"/>
          <w:b/>
          <w:bCs/>
          <w:color w:val="000000" w:themeColor="text1"/>
          <w:sz w:val="22"/>
          <w:szCs w:val="22"/>
        </w:rPr>
        <w:t>staff perceptions</w:t>
      </w:r>
      <w:r w:rsidRPr="00014FD9">
        <w:rPr>
          <w:rFonts w:ascii="Aptos" w:hAnsi="Aptos"/>
          <w:b/>
          <w:bCs/>
          <w:color w:val="000000" w:themeColor="text1"/>
          <w:sz w:val="22"/>
          <w:szCs w:val="22"/>
        </w:rPr>
        <w:t>:</w:t>
      </w:r>
      <w:r w:rsidRPr="00014FD9">
        <w:rPr>
          <w:rFonts w:ascii="Aptos" w:hAnsi="Aptos"/>
          <w:color w:val="000000" w:themeColor="text1"/>
          <w:sz w:val="22"/>
          <w:szCs w:val="22"/>
        </w:rPr>
        <w:t xml:space="preserve"> </w:t>
      </w:r>
      <w:r w:rsidR="00553743" w:rsidRPr="00014FD9">
        <w:rPr>
          <w:rFonts w:ascii="Aptos" w:hAnsi="Aptos"/>
          <w:color w:val="000000" w:themeColor="text1"/>
          <w:sz w:val="22"/>
          <w:szCs w:val="22"/>
        </w:rPr>
        <w:t>While t</w:t>
      </w:r>
      <w:r w:rsidRPr="00014FD9">
        <w:rPr>
          <w:rFonts w:ascii="Aptos" w:hAnsi="Aptos"/>
          <w:color w:val="000000" w:themeColor="text1"/>
          <w:sz w:val="22"/>
          <w:szCs w:val="22"/>
        </w:rPr>
        <w:t xml:space="preserve">he </w:t>
      </w:r>
      <w:r w:rsidR="00553743" w:rsidRPr="00014FD9">
        <w:rPr>
          <w:rFonts w:ascii="Aptos" w:hAnsi="Aptos"/>
          <w:color w:val="000000" w:themeColor="text1"/>
          <w:sz w:val="22"/>
          <w:szCs w:val="22"/>
        </w:rPr>
        <w:t xml:space="preserve">lessons </w:t>
      </w:r>
      <w:r w:rsidRPr="00014FD9">
        <w:rPr>
          <w:rFonts w:ascii="Aptos" w:hAnsi="Aptos"/>
          <w:color w:val="000000" w:themeColor="text1"/>
          <w:sz w:val="22"/>
          <w:szCs w:val="22"/>
        </w:rPr>
        <w:t xml:space="preserve">dataset </w:t>
      </w:r>
      <w:r w:rsidR="00553743" w:rsidRPr="00014FD9">
        <w:rPr>
          <w:rFonts w:ascii="Aptos" w:hAnsi="Aptos"/>
          <w:color w:val="000000" w:themeColor="text1"/>
          <w:sz w:val="22"/>
          <w:szCs w:val="22"/>
        </w:rPr>
        <w:t>provides an</w:t>
      </w:r>
      <w:r w:rsidRPr="00014FD9">
        <w:rPr>
          <w:rFonts w:ascii="Aptos" w:hAnsi="Aptos"/>
          <w:color w:val="000000" w:themeColor="text1"/>
          <w:sz w:val="22"/>
          <w:szCs w:val="22"/>
        </w:rPr>
        <w:t xml:space="preserve"> evaluative perspective, </w:t>
      </w:r>
      <w:r w:rsidR="00553743" w:rsidRPr="00014FD9">
        <w:rPr>
          <w:rFonts w:ascii="Aptos" w:hAnsi="Aptos"/>
          <w:color w:val="000000" w:themeColor="text1"/>
          <w:sz w:val="22"/>
          <w:szCs w:val="22"/>
        </w:rPr>
        <w:t>it lacks</w:t>
      </w:r>
      <w:r w:rsidRPr="00014FD9">
        <w:rPr>
          <w:rFonts w:ascii="Aptos" w:hAnsi="Aptos"/>
          <w:color w:val="000000" w:themeColor="text1"/>
          <w:sz w:val="22"/>
          <w:szCs w:val="22"/>
        </w:rPr>
        <w:t xml:space="preserve"> direct data on staff experiences with internal innovation processes. </w:t>
      </w:r>
      <w:r w:rsidR="00553743" w:rsidRPr="00014FD9">
        <w:rPr>
          <w:rFonts w:ascii="Aptos" w:hAnsi="Aptos"/>
          <w:color w:val="000000" w:themeColor="text1"/>
          <w:sz w:val="22"/>
          <w:szCs w:val="22"/>
        </w:rPr>
        <w:t>C</w:t>
      </w:r>
      <w:r w:rsidRPr="00014FD9">
        <w:rPr>
          <w:rFonts w:ascii="Aptos" w:hAnsi="Aptos"/>
          <w:color w:val="000000" w:themeColor="text1"/>
          <w:sz w:val="22"/>
          <w:szCs w:val="22"/>
        </w:rPr>
        <w:t>omplement</w:t>
      </w:r>
      <w:r w:rsidR="00553743" w:rsidRPr="00014FD9">
        <w:rPr>
          <w:rFonts w:ascii="Aptos" w:hAnsi="Aptos"/>
          <w:color w:val="000000" w:themeColor="text1"/>
          <w:sz w:val="22"/>
          <w:szCs w:val="22"/>
        </w:rPr>
        <w:t>ary</w:t>
      </w:r>
      <w:r w:rsidRPr="00014FD9">
        <w:rPr>
          <w:rFonts w:ascii="Aptos" w:hAnsi="Aptos"/>
          <w:color w:val="000000" w:themeColor="text1"/>
          <w:sz w:val="22"/>
          <w:szCs w:val="22"/>
        </w:rPr>
        <w:t xml:space="preserve"> analysis</w:t>
      </w:r>
      <w:r w:rsidR="00553743" w:rsidRPr="00014FD9">
        <w:rPr>
          <w:rFonts w:ascii="Aptos" w:hAnsi="Aptos"/>
          <w:color w:val="000000" w:themeColor="text1"/>
          <w:sz w:val="22"/>
          <w:szCs w:val="22"/>
        </w:rPr>
        <w:t>, such as</w:t>
      </w:r>
      <w:r w:rsidRPr="00014FD9">
        <w:rPr>
          <w:rFonts w:ascii="Aptos" w:hAnsi="Aptos"/>
          <w:color w:val="000000" w:themeColor="text1"/>
          <w:sz w:val="22"/>
          <w:szCs w:val="22"/>
        </w:rPr>
        <w:t xml:space="preserve"> staff surveys or interviews</w:t>
      </w:r>
      <w:r w:rsidR="00553743" w:rsidRPr="00014FD9">
        <w:rPr>
          <w:rFonts w:ascii="Aptos" w:hAnsi="Aptos"/>
          <w:color w:val="000000" w:themeColor="text1"/>
          <w:sz w:val="22"/>
          <w:szCs w:val="22"/>
        </w:rPr>
        <w:t>,</w:t>
      </w:r>
      <w:r w:rsidRPr="00014FD9">
        <w:rPr>
          <w:rFonts w:ascii="Aptos" w:hAnsi="Aptos"/>
          <w:color w:val="000000" w:themeColor="text1"/>
          <w:sz w:val="22"/>
          <w:szCs w:val="22"/>
        </w:rPr>
        <w:t xml:space="preserve"> </w:t>
      </w:r>
      <w:r w:rsidR="00553743" w:rsidRPr="00014FD9">
        <w:rPr>
          <w:rFonts w:ascii="Aptos" w:hAnsi="Aptos"/>
          <w:color w:val="000000" w:themeColor="text1"/>
          <w:sz w:val="22"/>
          <w:szCs w:val="22"/>
        </w:rPr>
        <w:t xml:space="preserve">could help </w:t>
      </w:r>
      <w:r w:rsidRPr="00014FD9">
        <w:rPr>
          <w:rFonts w:ascii="Aptos" w:hAnsi="Aptos"/>
          <w:color w:val="000000" w:themeColor="text1"/>
          <w:sz w:val="22"/>
          <w:szCs w:val="22"/>
        </w:rPr>
        <w:t xml:space="preserve">identify </w:t>
      </w:r>
      <w:r w:rsidR="00553743" w:rsidRPr="00014FD9">
        <w:rPr>
          <w:rFonts w:ascii="Aptos" w:hAnsi="Aptos"/>
          <w:color w:val="000000" w:themeColor="text1"/>
          <w:sz w:val="22"/>
          <w:szCs w:val="22"/>
        </w:rPr>
        <w:t>perceived</w:t>
      </w:r>
      <w:r w:rsidRPr="00014FD9">
        <w:rPr>
          <w:rFonts w:ascii="Aptos" w:hAnsi="Aptos"/>
          <w:color w:val="000000" w:themeColor="text1"/>
          <w:sz w:val="22"/>
          <w:szCs w:val="22"/>
        </w:rPr>
        <w:t xml:space="preserve"> bottlenecks in the </w:t>
      </w:r>
      <w:r w:rsidR="00D102E7" w:rsidRPr="00014FD9">
        <w:rPr>
          <w:rFonts w:ascii="Aptos" w:hAnsi="Aptos"/>
          <w:color w:val="000000" w:themeColor="text1"/>
          <w:sz w:val="22"/>
          <w:szCs w:val="22"/>
        </w:rPr>
        <w:t xml:space="preserve">World </w:t>
      </w:r>
      <w:r w:rsidRPr="00014FD9">
        <w:rPr>
          <w:rFonts w:ascii="Aptos" w:hAnsi="Aptos"/>
          <w:color w:val="000000" w:themeColor="text1"/>
          <w:sz w:val="22"/>
          <w:szCs w:val="22"/>
        </w:rPr>
        <w:t xml:space="preserve">Bank’s systems and </w:t>
      </w:r>
      <w:r w:rsidR="00553743" w:rsidRPr="00014FD9">
        <w:rPr>
          <w:rFonts w:ascii="Aptos" w:hAnsi="Aptos"/>
          <w:color w:val="000000" w:themeColor="text1"/>
          <w:sz w:val="22"/>
          <w:szCs w:val="22"/>
        </w:rPr>
        <w:t xml:space="preserve">gather </w:t>
      </w:r>
      <w:r w:rsidRPr="00014FD9">
        <w:rPr>
          <w:rFonts w:ascii="Aptos" w:hAnsi="Aptos"/>
          <w:color w:val="000000" w:themeColor="text1"/>
          <w:sz w:val="22"/>
          <w:szCs w:val="22"/>
        </w:rPr>
        <w:t xml:space="preserve">suggestions to overcome them. This </w:t>
      </w:r>
      <w:r w:rsidR="00553743" w:rsidRPr="00014FD9">
        <w:rPr>
          <w:rFonts w:ascii="Aptos" w:hAnsi="Aptos"/>
          <w:color w:val="000000" w:themeColor="text1"/>
          <w:sz w:val="22"/>
          <w:szCs w:val="22"/>
        </w:rPr>
        <w:t xml:space="preserve">type </w:t>
      </w:r>
      <w:r w:rsidRPr="00014FD9">
        <w:rPr>
          <w:rFonts w:ascii="Aptos" w:hAnsi="Aptos"/>
          <w:color w:val="000000" w:themeColor="text1"/>
          <w:sz w:val="22"/>
          <w:szCs w:val="22"/>
        </w:rPr>
        <w:t xml:space="preserve">of research, perhaps by the </w:t>
      </w:r>
      <w:r w:rsidR="00D102E7" w:rsidRPr="00014FD9">
        <w:rPr>
          <w:rFonts w:ascii="Aptos" w:hAnsi="Aptos"/>
          <w:color w:val="000000" w:themeColor="text1"/>
          <w:sz w:val="22"/>
          <w:szCs w:val="22"/>
        </w:rPr>
        <w:t xml:space="preserve">World </w:t>
      </w:r>
      <w:r w:rsidRPr="00014FD9">
        <w:rPr>
          <w:rFonts w:ascii="Aptos" w:hAnsi="Aptos"/>
          <w:color w:val="000000" w:themeColor="text1"/>
          <w:sz w:val="22"/>
          <w:szCs w:val="22"/>
        </w:rPr>
        <w:t>Bank’s Human Resources or an internal committee</w:t>
      </w:r>
      <w:r w:rsidRPr="00014FD9">
        <w:rPr>
          <w:rFonts w:ascii="Aptos" w:hAnsi="Aptos"/>
          <w:sz w:val="22"/>
          <w:szCs w:val="22"/>
        </w:rPr>
        <w:t xml:space="preserve">, could </w:t>
      </w:r>
      <w:r w:rsidR="00553743" w:rsidRPr="00014FD9">
        <w:rPr>
          <w:rFonts w:ascii="Aptos" w:hAnsi="Aptos"/>
          <w:sz w:val="22"/>
          <w:szCs w:val="22"/>
        </w:rPr>
        <w:t>reveal</w:t>
      </w:r>
      <w:r w:rsidRPr="00014FD9">
        <w:rPr>
          <w:rFonts w:ascii="Aptos" w:hAnsi="Aptos"/>
          <w:sz w:val="22"/>
          <w:szCs w:val="22"/>
        </w:rPr>
        <w:t xml:space="preserve"> cultural and procedural inhibitors not evident in written lessons.</w:t>
      </w:r>
    </w:p>
    <w:p w14:paraId="3B125125" w14:textId="780F5A1F" w:rsidR="00506F63" w:rsidRPr="00014FD9" w:rsidRDefault="000F4C88" w:rsidP="244FAC12">
      <w:pPr>
        <w:pStyle w:val="NormalWeb"/>
        <w:numPr>
          <w:ilvl w:val="0"/>
          <w:numId w:val="12"/>
        </w:numPr>
        <w:spacing w:before="0" w:beforeAutospacing="0" w:after="0" w:afterAutospacing="0"/>
        <w:jc w:val="both"/>
        <w:textAlignment w:val="baseline"/>
        <w:rPr>
          <w:rFonts w:ascii="Aptos" w:hAnsi="Aptos"/>
          <w:b/>
          <w:bCs/>
          <w:color w:val="00B050"/>
          <w:sz w:val="22"/>
          <w:szCs w:val="22"/>
        </w:rPr>
      </w:pPr>
      <w:r w:rsidRPr="00014FD9">
        <w:rPr>
          <w:rFonts w:ascii="Aptos" w:hAnsi="Aptos"/>
          <w:b/>
          <w:bCs/>
          <w:sz w:val="22"/>
          <w:szCs w:val="22"/>
        </w:rPr>
        <w:t>Examin</w:t>
      </w:r>
      <w:r w:rsidR="00B86407" w:rsidRPr="00014FD9">
        <w:rPr>
          <w:rFonts w:ascii="Aptos" w:hAnsi="Aptos"/>
          <w:b/>
          <w:bCs/>
          <w:sz w:val="22"/>
          <w:szCs w:val="22"/>
        </w:rPr>
        <w:t>ing</w:t>
      </w:r>
      <w:r w:rsidRPr="00014FD9">
        <w:rPr>
          <w:rFonts w:ascii="Aptos" w:hAnsi="Aptos"/>
          <w:b/>
          <w:bCs/>
          <w:sz w:val="22"/>
          <w:szCs w:val="22"/>
        </w:rPr>
        <w:t xml:space="preserve"> </w:t>
      </w:r>
      <w:r w:rsidR="009B360E" w:rsidRPr="00014FD9">
        <w:rPr>
          <w:rFonts w:ascii="Aptos" w:hAnsi="Aptos"/>
          <w:b/>
          <w:bCs/>
          <w:sz w:val="22"/>
          <w:szCs w:val="22"/>
        </w:rPr>
        <w:t xml:space="preserve">innovation </w:t>
      </w:r>
      <w:r w:rsidR="00246A09" w:rsidRPr="00014FD9">
        <w:rPr>
          <w:rFonts w:ascii="Aptos" w:hAnsi="Aptos"/>
          <w:b/>
          <w:bCs/>
          <w:sz w:val="22"/>
          <w:szCs w:val="22"/>
        </w:rPr>
        <w:t xml:space="preserve">in IFC and </w:t>
      </w:r>
      <w:r w:rsidR="009B360E" w:rsidRPr="00014FD9">
        <w:rPr>
          <w:rFonts w:ascii="Aptos" w:hAnsi="Aptos"/>
          <w:b/>
          <w:bCs/>
          <w:sz w:val="22"/>
          <w:szCs w:val="22"/>
        </w:rPr>
        <w:t>c</w:t>
      </w:r>
      <w:r w:rsidRPr="00014FD9">
        <w:rPr>
          <w:rFonts w:ascii="Aptos" w:hAnsi="Aptos"/>
          <w:b/>
          <w:bCs/>
          <w:sz w:val="22"/>
          <w:szCs w:val="22"/>
        </w:rPr>
        <w:t>ompar</w:t>
      </w:r>
      <w:r w:rsidR="00B86407" w:rsidRPr="00014FD9">
        <w:rPr>
          <w:rFonts w:ascii="Aptos" w:hAnsi="Aptos"/>
          <w:b/>
          <w:bCs/>
          <w:sz w:val="22"/>
          <w:szCs w:val="22"/>
        </w:rPr>
        <w:t>ing</w:t>
      </w:r>
      <w:r w:rsidRPr="00014FD9">
        <w:rPr>
          <w:rFonts w:ascii="Aptos" w:hAnsi="Aptos"/>
          <w:b/>
          <w:bCs/>
          <w:sz w:val="22"/>
          <w:szCs w:val="22"/>
        </w:rPr>
        <w:t xml:space="preserve"> it </w:t>
      </w:r>
      <w:r w:rsidR="00553743" w:rsidRPr="00014FD9">
        <w:rPr>
          <w:rFonts w:ascii="Aptos" w:hAnsi="Aptos"/>
          <w:b/>
          <w:bCs/>
          <w:sz w:val="22"/>
          <w:szCs w:val="22"/>
        </w:rPr>
        <w:t xml:space="preserve">to </w:t>
      </w:r>
      <w:r w:rsidR="009B360E" w:rsidRPr="00014FD9">
        <w:rPr>
          <w:rFonts w:ascii="Aptos" w:hAnsi="Aptos"/>
          <w:b/>
          <w:bCs/>
          <w:sz w:val="22"/>
          <w:szCs w:val="22"/>
        </w:rPr>
        <w:t>o</w:t>
      </w:r>
      <w:r w:rsidRPr="00014FD9">
        <w:rPr>
          <w:rFonts w:ascii="Aptos" w:hAnsi="Aptos"/>
          <w:b/>
          <w:bCs/>
          <w:sz w:val="22"/>
          <w:szCs w:val="22"/>
        </w:rPr>
        <w:t xml:space="preserve">ther </w:t>
      </w:r>
      <w:r w:rsidR="009B360E" w:rsidRPr="00014FD9">
        <w:rPr>
          <w:rFonts w:ascii="Aptos" w:hAnsi="Aptos"/>
          <w:b/>
          <w:bCs/>
          <w:sz w:val="22"/>
          <w:szCs w:val="22"/>
        </w:rPr>
        <w:t>i</w:t>
      </w:r>
      <w:r w:rsidRPr="00014FD9">
        <w:rPr>
          <w:rFonts w:ascii="Aptos" w:hAnsi="Aptos"/>
          <w:b/>
          <w:bCs/>
          <w:sz w:val="22"/>
          <w:szCs w:val="22"/>
        </w:rPr>
        <w:t>nstitutions</w:t>
      </w:r>
      <w:r w:rsidR="00246A09" w:rsidRPr="00014FD9">
        <w:rPr>
          <w:rFonts w:ascii="Aptos" w:hAnsi="Aptos"/>
          <w:b/>
          <w:bCs/>
          <w:sz w:val="22"/>
          <w:szCs w:val="22"/>
        </w:rPr>
        <w:t>:</w:t>
      </w:r>
      <w:r w:rsidR="00246A09" w:rsidRPr="00014FD9">
        <w:rPr>
          <w:rFonts w:ascii="Aptos" w:hAnsi="Aptos"/>
          <w:sz w:val="22"/>
          <w:szCs w:val="22"/>
        </w:rPr>
        <w:t xml:space="preserve"> </w:t>
      </w:r>
      <w:r w:rsidR="00506F63" w:rsidRPr="00014FD9">
        <w:rPr>
          <w:rFonts w:ascii="Aptos" w:hAnsi="Aptos"/>
          <w:sz w:val="22"/>
          <w:szCs w:val="22"/>
        </w:rPr>
        <w:t xml:space="preserve">This study </w:t>
      </w:r>
      <w:r w:rsidR="00553743" w:rsidRPr="00014FD9">
        <w:rPr>
          <w:rFonts w:ascii="Aptos" w:hAnsi="Aptos"/>
          <w:sz w:val="22"/>
          <w:szCs w:val="22"/>
        </w:rPr>
        <w:t xml:space="preserve">focuses </w:t>
      </w:r>
      <w:r w:rsidR="00506F63" w:rsidRPr="00014FD9">
        <w:rPr>
          <w:rFonts w:ascii="Aptos" w:hAnsi="Aptos"/>
          <w:sz w:val="22"/>
          <w:szCs w:val="22"/>
        </w:rPr>
        <w:t xml:space="preserve">on IBRD/IDA projects, but a fuller understanding of the </w:t>
      </w:r>
      <w:r w:rsidR="007349AC" w:rsidRPr="00014FD9">
        <w:rPr>
          <w:rFonts w:ascii="Aptos" w:hAnsi="Aptos"/>
          <w:sz w:val="22"/>
          <w:szCs w:val="22"/>
        </w:rPr>
        <w:t>Bank Group</w:t>
      </w:r>
      <w:r w:rsidR="00506F63" w:rsidRPr="00014FD9">
        <w:rPr>
          <w:rFonts w:ascii="Aptos" w:hAnsi="Aptos"/>
          <w:sz w:val="22"/>
          <w:szCs w:val="22"/>
        </w:rPr>
        <w:t>’s innovation capacity require</w:t>
      </w:r>
      <w:r w:rsidR="00553743" w:rsidRPr="00014FD9">
        <w:rPr>
          <w:rFonts w:ascii="Aptos" w:hAnsi="Aptos"/>
          <w:sz w:val="22"/>
          <w:szCs w:val="22"/>
        </w:rPr>
        <w:t>s</w:t>
      </w:r>
      <w:r w:rsidR="00506F63" w:rsidRPr="00014FD9">
        <w:rPr>
          <w:rFonts w:ascii="Aptos" w:hAnsi="Aptos"/>
          <w:sz w:val="22"/>
          <w:szCs w:val="22"/>
        </w:rPr>
        <w:t xml:space="preserve"> examining IFC’s portfolio as well. IFC has its own innovation initiatives, and a cross-institutional comparison could yield important lessons</w:t>
      </w:r>
      <w:r w:rsidR="00553743" w:rsidRPr="00014FD9">
        <w:rPr>
          <w:rFonts w:ascii="Aptos" w:hAnsi="Aptos"/>
          <w:sz w:val="22"/>
          <w:szCs w:val="22"/>
        </w:rPr>
        <w:t>. F</w:t>
      </w:r>
      <w:r w:rsidR="00506F63" w:rsidRPr="00014FD9">
        <w:rPr>
          <w:rFonts w:ascii="Aptos" w:hAnsi="Aptos"/>
          <w:sz w:val="22"/>
          <w:szCs w:val="22"/>
        </w:rPr>
        <w:t xml:space="preserve">or example, </w:t>
      </w:r>
      <w:r w:rsidR="00553743" w:rsidRPr="00014FD9">
        <w:rPr>
          <w:rFonts w:ascii="Aptos" w:hAnsi="Aptos"/>
          <w:sz w:val="22"/>
          <w:szCs w:val="22"/>
        </w:rPr>
        <w:t xml:space="preserve">potential research could </w:t>
      </w:r>
      <w:r w:rsidR="00506F63" w:rsidRPr="00014FD9">
        <w:rPr>
          <w:rFonts w:ascii="Aptos" w:hAnsi="Aptos"/>
          <w:sz w:val="22"/>
          <w:szCs w:val="22"/>
        </w:rPr>
        <w:t xml:space="preserve">contrast IFC’s greater operational agility with IBRD’s more process-intensive </w:t>
      </w:r>
      <w:proofErr w:type="gramStart"/>
      <w:r w:rsidR="00506F63" w:rsidRPr="00014FD9">
        <w:rPr>
          <w:rFonts w:ascii="Aptos" w:hAnsi="Aptos"/>
          <w:sz w:val="22"/>
          <w:szCs w:val="22"/>
        </w:rPr>
        <w:t>approach, and</w:t>
      </w:r>
      <w:proofErr w:type="gramEnd"/>
      <w:r w:rsidR="00506F63" w:rsidRPr="00014FD9">
        <w:rPr>
          <w:rFonts w:ascii="Aptos" w:hAnsi="Aptos"/>
          <w:sz w:val="22"/>
          <w:szCs w:val="22"/>
        </w:rPr>
        <w:t xml:space="preserve"> identify how each institution might learn from the other. Where data allow, an extended analysis could trace patterns of project-level innovation within IFC, offering a more complete picture of how innovation is fostered across the </w:t>
      </w:r>
      <w:r w:rsidR="007349AC" w:rsidRPr="00014FD9">
        <w:rPr>
          <w:rFonts w:ascii="Aptos" w:hAnsi="Aptos"/>
          <w:sz w:val="22"/>
          <w:szCs w:val="22"/>
        </w:rPr>
        <w:t>Bank Group</w:t>
      </w:r>
      <w:r w:rsidR="00506F63" w:rsidRPr="00014FD9">
        <w:rPr>
          <w:rFonts w:ascii="Aptos" w:hAnsi="Aptos"/>
          <w:sz w:val="22"/>
          <w:szCs w:val="22"/>
        </w:rPr>
        <w:t>.</w:t>
      </w:r>
    </w:p>
    <w:p w14:paraId="0ED3FC67" w14:textId="6575D162" w:rsidR="00246A09" w:rsidRPr="00014FD9" w:rsidRDefault="000F4C88" w:rsidP="244FAC12">
      <w:pPr>
        <w:pStyle w:val="NormalWeb"/>
        <w:numPr>
          <w:ilvl w:val="0"/>
          <w:numId w:val="12"/>
        </w:numPr>
        <w:spacing w:before="0" w:beforeAutospacing="0" w:after="0" w:afterAutospacing="0"/>
        <w:jc w:val="both"/>
        <w:textAlignment w:val="baseline"/>
        <w:rPr>
          <w:rFonts w:ascii="Aptos" w:hAnsi="Aptos"/>
          <w:color w:val="000000" w:themeColor="text1"/>
          <w:sz w:val="22"/>
          <w:szCs w:val="22"/>
        </w:rPr>
      </w:pPr>
      <w:r w:rsidRPr="00014FD9">
        <w:rPr>
          <w:rFonts w:ascii="Aptos" w:hAnsi="Aptos"/>
          <w:b/>
          <w:bCs/>
          <w:color w:val="000000" w:themeColor="text1"/>
          <w:sz w:val="22"/>
          <w:szCs w:val="22"/>
        </w:rPr>
        <w:t>Undertak</w:t>
      </w:r>
      <w:r w:rsidR="00B86407" w:rsidRPr="00014FD9">
        <w:rPr>
          <w:rFonts w:ascii="Aptos" w:hAnsi="Aptos"/>
          <w:b/>
          <w:bCs/>
          <w:color w:val="000000" w:themeColor="text1"/>
          <w:sz w:val="22"/>
          <w:szCs w:val="22"/>
        </w:rPr>
        <w:t>ing</w:t>
      </w:r>
      <w:r w:rsidR="008F54CC" w:rsidRPr="00014FD9">
        <w:rPr>
          <w:rFonts w:ascii="Aptos" w:hAnsi="Aptos"/>
          <w:b/>
          <w:bCs/>
          <w:color w:val="000000" w:themeColor="text1"/>
          <w:sz w:val="22"/>
          <w:szCs w:val="22"/>
        </w:rPr>
        <w:t xml:space="preserve"> </w:t>
      </w:r>
      <w:r w:rsidR="009B360E" w:rsidRPr="00014FD9">
        <w:rPr>
          <w:rFonts w:ascii="Aptos" w:hAnsi="Aptos"/>
          <w:b/>
          <w:bCs/>
          <w:color w:val="000000" w:themeColor="text1"/>
          <w:sz w:val="22"/>
          <w:szCs w:val="22"/>
        </w:rPr>
        <w:t>longitudinal case studies</w:t>
      </w:r>
      <w:r w:rsidR="00246A09" w:rsidRPr="00014FD9">
        <w:rPr>
          <w:rFonts w:ascii="Aptos" w:hAnsi="Aptos"/>
          <w:b/>
          <w:bCs/>
          <w:color w:val="000000" w:themeColor="text1"/>
          <w:sz w:val="22"/>
          <w:szCs w:val="22"/>
        </w:rPr>
        <w:t>:</w:t>
      </w:r>
      <w:r w:rsidR="00246A09" w:rsidRPr="00014FD9">
        <w:rPr>
          <w:rFonts w:ascii="Aptos" w:hAnsi="Aptos"/>
          <w:color w:val="000000" w:themeColor="text1"/>
          <w:sz w:val="22"/>
          <w:szCs w:val="22"/>
        </w:rPr>
        <w:t xml:space="preserve"> The quantitative trend analysis shows macro patterns, but detailed case studies of specific innovation mechanisms over</w:t>
      </w:r>
      <w:r w:rsidR="00246A09" w:rsidRPr="00014FD9">
        <w:rPr>
          <w:rFonts w:ascii="Aptos" w:hAnsi="Aptos"/>
          <w:b/>
          <w:bCs/>
          <w:color w:val="000000" w:themeColor="text1"/>
          <w:sz w:val="22"/>
          <w:szCs w:val="22"/>
        </w:rPr>
        <w:t xml:space="preserve"> </w:t>
      </w:r>
      <w:r w:rsidR="00246A09" w:rsidRPr="00014FD9">
        <w:rPr>
          <w:rFonts w:ascii="Aptos" w:hAnsi="Aptos"/>
          <w:color w:val="000000" w:themeColor="text1"/>
          <w:sz w:val="22"/>
          <w:szCs w:val="22"/>
        </w:rPr>
        <w:t xml:space="preserve">time would enrich understanding. For instance, tracing the evolution of </w:t>
      </w:r>
      <w:r w:rsidR="00FB444D" w:rsidRPr="00014FD9">
        <w:rPr>
          <w:rFonts w:ascii="Aptos" w:hAnsi="Aptos"/>
        </w:rPr>
        <w:t>LILs</w:t>
      </w:r>
      <w:r w:rsidR="00FB444D" w:rsidRPr="00014FD9">
        <w:rPr>
          <w:rFonts w:ascii="Aptos" w:hAnsi="Aptos"/>
          <w:color w:val="000000" w:themeColor="text1"/>
          <w:sz w:val="22"/>
          <w:szCs w:val="22"/>
        </w:rPr>
        <w:t xml:space="preserve"> </w:t>
      </w:r>
      <w:r w:rsidR="00AA7D39" w:rsidRPr="00014FD9">
        <w:rPr>
          <w:rFonts w:ascii="Aptos" w:hAnsi="Aptos"/>
          <w:color w:val="000000" w:themeColor="text1"/>
          <w:sz w:val="22"/>
          <w:szCs w:val="22"/>
        </w:rPr>
        <w:t>used</w:t>
      </w:r>
      <w:r w:rsidR="00246A09" w:rsidRPr="00014FD9">
        <w:rPr>
          <w:rFonts w:ascii="Aptos" w:hAnsi="Aptos"/>
          <w:color w:val="000000" w:themeColor="text1"/>
          <w:sz w:val="22"/>
          <w:szCs w:val="22"/>
        </w:rPr>
        <w:t xml:space="preserve"> </w:t>
      </w:r>
      <w:r w:rsidR="00AA7D39" w:rsidRPr="00014FD9">
        <w:rPr>
          <w:rFonts w:ascii="Aptos" w:hAnsi="Aptos"/>
          <w:color w:val="000000" w:themeColor="text1"/>
          <w:sz w:val="22"/>
          <w:szCs w:val="22"/>
        </w:rPr>
        <w:t xml:space="preserve">by </w:t>
      </w:r>
      <w:r w:rsidR="00246A09" w:rsidRPr="00014FD9">
        <w:rPr>
          <w:rFonts w:ascii="Aptos" w:hAnsi="Aptos"/>
          <w:color w:val="000000" w:themeColor="text1"/>
          <w:sz w:val="22"/>
          <w:szCs w:val="22"/>
        </w:rPr>
        <w:t xml:space="preserve">the </w:t>
      </w:r>
      <w:r w:rsidR="00D102E7" w:rsidRPr="00014FD9">
        <w:rPr>
          <w:rFonts w:ascii="Aptos" w:hAnsi="Aptos"/>
          <w:color w:val="000000" w:themeColor="text1"/>
          <w:sz w:val="22"/>
          <w:szCs w:val="22"/>
        </w:rPr>
        <w:t xml:space="preserve">World </w:t>
      </w:r>
      <w:r w:rsidR="00246A09" w:rsidRPr="00014FD9">
        <w:rPr>
          <w:rFonts w:ascii="Aptos" w:hAnsi="Aptos"/>
          <w:color w:val="000000" w:themeColor="text1"/>
          <w:sz w:val="22"/>
          <w:szCs w:val="22"/>
        </w:rPr>
        <w:t xml:space="preserve">Bank </w:t>
      </w:r>
      <w:r w:rsidR="00AA7D39" w:rsidRPr="00014FD9">
        <w:rPr>
          <w:rFonts w:ascii="Aptos" w:hAnsi="Aptos"/>
          <w:color w:val="000000" w:themeColor="text1"/>
          <w:sz w:val="22"/>
          <w:szCs w:val="22"/>
        </w:rPr>
        <w:t xml:space="preserve">from </w:t>
      </w:r>
      <w:r w:rsidR="00246A09" w:rsidRPr="00014FD9">
        <w:rPr>
          <w:rFonts w:ascii="Aptos" w:hAnsi="Aptos"/>
          <w:color w:val="000000" w:themeColor="text1"/>
          <w:sz w:val="22"/>
          <w:szCs w:val="22"/>
        </w:rPr>
        <w:t xml:space="preserve">the </w:t>
      </w:r>
      <w:r w:rsidR="008F54CC" w:rsidRPr="00014FD9">
        <w:rPr>
          <w:rFonts w:ascii="Aptos" w:hAnsi="Aptos"/>
          <w:color w:val="000000" w:themeColor="text1"/>
          <w:sz w:val="22"/>
          <w:szCs w:val="22"/>
        </w:rPr>
        <w:t>19</w:t>
      </w:r>
      <w:r w:rsidR="00246A09" w:rsidRPr="00014FD9">
        <w:rPr>
          <w:rFonts w:ascii="Aptos" w:hAnsi="Aptos"/>
          <w:color w:val="000000" w:themeColor="text1"/>
          <w:sz w:val="22"/>
          <w:szCs w:val="22"/>
        </w:rPr>
        <w:t xml:space="preserve">90s </w:t>
      </w:r>
      <w:r w:rsidR="00553743" w:rsidRPr="00014FD9">
        <w:rPr>
          <w:rFonts w:ascii="Aptos" w:hAnsi="Aptos"/>
          <w:color w:val="000000" w:themeColor="text1"/>
          <w:sz w:val="22"/>
          <w:szCs w:val="22"/>
        </w:rPr>
        <w:t xml:space="preserve">to the present could provide a narrative of institutional learning—revealing </w:t>
      </w:r>
      <w:r w:rsidR="00246A09" w:rsidRPr="00014FD9">
        <w:rPr>
          <w:rFonts w:ascii="Aptos" w:hAnsi="Aptos"/>
          <w:color w:val="000000" w:themeColor="text1"/>
          <w:sz w:val="22"/>
          <w:szCs w:val="22"/>
        </w:rPr>
        <w:t xml:space="preserve">how </w:t>
      </w:r>
      <w:r w:rsidR="00553743" w:rsidRPr="00014FD9">
        <w:rPr>
          <w:rFonts w:ascii="Aptos" w:hAnsi="Aptos"/>
          <w:color w:val="000000" w:themeColor="text1"/>
          <w:sz w:val="22"/>
          <w:szCs w:val="22"/>
        </w:rPr>
        <w:t xml:space="preserve">innovations </w:t>
      </w:r>
      <w:r w:rsidR="00246A09" w:rsidRPr="00014FD9">
        <w:rPr>
          <w:rFonts w:ascii="Aptos" w:hAnsi="Aptos"/>
          <w:color w:val="000000" w:themeColor="text1"/>
          <w:sz w:val="22"/>
          <w:szCs w:val="22"/>
        </w:rPr>
        <w:t xml:space="preserve">spread, </w:t>
      </w:r>
      <w:r w:rsidR="00553743" w:rsidRPr="00014FD9">
        <w:rPr>
          <w:rFonts w:ascii="Aptos" w:hAnsi="Aptos"/>
          <w:color w:val="000000" w:themeColor="text1"/>
          <w:sz w:val="22"/>
          <w:szCs w:val="22"/>
        </w:rPr>
        <w:t xml:space="preserve">what role </w:t>
      </w:r>
      <w:r w:rsidR="00246A09" w:rsidRPr="00014FD9">
        <w:rPr>
          <w:rFonts w:ascii="Aptos" w:hAnsi="Aptos"/>
          <w:color w:val="000000" w:themeColor="text1"/>
          <w:sz w:val="22"/>
          <w:szCs w:val="22"/>
        </w:rPr>
        <w:t>internal champions</w:t>
      </w:r>
      <w:r w:rsidR="00553743" w:rsidRPr="00014FD9">
        <w:rPr>
          <w:rFonts w:ascii="Aptos" w:hAnsi="Aptos"/>
          <w:color w:val="000000" w:themeColor="text1"/>
          <w:sz w:val="22"/>
          <w:szCs w:val="22"/>
        </w:rPr>
        <w:t xml:space="preserve"> play</w:t>
      </w:r>
      <w:r w:rsidR="00AA7D39" w:rsidRPr="00014FD9">
        <w:rPr>
          <w:rFonts w:ascii="Aptos" w:hAnsi="Aptos"/>
          <w:color w:val="000000" w:themeColor="text1"/>
          <w:sz w:val="22"/>
          <w:szCs w:val="22"/>
        </w:rPr>
        <w:t>ed</w:t>
      </w:r>
      <w:r w:rsidR="00246A09" w:rsidRPr="00014FD9">
        <w:rPr>
          <w:rFonts w:ascii="Aptos" w:hAnsi="Aptos"/>
          <w:color w:val="000000" w:themeColor="text1"/>
          <w:sz w:val="22"/>
          <w:szCs w:val="22"/>
        </w:rPr>
        <w:t xml:space="preserve">, </w:t>
      </w:r>
      <w:r w:rsidR="00553743" w:rsidRPr="00014FD9">
        <w:rPr>
          <w:rFonts w:ascii="Aptos" w:hAnsi="Aptos"/>
          <w:color w:val="000000" w:themeColor="text1"/>
          <w:sz w:val="22"/>
          <w:szCs w:val="22"/>
        </w:rPr>
        <w:t xml:space="preserve">and </w:t>
      </w:r>
      <w:r w:rsidR="00246A09" w:rsidRPr="00014FD9">
        <w:rPr>
          <w:rFonts w:ascii="Aptos" w:hAnsi="Aptos"/>
          <w:color w:val="000000" w:themeColor="text1"/>
          <w:sz w:val="22"/>
          <w:szCs w:val="22"/>
        </w:rPr>
        <w:t xml:space="preserve">how lessons were </w:t>
      </w:r>
      <w:r w:rsidR="00AA7D39" w:rsidRPr="00014FD9">
        <w:rPr>
          <w:rFonts w:ascii="Aptos" w:hAnsi="Aptos"/>
          <w:color w:val="000000" w:themeColor="text1"/>
          <w:sz w:val="22"/>
          <w:szCs w:val="22"/>
        </w:rPr>
        <w:t>shared</w:t>
      </w:r>
      <w:r w:rsidR="00246A09" w:rsidRPr="00014FD9">
        <w:rPr>
          <w:rFonts w:ascii="Aptos" w:hAnsi="Aptos"/>
          <w:color w:val="000000" w:themeColor="text1"/>
          <w:sz w:val="22"/>
          <w:szCs w:val="22"/>
        </w:rPr>
        <w:t xml:space="preserve">. </w:t>
      </w:r>
    </w:p>
    <w:p w14:paraId="32DFB169" w14:textId="064BD2F8" w:rsidR="00EA7695" w:rsidRPr="00014FD9" w:rsidRDefault="00EA7695" w:rsidP="00B94645">
      <w:pPr>
        <w:pStyle w:val="ListParagraph"/>
        <w:numPr>
          <w:ilvl w:val="0"/>
          <w:numId w:val="12"/>
        </w:numPr>
        <w:jc w:val="both"/>
        <w:rPr>
          <w:rFonts w:ascii="Aptos" w:hAnsi="Aptos"/>
          <w:sz w:val="22"/>
          <w:szCs w:val="22"/>
          <w:lang w:eastAsia="en-US"/>
        </w:rPr>
      </w:pPr>
      <w:r w:rsidRPr="00014FD9">
        <w:rPr>
          <w:rStyle w:val="Strong"/>
          <w:rFonts w:ascii="Aptos" w:eastAsiaTheme="majorEastAsia" w:hAnsi="Aptos"/>
          <w:sz w:val="22"/>
          <w:szCs w:val="22"/>
        </w:rPr>
        <w:t>Exploring context-specific innovation case studies:</w:t>
      </w:r>
      <w:r w:rsidRPr="00014FD9">
        <w:rPr>
          <w:rFonts w:ascii="Aptos" w:hAnsi="Aptos"/>
          <w:sz w:val="22"/>
          <w:szCs w:val="22"/>
        </w:rPr>
        <w:t xml:space="preserve"> The current analysis applies a consistent definition of innovation across the portfolio to enable comparability at scale. However, what “innovation” means and how it is expressed in project narratives may vary by context and theme. In FCV settings, for example, where operations often prioritize the delivery of basic services under severe constraints, there may be less emphasis on novelty in project designs or interventions</w:t>
      </w:r>
      <w:r w:rsidR="00D40294" w:rsidRPr="00014FD9">
        <w:rPr>
          <w:rFonts w:ascii="Aptos" w:hAnsi="Aptos"/>
          <w:sz w:val="22"/>
          <w:szCs w:val="22"/>
        </w:rPr>
        <w:t xml:space="preserve"> and more emphasis on innovative processes (e.</w:t>
      </w:r>
      <w:r w:rsidR="00D40294" w:rsidRPr="00014FD9">
        <w:rPr>
          <w:rFonts w:ascii="Aptos" w:hAnsi="Aptos"/>
          <w:sz w:val="22"/>
          <w:szCs w:val="22"/>
          <w:lang w:eastAsia="en-US"/>
        </w:rPr>
        <w:t xml:space="preserve">g. implementation or financing arrangements). </w:t>
      </w:r>
      <w:r w:rsidRPr="00014FD9">
        <w:rPr>
          <w:rFonts w:ascii="Aptos" w:hAnsi="Aptos"/>
          <w:sz w:val="22"/>
          <w:szCs w:val="22"/>
        </w:rPr>
        <w:t>Future work could therefore explore a set of targeted</w:t>
      </w:r>
      <w:r w:rsidR="00D40294" w:rsidRPr="00014FD9">
        <w:rPr>
          <w:rFonts w:ascii="Aptos" w:hAnsi="Aptos"/>
          <w:sz w:val="22"/>
          <w:szCs w:val="22"/>
        </w:rPr>
        <w:t xml:space="preserve"> “edge”</w:t>
      </w:r>
      <w:r w:rsidRPr="00014FD9">
        <w:rPr>
          <w:rFonts w:ascii="Aptos" w:hAnsi="Aptos"/>
          <w:sz w:val="22"/>
          <w:szCs w:val="22"/>
        </w:rPr>
        <w:t xml:space="preserve"> case studies to refine our understanding of innovation and to strengthen how innovation is defined, detected, and interpreted across </w:t>
      </w:r>
      <w:r w:rsidR="00D40294" w:rsidRPr="00014FD9">
        <w:rPr>
          <w:rFonts w:ascii="Aptos" w:hAnsi="Aptos"/>
          <w:sz w:val="22"/>
          <w:szCs w:val="22"/>
        </w:rPr>
        <w:t>different</w:t>
      </w:r>
      <w:r w:rsidRPr="00014FD9">
        <w:rPr>
          <w:rFonts w:ascii="Aptos" w:hAnsi="Aptos"/>
          <w:sz w:val="22"/>
          <w:szCs w:val="22"/>
        </w:rPr>
        <w:t xml:space="preserve"> operating environments.</w:t>
      </w:r>
    </w:p>
    <w:p w14:paraId="5BA304D5" w14:textId="1919AC32" w:rsidR="00BD1B60" w:rsidRPr="00014FD9" w:rsidRDefault="00BD1B60" w:rsidP="00B94645">
      <w:pPr>
        <w:pStyle w:val="ListParagraph"/>
        <w:numPr>
          <w:ilvl w:val="0"/>
          <w:numId w:val="12"/>
        </w:numPr>
        <w:jc w:val="both"/>
        <w:rPr>
          <w:rFonts w:ascii="Aptos" w:hAnsi="Aptos"/>
          <w:sz w:val="22"/>
          <w:szCs w:val="22"/>
          <w:lang w:eastAsia="en-US"/>
        </w:rPr>
      </w:pPr>
      <w:r w:rsidRPr="00014FD9">
        <w:rPr>
          <w:rStyle w:val="Strong"/>
          <w:rFonts w:ascii="Aptos" w:eastAsiaTheme="majorEastAsia" w:hAnsi="Aptos"/>
          <w:sz w:val="22"/>
          <w:szCs w:val="22"/>
        </w:rPr>
        <w:t>Additional data sources and methods:</w:t>
      </w:r>
      <w:r w:rsidRPr="00014FD9">
        <w:rPr>
          <w:rFonts w:ascii="Aptos" w:hAnsi="Aptos"/>
          <w:sz w:val="22"/>
          <w:szCs w:val="22"/>
        </w:rPr>
        <w:t xml:space="preserve"> Future research could broaden both the evidence base and the analytic approach by drawing on complementary data sources that capture innovation earlier in the project cycle and outside the IEG lessons corpus. </w:t>
      </w:r>
      <w:r w:rsidRPr="00014FD9">
        <w:rPr>
          <w:rFonts w:ascii="Aptos" w:hAnsi="Aptos"/>
          <w:sz w:val="22"/>
          <w:szCs w:val="22"/>
        </w:rPr>
        <w:lastRenderedPageBreak/>
        <w:t xml:space="preserve">Within the WBG, this could include </w:t>
      </w:r>
      <w:r w:rsidR="00A167E4" w:rsidRPr="00014FD9">
        <w:rPr>
          <w:rFonts w:ascii="Aptos" w:hAnsi="Aptos"/>
          <w:sz w:val="22"/>
          <w:szCs w:val="22"/>
        </w:rPr>
        <w:t xml:space="preserve">data from the Analytical and Advisory Services (ASA), </w:t>
      </w:r>
      <w:r w:rsidRPr="00014FD9">
        <w:rPr>
          <w:rFonts w:ascii="Aptos" w:hAnsi="Aptos"/>
          <w:sz w:val="22"/>
          <w:szCs w:val="22"/>
        </w:rPr>
        <w:t>Trust Fund proposals</w:t>
      </w:r>
      <w:r w:rsidR="008E7B8B" w:rsidRPr="00014FD9">
        <w:rPr>
          <w:rFonts w:ascii="Aptos" w:hAnsi="Aptos"/>
          <w:sz w:val="22"/>
          <w:szCs w:val="22"/>
        </w:rPr>
        <w:t xml:space="preserve"> and progress reports or </w:t>
      </w:r>
      <w:r w:rsidR="00A167E4" w:rsidRPr="00014FD9">
        <w:rPr>
          <w:rFonts w:ascii="Aptos" w:hAnsi="Aptos"/>
          <w:sz w:val="22"/>
          <w:szCs w:val="22"/>
        </w:rPr>
        <w:t xml:space="preserve">lending </w:t>
      </w:r>
      <w:r w:rsidR="008E7B8B" w:rsidRPr="00014FD9">
        <w:rPr>
          <w:rFonts w:ascii="Aptos" w:hAnsi="Aptos"/>
          <w:sz w:val="22"/>
          <w:szCs w:val="22"/>
        </w:rPr>
        <w:t xml:space="preserve">project </w:t>
      </w:r>
      <w:r w:rsidR="00A167E4" w:rsidRPr="00014FD9">
        <w:rPr>
          <w:rFonts w:ascii="Aptos" w:hAnsi="Aptos"/>
          <w:sz w:val="22"/>
          <w:szCs w:val="22"/>
        </w:rPr>
        <w:t xml:space="preserve">appraisal and </w:t>
      </w:r>
      <w:r w:rsidRPr="00014FD9">
        <w:rPr>
          <w:rFonts w:ascii="Aptos" w:hAnsi="Aptos"/>
          <w:sz w:val="22"/>
          <w:szCs w:val="22"/>
        </w:rPr>
        <w:t>supervision documentation. Methodologically, future iterations could also strengthen detection and classification</w:t>
      </w:r>
      <w:r w:rsidR="008E7B8B" w:rsidRPr="00014FD9">
        <w:rPr>
          <w:rFonts w:ascii="Aptos" w:hAnsi="Aptos"/>
          <w:sz w:val="22"/>
          <w:szCs w:val="22"/>
        </w:rPr>
        <w:t xml:space="preserve"> of innovation</w:t>
      </w:r>
      <w:r w:rsidRPr="00014FD9">
        <w:rPr>
          <w:rFonts w:ascii="Aptos" w:hAnsi="Aptos"/>
          <w:sz w:val="22"/>
          <w:szCs w:val="22"/>
        </w:rPr>
        <w:t xml:space="preserve"> by </w:t>
      </w:r>
      <w:r w:rsidR="4F27B8F2" w:rsidRPr="00014FD9">
        <w:rPr>
          <w:rFonts w:ascii="Aptos" w:hAnsi="Aptos"/>
          <w:sz w:val="22"/>
          <w:szCs w:val="22"/>
        </w:rPr>
        <w:t xml:space="preserve">incorporating additional parameters of keyword frequency and synonymity for sensitivity </w:t>
      </w:r>
      <w:proofErr w:type="gramStart"/>
      <w:r w:rsidR="4F27B8F2" w:rsidRPr="00014FD9">
        <w:rPr>
          <w:rFonts w:ascii="Aptos" w:hAnsi="Aptos"/>
          <w:sz w:val="22"/>
          <w:szCs w:val="22"/>
        </w:rPr>
        <w:t>analysis, and</w:t>
      </w:r>
      <w:proofErr w:type="gramEnd"/>
      <w:r w:rsidR="4F27B8F2" w:rsidRPr="00014FD9">
        <w:rPr>
          <w:rFonts w:ascii="Aptos" w:hAnsi="Aptos"/>
          <w:sz w:val="22"/>
          <w:szCs w:val="22"/>
        </w:rPr>
        <w:t xml:space="preserve"> </w:t>
      </w:r>
      <w:r w:rsidRPr="00014FD9">
        <w:rPr>
          <w:rFonts w:ascii="Aptos" w:hAnsi="Aptos"/>
          <w:sz w:val="22"/>
          <w:szCs w:val="22"/>
        </w:rPr>
        <w:t xml:space="preserve">combining </w:t>
      </w:r>
      <w:r w:rsidR="0611DCE2" w:rsidRPr="00014FD9">
        <w:rPr>
          <w:rFonts w:ascii="Aptos" w:hAnsi="Aptos"/>
          <w:sz w:val="22"/>
          <w:szCs w:val="22"/>
        </w:rPr>
        <w:t>and cross-validating</w:t>
      </w:r>
      <w:r w:rsidRPr="00014FD9">
        <w:rPr>
          <w:rFonts w:ascii="Aptos" w:hAnsi="Aptos"/>
          <w:sz w:val="22"/>
          <w:szCs w:val="22"/>
        </w:rPr>
        <w:t xml:space="preserve"> the current approach with semantic methods</w:t>
      </w:r>
      <w:r w:rsidR="008E7B8B" w:rsidRPr="00014FD9">
        <w:rPr>
          <w:rFonts w:ascii="Aptos" w:hAnsi="Aptos"/>
          <w:sz w:val="22"/>
          <w:szCs w:val="22"/>
        </w:rPr>
        <w:t xml:space="preserve">, </w:t>
      </w:r>
      <w:r w:rsidRPr="00014FD9">
        <w:rPr>
          <w:rFonts w:ascii="Aptos" w:hAnsi="Aptos"/>
          <w:sz w:val="22"/>
          <w:szCs w:val="22"/>
        </w:rPr>
        <w:t>such as embedding-based similarity</w:t>
      </w:r>
      <w:r w:rsidR="008E7B8B" w:rsidRPr="00014FD9">
        <w:rPr>
          <w:rFonts w:ascii="Aptos" w:hAnsi="Aptos"/>
          <w:sz w:val="22"/>
          <w:szCs w:val="22"/>
        </w:rPr>
        <w:t xml:space="preserve">, </w:t>
      </w:r>
      <w:r w:rsidRPr="00014FD9">
        <w:rPr>
          <w:rFonts w:ascii="Aptos" w:hAnsi="Aptos"/>
          <w:sz w:val="22"/>
          <w:szCs w:val="22"/>
        </w:rPr>
        <w:t>to reduce reliance on a fixed dictionary and better surface</w:t>
      </w:r>
      <w:r w:rsidR="008E7B8B" w:rsidRPr="00014FD9">
        <w:rPr>
          <w:rFonts w:ascii="Aptos" w:hAnsi="Aptos"/>
          <w:sz w:val="22"/>
          <w:szCs w:val="22"/>
        </w:rPr>
        <w:t xml:space="preserve"> </w:t>
      </w:r>
      <w:r w:rsidRPr="00014FD9">
        <w:rPr>
          <w:rFonts w:ascii="Aptos" w:hAnsi="Aptos"/>
          <w:sz w:val="22"/>
          <w:szCs w:val="22"/>
        </w:rPr>
        <w:t xml:space="preserve">innovation (Lewis et al. 2020; Reimers and </w:t>
      </w:r>
      <w:proofErr w:type="spellStart"/>
      <w:r w:rsidRPr="00014FD9">
        <w:rPr>
          <w:rFonts w:ascii="Aptos" w:hAnsi="Aptos"/>
          <w:sz w:val="22"/>
          <w:szCs w:val="22"/>
        </w:rPr>
        <w:t>Gurevych</w:t>
      </w:r>
      <w:proofErr w:type="spellEnd"/>
      <w:r w:rsidRPr="00014FD9">
        <w:rPr>
          <w:rFonts w:ascii="Aptos" w:hAnsi="Aptos"/>
          <w:sz w:val="22"/>
          <w:szCs w:val="22"/>
        </w:rPr>
        <w:t xml:space="preserve"> 2019).</w:t>
      </w:r>
    </w:p>
    <w:p w14:paraId="7586B137" w14:textId="77777777" w:rsidR="00246A09" w:rsidRPr="00014FD9" w:rsidRDefault="00246A09" w:rsidP="244FAC12">
      <w:pPr>
        <w:pStyle w:val="NormalWeb"/>
        <w:spacing w:before="0" w:beforeAutospacing="0" w:after="0" w:afterAutospacing="0"/>
        <w:ind w:left="720"/>
        <w:jc w:val="both"/>
        <w:textAlignment w:val="baseline"/>
        <w:rPr>
          <w:rFonts w:ascii="Aptos" w:hAnsi="Aptos"/>
          <w:color w:val="000000"/>
          <w:sz w:val="22"/>
          <w:szCs w:val="22"/>
          <w:highlight w:val="cyan"/>
        </w:rPr>
      </w:pPr>
    </w:p>
    <w:p w14:paraId="5C14C25C" w14:textId="764EB821" w:rsidR="00246A09" w:rsidRPr="00014FD9" w:rsidRDefault="00EF50A2" w:rsidP="244FAC12">
      <w:pPr>
        <w:pStyle w:val="Title"/>
        <w:rPr>
          <w:rFonts w:ascii="Aptos" w:hAnsi="Aptos"/>
        </w:rPr>
      </w:pPr>
      <w:r w:rsidRPr="00014FD9">
        <w:rPr>
          <w:rFonts w:ascii="Aptos" w:hAnsi="Aptos"/>
        </w:rPr>
        <w:t>Table</w:t>
      </w:r>
      <w:r w:rsidR="00222057" w:rsidRPr="00014FD9">
        <w:rPr>
          <w:rFonts w:ascii="Aptos" w:hAnsi="Aptos"/>
        </w:rPr>
        <w:t xml:space="preserve"> </w:t>
      </w:r>
      <w:r w:rsidR="009B360E" w:rsidRPr="00014FD9">
        <w:rPr>
          <w:rFonts w:ascii="Aptos" w:hAnsi="Aptos"/>
        </w:rPr>
        <w:t>5.1</w:t>
      </w:r>
      <w:r w:rsidR="00222057" w:rsidRPr="00014FD9">
        <w:rPr>
          <w:rFonts w:ascii="Aptos" w:hAnsi="Aptos"/>
        </w:rPr>
        <w:t>.</w:t>
      </w:r>
      <w:r w:rsidR="00222057" w:rsidRPr="00014FD9">
        <w:rPr>
          <w:rFonts w:ascii="Aptos" w:hAnsi="Aptos"/>
          <w:b/>
          <w:bCs/>
        </w:rPr>
        <w:t xml:space="preserve"> </w:t>
      </w:r>
      <w:r w:rsidR="00553743" w:rsidRPr="00014FD9">
        <w:rPr>
          <w:rFonts w:ascii="Aptos" w:hAnsi="Aptos"/>
        </w:rPr>
        <w:t>Potential</w:t>
      </w:r>
      <w:r w:rsidR="00553743" w:rsidRPr="00014FD9">
        <w:rPr>
          <w:rFonts w:ascii="Aptos" w:hAnsi="Aptos"/>
          <w:b/>
          <w:bCs/>
        </w:rPr>
        <w:t xml:space="preserve"> </w:t>
      </w:r>
      <w:r w:rsidR="00222057" w:rsidRPr="00014FD9">
        <w:rPr>
          <w:rFonts w:ascii="Aptos" w:hAnsi="Aptos"/>
        </w:rPr>
        <w:t xml:space="preserve">Additional Metrics </w:t>
      </w:r>
      <w:r w:rsidR="00553743" w:rsidRPr="00014FD9">
        <w:rPr>
          <w:rFonts w:ascii="Aptos" w:hAnsi="Aptos"/>
        </w:rPr>
        <w:t>for Capturing Information About Innovations</w:t>
      </w:r>
    </w:p>
    <w:tbl>
      <w:tblPr>
        <w:tblStyle w:val="GridTable1Light"/>
        <w:tblW w:w="0" w:type="auto"/>
        <w:jc w:val="center"/>
        <w:tblInd w:w="0" w:type="dxa"/>
        <w:tblLook w:val="04A0" w:firstRow="1" w:lastRow="0" w:firstColumn="1" w:lastColumn="0" w:noHBand="0" w:noVBand="1"/>
      </w:tblPr>
      <w:tblGrid>
        <w:gridCol w:w="2122"/>
        <w:gridCol w:w="2268"/>
        <w:gridCol w:w="4444"/>
      </w:tblGrid>
      <w:tr w:rsidR="00246A09" w:rsidRPr="00014FD9" w14:paraId="5B3148C4" w14:textId="77777777" w:rsidTr="63D821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vAlign w:val="center"/>
            <w:hideMark/>
          </w:tcPr>
          <w:p w14:paraId="2371243B" w14:textId="77777777" w:rsidR="00246A09" w:rsidRPr="00014FD9" w:rsidRDefault="00246A09" w:rsidP="000A3020">
            <w:pPr>
              <w:jc w:val="center"/>
              <w:rPr>
                <w:rFonts w:ascii="Aptos" w:hAnsi="Aptos"/>
                <w:b w:val="0"/>
                <w:bCs w:val="0"/>
                <w:sz w:val="22"/>
                <w:szCs w:val="22"/>
              </w:rPr>
            </w:pPr>
            <w:r w:rsidRPr="00014FD9">
              <w:rPr>
                <w:rFonts w:ascii="Aptos" w:hAnsi="Aptos"/>
                <w:sz w:val="22"/>
                <w:szCs w:val="22"/>
              </w:rPr>
              <w:t>Metric</w:t>
            </w:r>
          </w:p>
        </w:tc>
        <w:tc>
          <w:tcPr>
            <w:tcW w:w="2268" w:type="dxa"/>
            <w:vAlign w:val="center"/>
            <w:hideMark/>
          </w:tcPr>
          <w:p w14:paraId="4687B8FC" w14:textId="77777777" w:rsidR="00246A09" w:rsidRPr="00014FD9" w:rsidRDefault="00246A09"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014FD9">
              <w:rPr>
                <w:rFonts w:ascii="Aptos" w:hAnsi="Aptos"/>
                <w:sz w:val="22"/>
                <w:szCs w:val="22"/>
              </w:rPr>
              <w:t>What It Captures</w:t>
            </w:r>
          </w:p>
        </w:tc>
        <w:tc>
          <w:tcPr>
            <w:tcW w:w="4444" w:type="dxa"/>
            <w:vAlign w:val="center"/>
            <w:hideMark/>
          </w:tcPr>
          <w:p w14:paraId="5FD0754F" w14:textId="56D99389" w:rsidR="00246A09" w:rsidRPr="00014FD9" w:rsidRDefault="00246A09"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014FD9">
              <w:rPr>
                <w:rFonts w:ascii="Aptos" w:hAnsi="Aptos"/>
                <w:sz w:val="22"/>
                <w:szCs w:val="22"/>
              </w:rPr>
              <w:t xml:space="preserve">How to Calculate from the IEG Lessons </w:t>
            </w:r>
            <w:r w:rsidR="00553743" w:rsidRPr="00014FD9">
              <w:rPr>
                <w:rFonts w:ascii="Aptos" w:hAnsi="Aptos"/>
                <w:sz w:val="22"/>
                <w:szCs w:val="22"/>
              </w:rPr>
              <w:t xml:space="preserve">or </w:t>
            </w:r>
            <w:r w:rsidRPr="00014FD9">
              <w:rPr>
                <w:rFonts w:ascii="Aptos" w:hAnsi="Aptos"/>
                <w:sz w:val="22"/>
                <w:szCs w:val="22"/>
              </w:rPr>
              <w:t>Project Records</w:t>
            </w:r>
          </w:p>
        </w:tc>
      </w:tr>
      <w:tr w:rsidR="00246A09" w:rsidRPr="00014FD9" w14:paraId="4B7112E6"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0CC164B8" w14:textId="77777777" w:rsidR="00246A09" w:rsidRPr="00014FD9" w:rsidRDefault="00246A09" w:rsidP="244FAC12">
            <w:pPr>
              <w:rPr>
                <w:rFonts w:ascii="Aptos" w:hAnsi="Aptos"/>
                <w:b w:val="0"/>
                <w:bCs w:val="0"/>
                <w:sz w:val="22"/>
                <w:szCs w:val="22"/>
              </w:rPr>
            </w:pPr>
            <w:r w:rsidRPr="00014FD9">
              <w:rPr>
                <w:rFonts w:ascii="Aptos" w:hAnsi="Aptos"/>
                <w:sz w:val="22"/>
                <w:szCs w:val="22"/>
              </w:rPr>
              <w:t>Innovation Density</w:t>
            </w:r>
          </w:p>
        </w:tc>
        <w:tc>
          <w:tcPr>
            <w:tcW w:w="0" w:type="dxa"/>
            <w:hideMark/>
          </w:tcPr>
          <w:p w14:paraId="72418E54" w14:textId="31D93332"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Overall prevalence of innovations</w:t>
            </w:r>
          </w:p>
        </w:tc>
        <w:tc>
          <w:tcPr>
            <w:tcW w:w="0" w:type="dxa"/>
            <w:hideMark/>
          </w:tcPr>
          <w:p w14:paraId="57FE2227" w14:textId="0BE2171E"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Number of projects whose lessons include at least one </w:t>
            </w:r>
            <w:r w:rsidR="00553743" w:rsidRPr="00014FD9">
              <w:rPr>
                <w:rFonts w:ascii="Aptos" w:hAnsi="Aptos"/>
                <w:sz w:val="22"/>
                <w:szCs w:val="22"/>
              </w:rPr>
              <w:t>type of innovation</w:t>
            </w:r>
            <w:r w:rsidR="045494E6" w:rsidRPr="00014FD9">
              <w:rPr>
                <w:rFonts w:ascii="Aptos" w:hAnsi="Aptos"/>
                <w:sz w:val="22"/>
                <w:szCs w:val="22"/>
              </w:rPr>
              <w:t xml:space="preserve"> (</w:t>
            </w:r>
            <w:r w:rsidR="00553743" w:rsidRPr="00014FD9">
              <w:rPr>
                <w:rFonts w:ascii="Aptos" w:hAnsi="Aptos"/>
                <w:sz w:val="22"/>
                <w:szCs w:val="22"/>
              </w:rPr>
              <w:t>based on the Oslo Manual classification</w:t>
            </w:r>
            <w:r w:rsidR="045494E6" w:rsidRPr="00014FD9">
              <w:rPr>
                <w:rFonts w:ascii="Aptos" w:hAnsi="Aptos"/>
                <w:sz w:val="22"/>
                <w:szCs w:val="22"/>
              </w:rPr>
              <w:t>)</w:t>
            </w:r>
            <w:r w:rsidR="00FA46BD" w:rsidRPr="00014FD9">
              <w:rPr>
                <w:rStyle w:val="FootnoteReference"/>
                <w:rFonts w:ascii="Aptos" w:hAnsi="Aptos"/>
                <w:sz w:val="22"/>
                <w:szCs w:val="22"/>
              </w:rPr>
              <w:footnoteReference w:id="29"/>
            </w:r>
            <w:r w:rsidR="00553743" w:rsidRPr="00014FD9">
              <w:rPr>
                <w:rFonts w:ascii="Aptos" w:hAnsi="Aptos"/>
                <w:sz w:val="22"/>
                <w:szCs w:val="22"/>
              </w:rPr>
              <w:t xml:space="preserve"> </w:t>
            </w:r>
            <w:r w:rsidR="00AE547C" w:rsidRPr="00014FD9">
              <w:rPr>
                <w:rFonts w:ascii="Aptos" w:hAnsi="Aptos"/>
              </w:rPr>
              <w:t xml:space="preserve"> ÷</w:t>
            </w:r>
            <w:r w:rsidR="5419289E" w:rsidRPr="00014FD9">
              <w:rPr>
                <w:rFonts w:ascii="Aptos" w:hAnsi="Aptos"/>
                <w:sz w:val="22"/>
                <w:szCs w:val="22"/>
              </w:rPr>
              <w:t xml:space="preserve"> by t</w:t>
            </w:r>
            <w:r w:rsidRPr="00014FD9">
              <w:rPr>
                <w:rFonts w:ascii="Aptos" w:hAnsi="Aptos"/>
                <w:sz w:val="22"/>
                <w:szCs w:val="22"/>
              </w:rPr>
              <w:t>otal projects in snapshot year</w:t>
            </w:r>
            <w:r w:rsidR="5419289E" w:rsidRPr="00014FD9">
              <w:rPr>
                <w:rFonts w:ascii="Aptos" w:hAnsi="Aptos"/>
                <w:sz w:val="22"/>
                <w:szCs w:val="22"/>
              </w:rPr>
              <w:t xml:space="preserve"> or </w:t>
            </w:r>
            <w:r w:rsidRPr="00014FD9">
              <w:rPr>
                <w:rFonts w:ascii="Aptos" w:hAnsi="Aptos"/>
                <w:sz w:val="22"/>
                <w:szCs w:val="22"/>
              </w:rPr>
              <w:t>period</w:t>
            </w:r>
          </w:p>
        </w:tc>
      </w:tr>
      <w:tr w:rsidR="00246A09" w:rsidRPr="00014FD9" w14:paraId="46815047"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4BEEEE80" w14:textId="77777777" w:rsidR="00246A09" w:rsidRPr="00014FD9" w:rsidRDefault="00246A09" w:rsidP="244FAC12">
            <w:pPr>
              <w:rPr>
                <w:rFonts w:ascii="Aptos" w:hAnsi="Aptos"/>
                <w:b w:val="0"/>
                <w:bCs w:val="0"/>
                <w:sz w:val="22"/>
                <w:szCs w:val="22"/>
              </w:rPr>
            </w:pPr>
            <w:r w:rsidRPr="00014FD9">
              <w:rPr>
                <w:rFonts w:ascii="Aptos" w:hAnsi="Aptos"/>
                <w:sz w:val="22"/>
                <w:szCs w:val="22"/>
              </w:rPr>
              <w:t>Novelty Mix Index</w:t>
            </w:r>
          </w:p>
        </w:tc>
        <w:tc>
          <w:tcPr>
            <w:tcW w:w="0" w:type="dxa"/>
            <w:hideMark/>
          </w:tcPr>
          <w:p w14:paraId="28408263" w14:textId="4ABBE36B"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Balance between incremental </w:t>
            </w:r>
            <w:r w:rsidR="00553743" w:rsidRPr="00014FD9">
              <w:rPr>
                <w:rFonts w:ascii="Aptos" w:hAnsi="Aptos"/>
                <w:sz w:val="22"/>
                <w:szCs w:val="22"/>
              </w:rPr>
              <w:t>vs</w:t>
            </w:r>
            <w:r w:rsidR="00D80301" w:rsidRPr="00014FD9">
              <w:rPr>
                <w:rFonts w:ascii="Aptos" w:hAnsi="Aptos"/>
                <w:sz w:val="22"/>
                <w:szCs w:val="22"/>
              </w:rPr>
              <w:t>.</w:t>
            </w:r>
            <w:r w:rsidRPr="00014FD9">
              <w:rPr>
                <w:rFonts w:ascii="Aptos" w:hAnsi="Aptos"/>
                <w:sz w:val="22"/>
                <w:szCs w:val="22"/>
              </w:rPr>
              <w:t xml:space="preserve"> radical innovations</w:t>
            </w:r>
          </w:p>
        </w:tc>
        <w:tc>
          <w:tcPr>
            <w:tcW w:w="0" w:type="dxa"/>
            <w:hideMark/>
          </w:tcPr>
          <w:p w14:paraId="4DD6DA4B" w14:textId="3B84376B" w:rsidR="00246A09" w:rsidRPr="00014FD9" w:rsidRDefault="1D895E3F"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Weighted score calculated by assigning values of 1 to ‘new to organization,’ 2 to ‘new to target beneficiaries,’ and 3 to ‘new to world’ innovations; scores are summed per project and averaged across the portfolio </w:t>
            </w:r>
          </w:p>
        </w:tc>
      </w:tr>
      <w:tr w:rsidR="00246A09" w:rsidRPr="00014FD9" w14:paraId="6E599714"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69F1963F" w14:textId="074892B8" w:rsidR="00246A09" w:rsidRPr="00014FD9" w:rsidRDefault="00246A09" w:rsidP="244FAC12">
            <w:pPr>
              <w:rPr>
                <w:rFonts w:ascii="Aptos" w:hAnsi="Aptos"/>
                <w:sz w:val="22"/>
                <w:szCs w:val="22"/>
              </w:rPr>
            </w:pPr>
            <w:r w:rsidRPr="00014FD9">
              <w:rPr>
                <w:rFonts w:ascii="Aptos" w:hAnsi="Aptos"/>
                <w:sz w:val="22"/>
                <w:szCs w:val="22"/>
              </w:rPr>
              <w:t xml:space="preserve">Conversion Ratio </w:t>
            </w:r>
          </w:p>
        </w:tc>
        <w:tc>
          <w:tcPr>
            <w:tcW w:w="0" w:type="dxa"/>
            <w:hideMark/>
          </w:tcPr>
          <w:p w14:paraId="741DE2A6" w14:textId="1436AA95"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Effectiveness of turning ideas into funded pilots</w:t>
            </w:r>
            <w:r w:rsidR="00553743" w:rsidRPr="00014FD9">
              <w:rPr>
                <w:rFonts w:ascii="Aptos" w:hAnsi="Aptos"/>
                <w:sz w:val="22"/>
                <w:szCs w:val="22"/>
              </w:rPr>
              <w:t xml:space="preserve">, drawn from </w:t>
            </w:r>
            <w:r w:rsidR="00553743" w:rsidRPr="00014FD9">
              <w:rPr>
                <w:rStyle w:val="Strong"/>
                <w:rFonts w:ascii="Aptos" w:eastAsiaTheme="majorEastAsia" w:hAnsi="Aptos"/>
                <w:b w:val="0"/>
                <w:bCs w:val="0"/>
                <w:sz w:val="22"/>
                <w:szCs w:val="22"/>
              </w:rPr>
              <w:t xml:space="preserve">Innovation Value Chain </w:t>
            </w:r>
            <w:r w:rsidR="00553743" w:rsidRPr="00014FD9">
              <w:rPr>
                <w:rFonts w:ascii="Aptos" w:hAnsi="Aptos"/>
                <w:sz w:val="22"/>
                <w:szCs w:val="22"/>
              </w:rPr>
              <w:t>framework (Hansen &amp; Birkinshaw 2007)</w:t>
            </w:r>
          </w:p>
        </w:tc>
        <w:tc>
          <w:tcPr>
            <w:tcW w:w="0" w:type="dxa"/>
            <w:hideMark/>
          </w:tcPr>
          <w:p w14:paraId="398CEC7F" w14:textId="2CB8FF1E" w:rsidR="00246A09" w:rsidRPr="00014FD9" w:rsidRDefault="1D895E3F"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Number of p</w:t>
            </w:r>
            <w:r w:rsidR="00246A09" w:rsidRPr="00014FD9">
              <w:rPr>
                <w:rFonts w:ascii="Aptos" w:hAnsi="Aptos"/>
                <w:sz w:val="22"/>
                <w:szCs w:val="22"/>
              </w:rPr>
              <w:t xml:space="preserve">ilots implemented </w:t>
            </w:r>
            <w:r w:rsidR="00AE547C" w:rsidRPr="00014FD9">
              <w:rPr>
                <w:rFonts w:ascii="Aptos" w:hAnsi="Aptos"/>
              </w:rPr>
              <w:t>÷</w:t>
            </w:r>
            <w:r w:rsidR="59360E0E" w:rsidRPr="00014FD9">
              <w:rPr>
                <w:rFonts w:ascii="Aptos" w:hAnsi="Aptos"/>
                <w:sz w:val="22"/>
                <w:szCs w:val="22"/>
              </w:rPr>
              <w:t xml:space="preserve"> by d</w:t>
            </w:r>
            <w:r w:rsidR="00246A09" w:rsidRPr="00014FD9">
              <w:rPr>
                <w:rFonts w:ascii="Aptos" w:hAnsi="Aptos"/>
                <w:sz w:val="22"/>
                <w:szCs w:val="22"/>
              </w:rPr>
              <w:t>istinct innovative ideas recorded in design</w:t>
            </w:r>
            <w:r w:rsidR="00553743" w:rsidRPr="00014FD9">
              <w:rPr>
                <w:rFonts w:ascii="Aptos" w:hAnsi="Aptos"/>
                <w:sz w:val="22"/>
                <w:szCs w:val="22"/>
              </w:rPr>
              <w:t xml:space="preserve"> or </w:t>
            </w:r>
            <w:r w:rsidR="00246A09" w:rsidRPr="00014FD9">
              <w:rPr>
                <w:rFonts w:ascii="Aptos" w:hAnsi="Aptos"/>
                <w:sz w:val="22"/>
                <w:szCs w:val="22"/>
              </w:rPr>
              <w:t>appraisal doc</w:t>
            </w:r>
            <w:r w:rsidR="00553743" w:rsidRPr="00014FD9">
              <w:rPr>
                <w:rFonts w:ascii="Aptos" w:hAnsi="Aptos"/>
                <w:sz w:val="22"/>
                <w:szCs w:val="22"/>
              </w:rPr>
              <w:t>ument</w:t>
            </w:r>
            <w:r w:rsidR="00246A09" w:rsidRPr="00014FD9">
              <w:rPr>
                <w:rFonts w:ascii="Aptos" w:hAnsi="Aptos"/>
                <w:sz w:val="22"/>
                <w:szCs w:val="22"/>
              </w:rPr>
              <w:t>s</w:t>
            </w:r>
          </w:p>
        </w:tc>
      </w:tr>
      <w:tr w:rsidR="00246A09" w:rsidRPr="00014FD9" w14:paraId="6D102B80"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7E05DD63" w14:textId="31832CCF" w:rsidR="00246A09" w:rsidRPr="00014FD9" w:rsidRDefault="00246A09" w:rsidP="244FAC12">
            <w:pPr>
              <w:rPr>
                <w:rFonts w:ascii="Aptos" w:hAnsi="Aptos"/>
                <w:sz w:val="22"/>
                <w:szCs w:val="22"/>
              </w:rPr>
            </w:pPr>
            <w:r w:rsidRPr="00014FD9">
              <w:rPr>
                <w:rFonts w:ascii="Aptos" w:hAnsi="Aptos"/>
                <w:sz w:val="22"/>
                <w:szCs w:val="22"/>
              </w:rPr>
              <w:t xml:space="preserve">Diffusion Ratio </w:t>
            </w:r>
          </w:p>
        </w:tc>
        <w:tc>
          <w:tcPr>
            <w:tcW w:w="0" w:type="dxa"/>
            <w:hideMark/>
          </w:tcPr>
          <w:p w14:paraId="420B1A5F" w14:textId="377D4D53"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Success in scaling pilots</w:t>
            </w:r>
            <w:r w:rsidR="00553743" w:rsidRPr="00014FD9">
              <w:rPr>
                <w:rFonts w:ascii="Aptos" w:hAnsi="Aptos"/>
                <w:sz w:val="22"/>
                <w:szCs w:val="22"/>
              </w:rPr>
              <w:t xml:space="preserve">, drawn from </w:t>
            </w:r>
            <w:r w:rsidR="00553743" w:rsidRPr="00014FD9">
              <w:rPr>
                <w:rStyle w:val="Strong"/>
                <w:rFonts w:ascii="Aptos" w:eastAsiaTheme="majorEastAsia" w:hAnsi="Aptos"/>
                <w:b w:val="0"/>
                <w:bCs w:val="0"/>
                <w:sz w:val="22"/>
                <w:szCs w:val="22"/>
              </w:rPr>
              <w:t>Innovation Value Chain</w:t>
            </w:r>
            <w:r w:rsidR="00553743" w:rsidRPr="00014FD9">
              <w:rPr>
                <w:rStyle w:val="Strong"/>
                <w:rFonts w:ascii="Aptos" w:eastAsiaTheme="majorEastAsia" w:hAnsi="Aptos"/>
                <w:sz w:val="22"/>
                <w:szCs w:val="22"/>
              </w:rPr>
              <w:t xml:space="preserve"> </w:t>
            </w:r>
            <w:r w:rsidR="00553743" w:rsidRPr="00014FD9">
              <w:rPr>
                <w:rFonts w:ascii="Aptos" w:hAnsi="Aptos"/>
                <w:sz w:val="22"/>
                <w:szCs w:val="22"/>
              </w:rPr>
              <w:t>framework (Hansen &amp; Birkinshaw 2007)</w:t>
            </w:r>
          </w:p>
        </w:tc>
        <w:tc>
          <w:tcPr>
            <w:tcW w:w="0" w:type="dxa"/>
            <w:hideMark/>
          </w:tcPr>
          <w:p w14:paraId="3EFF8EA5" w14:textId="446A8233" w:rsidR="00246A09" w:rsidRPr="00014FD9" w:rsidRDefault="1D895E3F"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Number of i</w:t>
            </w:r>
            <w:r w:rsidR="00246A09" w:rsidRPr="00014FD9">
              <w:rPr>
                <w:rFonts w:ascii="Aptos" w:hAnsi="Aptos"/>
                <w:sz w:val="22"/>
                <w:szCs w:val="22"/>
              </w:rPr>
              <w:t xml:space="preserve">nnovative pilots subsequently replicated or expanded </w:t>
            </w:r>
            <w:r w:rsidR="00AE547C" w:rsidRPr="00014FD9">
              <w:rPr>
                <w:rFonts w:ascii="Aptos" w:hAnsi="Aptos"/>
              </w:rPr>
              <w:t>÷</w:t>
            </w:r>
            <w:r w:rsidR="59360E0E" w:rsidRPr="00014FD9">
              <w:rPr>
                <w:rFonts w:ascii="Aptos" w:hAnsi="Aptos"/>
                <w:sz w:val="22"/>
                <w:szCs w:val="22"/>
              </w:rPr>
              <w:t xml:space="preserve"> by p</w:t>
            </w:r>
            <w:r w:rsidR="00246A09" w:rsidRPr="00014FD9">
              <w:rPr>
                <w:rFonts w:ascii="Aptos" w:hAnsi="Aptos"/>
                <w:sz w:val="22"/>
                <w:szCs w:val="22"/>
              </w:rPr>
              <w:t>ilots implemented</w:t>
            </w:r>
          </w:p>
        </w:tc>
      </w:tr>
      <w:tr w:rsidR="00246A09" w:rsidRPr="00014FD9" w14:paraId="0F0FA65C"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2061CC5B" w14:textId="77777777" w:rsidR="00246A09" w:rsidRPr="00014FD9" w:rsidRDefault="00246A09" w:rsidP="244FAC12">
            <w:pPr>
              <w:rPr>
                <w:rFonts w:ascii="Aptos" w:hAnsi="Aptos"/>
                <w:b w:val="0"/>
                <w:bCs w:val="0"/>
                <w:sz w:val="22"/>
                <w:szCs w:val="22"/>
              </w:rPr>
            </w:pPr>
            <w:r w:rsidRPr="00014FD9">
              <w:rPr>
                <w:rFonts w:ascii="Aptos" w:hAnsi="Aptos"/>
                <w:sz w:val="22"/>
                <w:szCs w:val="22"/>
              </w:rPr>
              <w:t>Cross-Unit Collaboration Rate</w:t>
            </w:r>
          </w:p>
        </w:tc>
        <w:tc>
          <w:tcPr>
            <w:tcW w:w="0" w:type="dxa"/>
            <w:hideMark/>
          </w:tcPr>
          <w:p w14:paraId="62E98677" w14:textId="77777777"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Extent of silo-breaking</w:t>
            </w:r>
          </w:p>
        </w:tc>
        <w:tc>
          <w:tcPr>
            <w:tcW w:w="0" w:type="dxa"/>
            <w:hideMark/>
          </w:tcPr>
          <w:p w14:paraId="33D8610B" w14:textId="7A88E1C7"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Projects with </w:t>
            </w:r>
            <w:r w:rsidR="00EF50A2" w:rsidRPr="00014FD9">
              <w:rPr>
                <w:rFonts w:ascii="Aptos" w:hAnsi="Aptos"/>
                <w:sz w:val="22"/>
                <w:szCs w:val="22"/>
              </w:rPr>
              <w:t>two</w:t>
            </w:r>
            <w:r w:rsidR="00A249B4" w:rsidRPr="00014FD9">
              <w:rPr>
                <w:rFonts w:ascii="Aptos" w:hAnsi="Aptos"/>
                <w:sz w:val="22"/>
                <w:szCs w:val="22"/>
              </w:rPr>
              <w:t xml:space="preserve"> or more</w:t>
            </w:r>
            <w:r w:rsidRPr="00014FD9">
              <w:rPr>
                <w:rFonts w:ascii="Aptos" w:hAnsi="Aptos"/>
                <w:sz w:val="22"/>
                <w:szCs w:val="22"/>
              </w:rPr>
              <w:t xml:space="preserve"> </w:t>
            </w:r>
            <w:r w:rsidR="00A249B4" w:rsidRPr="00014FD9">
              <w:rPr>
                <w:rFonts w:ascii="Aptos" w:hAnsi="Aptos"/>
                <w:sz w:val="22"/>
                <w:szCs w:val="22"/>
              </w:rPr>
              <w:t>Vice Presidential Units</w:t>
            </w:r>
            <w:r w:rsidR="00EF50A2" w:rsidRPr="00014FD9">
              <w:rPr>
                <w:rFonts w:ascii="Aptos" w:hAnsi="Aptos"/>
                <w:sz w:val="22"/>
                <w:szCs w:val="22"/>
              </w:rPr>
              <w:t xml:space="preserve"> </w:t>
            </w:r>
            <w:r w:rsidR="0D47DD59" w:rsidRPr="00014FD9">
              <w:rPr>
                <w:rFonts w:ascii="Aptos" w:hAnsi="Aptos"/>
                <w:sz w:val="22"/>
                <w:szCs w:val="22"/>
              </w:rPr>
              <w:t>or r</w:t>
            </w:r>
            <w:r w:rsidRPr="00014FD9">
              <w:rPr>
                <w:rFonts w:ascii="Aptos" w:hAnsi="Aptos"/>
                <w:sz w:val="22"/>
                <w:szCs w:val="22"/>
              </w:rPr>
              <w:t>egions listed as TTLs</w:t>
            </w:r>
            <w:r w:rsidR="0D47DD59" w:rsidRPr="00014FD9">
              <w:rPr>
                <w:rFonts w:ascii="Aptos" w:hAnsi="Aptos"/>
                <w:sz w:val="22"/>
                <w:szCs w:val="22"/>
              </w:rPr>
              <w:t xml:space="preserve"> or </w:t>
            </w:r>
            <w:r w:rsidRPr="00014FD9">
              <w:rPr>
                <w:rFonts w:ascii="Aptos" w:hAnsi="Aptos"/>
                <w:sz w:val="22"/>
                <w:szCs w:val="22"/>
              </w:rPr>
              <w:t xml:space="preserve">co-implementers </w:t>
            </w:r>
            <w:r w:rsidR="00AE547C" w:rsidRPr="00014FD9">
              <w:rPr>
                <w:rFonts w:ascii="Aptos" w:hAnsi="Aptos"/>
              </w:rPr>
              <w:t>÷</w:t>
            </w:r>
            <w:r w:rsidR="0D47DD59" w:rsidRPr="00014FD9">
              <w:rPr>
                <w:rFonts w:ascii="Aptos" w:hAnsi="Aptos"/>
                <w:sz w:val="22"/>
                <w:szCs w:val="22"/>
              </w:rPr>
              <w:t xml:space="preserve"> by total </w:t>
            </w:r>
            <w:r w:rsidRPr="00014FD9">
              <w:rPr>
                <w:rFonts w:ascii="Aptos" w:hAnsi="Aptos"/>
                <w:sz w:val="22"/>
                <w:szCs w:val="22"/>
              </w:rPr>
              <w:t>innovative projects</w:t>
            </w:r>
          </w:p>
        </w:tc>
      </w:tr>
      <w:tr w:rsidR="00246A09" w:rsidRPr="00014FD9" w14:paraId="126B30B7"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666DD636" w14:textId="77777777" w:rsidR="00246A09" w:rsidRPr="00014FD9" w:rsidRDefault="00246A09" w:rsidP="244FAC12">
            <w:pPr>
              <w:rPr>
                <w:rFonts w:ascii="Aptos" w:hAnsi="Aptos"/>
                <w:b w:val="0"/>
                <w:bCs w:val="0"/>
                <w:sz w:val="22"/>
                <w:szCs w:val="22"/>
              </w:rPr>
            </w:pPr>
            <w:r w:rsidRPr="00014FD9">
              <w:rPr>
                <w:rFonts w:ascii="Aptos" w:hAnsi="Aptos"/>
                <w:sz w:val="22"/>
                <w:szCs w:val="22"/>
              </w:rPr>
              <w:t>Evidence Rigor Distribution</w:t>
            </w:r>
          </w:p>
        </w:tc>
        <w:tc>
          <w:tcPr>
            <w:tcW w:w="0" w:type="dxa"/>
            <w:hideMark/>
          </w:tcPr>
          <w:p w14:paraId="1EBFB7B3" w14:textId="77777777"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Quality of proof behind innovations</w:t>
            </w:r>
          </w:p>
        </w:tc>
        <w:tc>
          <w:tcPr>
            <w:tcW w:w="0" w:type="dxa"/>
            <w:hideMark/>
          </w:tcPr>
          <w:p w14:paraId="3BF71EF3" w14:textId="7E10E025" w:rsidR="00246A09" w:rsidRPr="00014FD9" w:rsidRDefault="00AE547C"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w:t>
            </w:r>
            <w:r w:rsidR="008F54CC" w:rsidRPr="00014FD9">
              <w:rPr>
                <w:rFonts w:ascii="Aptos" w:hAnsi="Aptos"/>
                <w:sz w:val="22"/>
                <w:szCs w:val="22"/>
              </w:rPr>
              <w:t xml:space="preserve"> </w:t>
            </w:r>
            <w:r w:rsidR="00246A09" w:rsidRPr="00014FD9">
              <w:rPr>
                <w:rFonts w:ascii="Aptos" w:hAnsi="Aptos"/>
                <w:sz w:val="22"/>
                <w:szCs w:val="22"/>
              </w:rPr>
              <w:t xml:space="preserve">of innovative projects at </w:t>
            </w:r>
            <w:r w:rsidR="0F812F4F" w:rsidRPr="00014FD9">
              <w:rPr>
                <w:rFonts w:ascii="Aptos" w:hAnsi="Aptos"/>
                <w:sz w:val="22"/>
                <w:szCs w:val="22"/>
              </w:rPr>
              <w:t xml:space="preserve">each </w:t>
            </w:r>
            <w:r w:rsidR="00246A09" w:rsidRPr="00014FD9">
              <w:rPr>
                <w:rFonts w:ascii="Aptos" w:hAnsi="Aptos"/>
                <w:sz w:val="22"/>
                <w:szCs w:val="22"/>
              </w:rPr>
              <w:t xml:space="preserve">Nesta </w:t>
            </w:r>
            <w:r w:rsidR="0F812F4F" w:rsidRPr="00014FD9">
              <w:rPr>
                <w:rFonts w:ascii="Aptos" w:hAnsi="Aptos"/>
                <w:sz w:val="22"/>
                <w:szCs w:val="22"/>
              </w:rPr>
              <w:t xml:space="preserve">Innovation </w:t>
            </w:r>
            <w:r w:rsidR="00246A09" w:rsidRPr="00014FD9">
              <w:rPr>
                <w:rFonts w:ascii="Aptos" w:hAnsi="Aptos"/>
                <w:sz w:val="22"/>
                <w:szCs w:val="22"/>
              </w:rPr>
              <w:t>Level</w:t>
            </w:r>
            <w:r w:rsidR="0F812F4F" w:rsidRPr="00014FD9">
              <w:rPr>
                <w:rFonts w:ascii="Aptos" w:hAnsi="Aptos"/>
                <w:sz w:val="22"/>
                <w:szCs w:val="22"/>
              </w:rPr>
              <w:t xml:space="preserve"> (</w:t>
            </w:r>
            <w:r w:rsidR="00246A09" w:rsidRPr="00014FD9">
              <w:rPr>
                <w:rFonts w:ascii="Aptos" w:hAnsi="Aptos"/>
                <w:sz w:val="22"/>
                <w:szCs w:val="22"/>
              </w:rPr>
              <w:t>1</w:t>
            </w:r>
            <w:r w:rsidR="0F812F4F" w:rsidRPr="00014FD9">
              <w:rPr>
                <w:rFonts w:ascii="Aptos" w:hAnsi="Aptos"/>
                <w:sz w:val="22"/>
                <w:szCs w:val="22"/>
              </w:rPr>
              <w:t>–</w:t>
            </w:r>
            <w:r w:rsidR="00246A09" w:rsidRPr="00014FD9">
              <w:rPr>
                <w:rFonts w:ascii="Aptos" w:hAnsi="Aptos"/>
                <w:sz w:val="22"/>
                <w:szCs w:val="22"/>
              </w:rPr>
              <w:t>5</w:t>
            </w:r>
            <w:r w:rsidR="0F812F4F" w:rsidRPr="00014FD9">
              <w:rPr>
                <w:rFonts w:ascii="Aptos" w:hAnsi="Aptos"/>
                <w:sz w:val="22"/>
                <w:szCs w:val="22"/>
              </w:rPr>
              <w:t>)</w:t>
            </w:r>
            <w:r w:rsidR="00C21D1D" w:rsidRPr="00014FD9">
              <w:rPr>
                <w:rStyle w:val="FootnoteReference"/>
                <w:rFonts w:ascii="Aptos" w:hAnsi="Aptos"/>
                <w:sz w:val="22"/>
                <w:szCs w:val="22"/>
              </w:rPr>
              <w:footnoteReference w:id="30"/>
            </w:r>
          </w:p>
        </w:tc>
      </w:tr>
      <w:tr w:rsidR="00246A09" w:rsidRPr="00014FD9" w14:paraId="31CDCBAA"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35388731" w14:textId="77777777" w:rsidR="00246A09" w:rsidRPr="00014FD9" w:rsidRDefault="00246A09" w:rsidP="244FAC12">
            <w:pPr>
              <w:rPr>
                <w:rFonts w:ascii="Aptos" w:hAnsi="Aptos"/>
                <w:b w:val="0"/>
                <w:bCs w:val="0"/>
                <w:sz w:val="22"/>
                <w:szCs w:val="22"/>
              </w:rPr>
            </w:pPr>
            <w:r w:rsidRPr="00014FD9">
              <w:rPr>
                <w:rFonts w:ascii="Aptos" w:hAnsi="Aptos"/>
                <w:sz w:val="22"/>
                <w:szCs w:val="22"/>
              </w:rPr>
              <w:t>Risk-Adjusted Success Rate</w:t>
            </w:r>
          </w:p>
        </w:tc>
        <w:tc>
          <w:tcPr>
            <w:tcW w:w="0" w:type="dxa"/>
            <w:hideMark/>
          </w:tcPr>
          <w:p w14:paraId="54A72ACE" w14:textId="77777777"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Willingness to attempt and tolerance of failure</w:t>
            </w:r>
          </w:p>
        </w:tc>
        <w:tc>
          <w:tcPr>
            <w:tcW w:w="0" w:type="dxa"/>
            <w:hideMark/>
          </w:tcPr>
          <w:p w14:paraId="2C221008" w14:textId="23D3B769"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(Innovative pilots rated Satisfactory or </w:t>
            </w:r>
            <w:r w:rsidR="0D47DD59" w:rsidRPr="00014FD9">
              <w:rPr>
                <w:rFonts w:ascii="Aptos" w:hAnsi="Aptos"/>
                <w:sz w:val="22"/>
                <w:szCs w:val="22"/>
              </w:rPr>
              <w:t xml:space="preserve">higher minus those rated </w:t>
            </w:r>
            <w:r w:rsidRPr="00014FD9">
              <w:rPr>
                <w:rFonts w:ascii="Aptos" w:hAnsi="Aptos"/>
                <w:sz w:val="22"/>
                <w:szCs w:val="22"/>
              </w:rPr>
              <w:t xml:space="preserve">Unsatisfactory) </w:t>
            </w:r>
            <w:r w:rsidR="00AE547C" w:rsidRPr="00014FD9">
              <w:rPr>
                <w:rFonts w:ascii="Aptos" w:hAnsi="Aptos"/>
              </w:rPr>
              <w:t>÷</w:t>
            </w:r>
            <w:r w:rsidR="0D47DD59" w:rsidRPr="00014FD9">
              <w:rPr>
                <w:rFonts w:ascii="Aptos" w:hAnsi="Aptos"/>
                <w:sz w:val="22"/>
                <w:szCs w:val="22"/>
              </w:rPr>
              <w:t xml:space="preserve"> by total </w:t>
            </w:r>
            <w:r w:rsidRPr="00014FD9">
              <w:rPr>
                <w:rFonts w:ascii="Aptos" w:hAnsi="Aptos"/>
                <w:sz w:val="22"/>
                <w:szCs w:val="22"/>
              </w:rPr>
              <w:t>innovative pilots</w:t>
            </w:r>
            <w:r w:rsidR="1D895E3F" w:rsidRPr="00014FD9">
              <w:rPr>
                <w:rFonts w:ascii="Aptos" w:hAnsi="Aptos"/>
                <w:sz w:val="22"/>
                <w:szCs w:val="22"/>
              </w:rPr>
              <w:t>;</w:t>
            </w:r>
            <w:r w:rsidRPr="00014FD9">
              <w:rPr>
                <w:rFonts w:ascii="Aptos" w:hAnsi="Aptos"/>
                <w:sz w:val="22"/>
                <w:szCs w:val="22"/>
              </w:rPr>
              <w:t xml:space="preserve"> report the share of failed pilots </w:t>
            </w:r>
            <w:r w:rsidR="0D47DD59" w:rsidRPr="00014FD9">
              <w:rPr>
                <w:rFonts w:ascii="Aptos" w:hAnsi="Aptos"/>
                <w:sz w:val="22"/>
                <w:szCs w:val="22"/>
              </w:rPr>
              <w:t>to understand the level of risk involved</w:t>
            </w:r>
          </w:p>
        </w:tc>
      </w:tr>
      <w:tr w:rsidR="00246A09" w:rsidRPr="00014FD9" w14:paraId="15568F81" w14:textId="77777777" w:rsidTr="00B94645">
        <w:trPr>
          <w:trHeight w:val="300"/>
          <w:jc w:val="center"/>
        </w:trPr>
        <w:tc>
          <w:tcPr>
            <w:cnfStyle w:val="001000000000" w:firstRow="0" w:lastRow="0" w:firstColumn="1" w:lastColumn="0" w:oddVBand="0" w:evenVBand="0" w:oddHBand="0" w:evenHBand="0" w:firstRowFirstColumn="0" w:firstRowLastColumn="0" w:lastRowFirstColumn="0" w:lastRowLastColumn="0"/>
            <w:tcW w:w="0" w:type="dxa"/>
            <w:hideMark/>
          </w:tcPr>
          <w:p w14:paraId="3F0AFA8C" w14:textId="2AE172E9" w:rsidR="00246A09" w:rsidRPr="00014FD9" w:rsidRDefault="00246A09" w:rsidP="244FAC12">
            <w:pPr>
              <w:rPr>
                <w:rFonts w:ascii="Aptos" w:hAnsi="Aptos"/>
                <w:sz w:val="22"/>
                <w:szCs w:val="22"/>
              </w:rPr>
            </w:pPr>
            <w:r w:rsidRPr="00014FD9">
              <w:rPr>
                <w:rFonts w:ascii="Aptos" w:hAnsi="Aptos"/>
                <w:sz w:val="22"/>
                <w:szCs w:val="22"/>
              </w:rPr>
              <w:t xml:space="preserve">Time-to-Majority Adoption </w:t>
            </w:r>
          </w:p>
        </w:tc>
        <w:tc>
          <w:tcPr>
            <w:tcW w:w="0" w:type="dxa"/>
            <w:hideMark/>
          </w:tcPr>
          <w:p w14:paraId="233A92C5" w14:textId="189C9A69"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Speed of uptake among target stakeholders</w:t>
            </w:r>
            <w:r w:rsidR="00553743" w:rsidRPr="00014FD9">
              <w:rPr>
                <w:rFonts w:ascii="Aptos" w:hAnsi="Aptos"/>
                <w:sz w:val="22"/>
                <w:szCs w:val="22"/>
              </w:rPr>
              <w:t>, drawn from diffusion of innovations theory (Rogers 2003)</w:t>
            </w:r>
          </w:p>
        </w:tc>
        <w:tc>
          <w:tcPr>
            <w:tcW w:w="0" w:type="dxa"/>
            <w:hideMark/>
          </w:tcPr>
          <w:p w14:paraId="191D551A" w14:textId="1B412A23" w:rsidR="00246A09" w:rsidRPr="00014FD9" w:rsidRDefault="00246A09" w:rsidP="244FAC12">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Median months from pilot launch to &gt;50% adoption within </w:t>
            </w:r>
            <w:r w:rsidR="59360E0E" w:rsidRPr="00014FD9">
              <w:rPr>
                <w:rFonts w:ascii="Aptos" w:hAnsi="Aptos"/>
                <w:sz w:val="22"/>
                <w:szCs w:val="22"/>
              </w:rPr>
              <w:t xml:space="preserve">the </w:t>
            </w:r>
            <w:r w:rsidRPr="00014FD9">
              <w:rPr>
                <w:rFonts w:ascii="Aptos" w:hAnsi="Aptos"/>
                <w:sz w:val="22"/>
                <w:szCs w:val="22"/>
              </w:rPr>
              <w:t>beneficiary group, averaged over all projects with reliable adoption time-series</w:t>
            </w:r>
          </w:p>
        </w:tc>
      </w:tr>
    </w:tbl>
    <w:p w14:paraId="2C58C49E" w14:textId="30E3F352" w:rsidR="00C7016E" w:rsidRPr="00014FD9" w:rsidRDefault="00103302">
      <w:pPr>
        <w:spacing w:after="160" w:line="278" w:lineRule="auto"/>
        <w:rPr>
          <w:rFonts w:ascii="Aptos" w:hAnsi="Aptos"/>
        </w:rPr>
      </w:pPr>
      <w:r w:rsidRPr="00014FD9">
        <w:rPr>
          <w:rFonts w:ascii="Aptos" w:hAnsi="Aptos"/>
        </w:rPr>
        <w:br w:type="page"/>
      </w:r>
    </w:p>
    <w:p w14:paraId="02C076D2" w14:textId="3C254DCA" w:rsidR="00103302" w:rsidRPr="00014FD9" w:rsidRDefault="00C7016E" w:rsidP="00B94645">
      <w:pPr>
        <w:pStyle w:val="Heading1"/>
        <w:numPr>
          <w:ilvl w:val="0"/>
          <w:numId w:val="86"/>
        </w:numPr>
        <w:rPr>
          <w:rFonts w:ascii="Aptos" w:hAnsi="Aptos"/>
        </w:rPr>
      </w:pPr>
      <w:bookmarkStart w:id="111" w:name="_Toc212189903"/>
      <w:bookmarkStart w:id="112" w:name="_Toc215657601"/>
      <w:bookmarkStart w:id="113" w:name="_Toc222450701"/>
      <w:r w:rsidRPr="00014FD9">
        <w:rPr>
          <w:rFonts w:ascii="Aptos" w:hAnsi="Aptos"/>
        </w:rPr>
        <w:lastRenderedPageBreak/>
        <w:t>Conclusion</w:t>
      </w:r>
      <w:bookmarkEnd w:id="111"/>
      <w:bookmarkEnd w:id="112"/>
      <w:bookmarkEnd w:id="113"/>
    </w:p>
    <w:p w14:paraId="7D92F240" w14:textId="29CD5D0A" w:rsidR="005F61B0" w:rsidRPr="00014FD9" w:rsidRDefault="00B72940" w:rsidP="00B94645">
      <w:pPr>
        <w:jc w:val="both"/>
        <w:rPr>
          <w:rStyle w:val="normaltextrun"/>
          <w:rFonts w:ascii="Aptos" w:eastAsiaTheme="majorEastAsia" w:hAnsi="Aptos" w:cs="Times New Roman (Headings CS)"/>
          <w:b/>
          <w:color w:val="000000"/>
          <w:sz w:val="22"/>
          <w:szCs w:val="22"/>
          <w:bdr w:val="none" w:sz="0" w:space="0" w:color="auto" w:frame="1"/>
        </w:rPr>
      </w:pPr>
      <w:r w:rsidRPr="00014FD9">
        <w:rPr>
          <w:rStyle w:val="normaltextrun"/>
          <w:rFonts w:ascii="Aptos" w:eastAsiaTheme="majorEastAsia" w:hAnsi="Aptos"/>
          <w:b/>
          <w:bCs/>
          <w:color w:val="000000"/>
          <w:sz w:val="22"/>
          <w:szCs w:val="22"/>
          <w:bdr w:val="none" w:sz="0" w:space="0" w:color="auto" w:frame="1"/>
        </w:rPr>
        <w:t>This study demonstrated the value of combining GenAI, advanced data analytics, and human expertise to extract actionable insights from large-scale evaluation data.</w:t>
      </w:r>
      <w:r w:rsidRPr="00014FD9">
        <w:rPr>
          <w:rStyle w:val="normaltextrun"/>
          <w:rFonts w:ascii="Aptos" w:eastAsiaTheme="majorEastAsia" w:hAnsi="Aptos"/>
          <w:color w:val="000000"/>
          <w:sz w:val="22"/>
          <w:szCs w:val="22"/>
          <w:bdr w:val="none" w:sz="0" w:space="0" w:color="auto" w:frame="1"/>
        </w:rPr>
        <w:t xml:space="preserve"> By integrating computational text mining with expert validation, the analysis established a replicable framework for measuring “innovation intensity” and tracing how innovations evolve, diffuse, and influence outcomes over time. This approach not only enhances the WBG’s capacity to learn from its own portfolio but also provides a model for evidence-based innovation management in development institutions. </w:t>
      </w:r>
    </w:p>
    <w:p w14:paraId="0B205EA3" w14:textId="77777777" w:rsidR="00B72940" w:rsidRPr="00014FD9" w:rsidRDefault="00B72940" w:rsidP="00B94645">
      <w:pPr>
        <w:jc w:val="both"/>
        <w:rPr>
          <w:rFonts w:ascii="Aptos" w:eastAsiaTheme="majorEastAsia" w:hAnsi="Aptos"/>
          <w:color w:val="000000"/>
          <w:sz w:val="22"/>
          <w:szCs w:val="22"/>
          <w:bdr w:val="none" w:sz="0" w:space="0" w:color="auto" w:frame="1"/>
        </w:rPr>
      </w:pPr>
    </w:p>
    <w:p w14:paraId="06B1DE7D" w14:textId="77777777" w:rsidR="00F83C72" w:rsidRPr="00014FD9" w:rsidRDefault="00F83C72" w:rsidP="00B94645">
      <w:pPr>
        <w:jc w:val="both"/>
        <w:rPr>
          <w:rFonts w:ascii="Aptos" w:eastAsiaTheme="majorEastAsia" w:hAnsi="Aptos"/>
          <w:color w:val="000000"/>
          <w:sz w:val="22"/>
          <w:szCs w:val="22"/>
          <w:bdr w:val="none" w:sz="0" w:space="0" w:color="auto" w:frame="1"/>
        </w:rPr>
      </w:pPr>
      <w:r w:rsidRPr="00014FD9">
        <w:rPr>
          <w:rFonts w:ascii="Aptos" w:eastAsiaTheme="majorEastAsia" w:hAnsi="Aptos"/>
          <w:b/>
          <w:bCs/>
          <w:color w:val="000000"/>
          <w:sz w:val="22"/>
          <w:szCs w:val="22"/>
          <w:bdr w:val="none" w:sz="0" w:space="0" w:color="auto" w:frame="1"/>
        </w:rPr>
        <w:t>The portfolio evidence affirms that innovation contributes positively to development outcomes when it is context-aware, disciplined, and adaptive.</w:t>
      </w:r>
      <w:r w:rsidRPr="00014FD9">
        <w:rPr>
          <w:rFonts w:ascii="Aptos" w:eastAsiaTheme="majorEastAsia" w:hAnsi="Aptos"/>
          <w:color w:val="000000"/>
          <w:sz w:val="22"/>
          <w:szCs w:val="22"/>
          <w:bdr w:val="none" w:sz="0" w:space="0" w:color="auto" w:frame="1"/>
        </w:rPr>
        <w:t xml:space="preserve"> High-performing innovations share several traits: they start small through structured pilots, incorporate real-time feedback, and scale only after local capacity and institutional fit are secured. Operational and institutional innovations—such as e-procurement, programmatic approaches, and results-based financing—proved most resilient, while technological innovations achieved lasting results when paired with strong delivery systems and user ownership. Collaborative and participatory models further increased uptake and sustainability, particularly in fragile and low-capacity settings where community engagement substituted for weak institutions.</w:t>
      </w:r>
    </w:p>
    <w:p w14:paraId="4844F58C" w14:textId="77777777" w:rsidR="005F61B0" w:rsidRPr="00014FD9" w:rsidRDefault="005F61B0" w:rsidP="00B94645">
      <w:pPr>
        <w:jc w:val="both"/>
        <w:rPr>
          <w:rFonts w:ascii="Aptos" w:eastAsiaTheme="majorEastAsia" w:hAnsi="Aptos"/>
          <w:color w:val="000000"/>
          <w:sz w:val="22"/>
          <w:szCs w:val="22"/>
          <w:bdr w:val="none" w:sz="0" w:space="0" w:color="auto" w:frame="1"/>
        </w:rPr>
      </w:pPr>
    </w:p>
    <w:p w14:paraId="70B11136" w14:textId="77777777" w:rsidR="00F83C72" w:rsidRPr="00014FD9" w:rsidRDefault="00F83C72" w:rsidP="00B94645">
      <w:pPr>
        <w:jc w:val="both"/>
        <w:rPr>
          <w:rFonts w:ascii="Aptos" w:eastAsiaTheme="majorEastAsia" w:hAnsi="Aptos"/>
          <w:color w:val="000000"/>
          <w:sz w:val="22"/>
          <w:szCs w:val="22"/>
          <w:bdr w:val="none" w:sz="0" w:space="0" w:color="auto" w:frame="1"/>
        </w:rPr>
      </w:pPr>
      <w:r w:rsidRPr="00014FD9">
        <w:rPr>
          <w:rFonts w:ascii="Aptos" w:eastAsiaTheme="majorEastAsia" w:hAnsi="Aptos"/>
          <w:b/>
          <w:bCs/>
          <w:color w:val="000000"/>
          <w:sz w:val="22"/>
          <w:szCs w:val="22"/>
          <w:bdr w:val="none" w:sz="0" w:space="0" w:color="auto" w:frame="1"/>
        </w:rPr>
        <w:t xml:space="preserve">The data also highlight key enablers: visionary leadership, empowered and stable teams, flexible procedures, and knowledge systems that support cross-sector learning. </w:t>
      </w:r>
      <w:r w:rsidRPr="00014FD9">
        <w:rPr>
          <w:rFonts w:ascii="Aptos" w:eastAsiaTheme="majorEastAsia" w:hAnsi="Aptos"/>
          <w:color w:val="000000"/>
          <w:sz w:val="22"/>
          <w:szCs w:val="22"/>
          <w:bdr w:val="none" w:sz="0" w:space="0" w:color="auto" w:frame="1"/>
        </w:rPr>
        <w:t>Where these were present, innovation flourished; where bureaucratic rigidity, risk aversion, or fragmented knowledge flows persisted, promising ideas stalled. Donor partnerships and trust funds were most effective when used as bridges to local ownership rather than stand-alone experiments, and IFC collaboration amplified technological and financial innovation through private-sector leverage.</w:t>
      </w:r>
    </w:p>
    <w:p w14:paraId="11B3BFE5" w14:textId="77777777" w:rsidR="005F61B0" w:rsidRPr="00014FD9" w:rsidRDefault="005F61B0" w:rsidP="00B94645">
      <w:pPr>
        <w:jc w:val="both"/>
        <w:rPr>
          <w:rFonts w:ascii="Aptos" w:eastAsiaTheme="majorEastAsia" w:hAnsi="Aptos"/>
          <w:color w:val="000000"/>
          <w:sz w:val="22"/>
          <w:szCs w:val="22"/>
          <w:bdr w:val="none" w:sz="0" w:space="0" w:color="auto" w:frame="1"/>
        </w:rPr>
      </w:pPr>
    </w:p>
    <w:p w14:paraId="53EE4079" w14:textId="4677064C" w:rsidR="00F83C72" w:rsidRPr="00014FD9" w:rsidRDefault="00F83C72" w:rsidP="00B94645">
      <w:pPr>
        <w:jc w:val="both"/>
        <w:rPr>
          <w:rFonts w:ascii="Aptos" w:eastAsiaTheme="majorEastAsia" w:hAnsi="Aptos"/>
          <w:color w:val="000000"/>
          <w:sz w:val="22"/>
          <w:szCs w:val="22"/>
          <w:bdr w:val="none" w:sz="0" w:space="0" w:color="auto" w:frame="1"/>
        </w:rPr>
      </w:pPr>
      <w:r w:rsidRPr="00014FD9">
        <w:rPr>
          <w:rFonts w:ascii="Aptos" w:eastAsiaTheme="majorEastAsia" w:hAnsi="Aptos"/>
          <w:b/>
          <w:bCs/>
          <w:color w:val="000000"/>
          <w:sz w:val="22"/>
          <w:szCs w:val="22"/>
          <w:bdr w:val="none" w:sz="0" w:space="0" w:color="auto" w:frame="1"/>
        </w:rPr>
        <w:t>The challenge ahead is to sustain that progress</w:t>
      </w:r>
      <w:r w:rsidR="00586882" w:rsidRPr="00014FD9">
        <w:rPr>
          <w:rFonts w:ascii="Aptos" w:eastAsiaTheme="majorEastAsia" w:hAnsi="Aptos"/>
          <w:b/>
          <w:bCs/>
          <w:color w:val="000000"/>
          <w:sz w:val="22"/>
          <w:szCs w:val="22"/>
          <w:bdr w:val="none" w:sz="0" w:space="0" w:color="auto" w:frame="1"/>
        </w:rPr>
        <w:t xml:space="preserve"> of </w:t>
      </w:r>
      <w:r w:rsidRPr="00014FD9">
        <w:rPr>
          <w:rFonts w:ascii="Aptos" w:eastAsiaTheme="majorEastAsia" w:hAnsi="Aptos"/>
          <w:b/>
          <w:bCs/>
          <w:color w:val="000000"/>
          <w:sz w:val="22"/>
          <w:szCs w:val="22"/>
          <w:bdr w:val="none" w:sz="0" w:space="0" w:color="auto" w:frame="1"/>
        </w:rPr>
        <w:t>embedding innovation as a continuous institutional function rather than an episodic initiative.</w:t>
      </w:r>
      <w:r w:rsidRPr="00014FD9">
        <w:rPr>
          <w:rFonts w:ascii="Aptos" w:eastAsiaTheme="majorEastAsia" w:hAnsi="Aptos"/>
          <w:color w:val="000000"/>
          <w:sz w:val="22"/>
          <w:szCs w:val="22"/>
          <w:bdr w:val="none" w:sz="0" w:space="0" w:color="auto" w:frame="1"/>
        </w:rPr>
        <w:t xml:space="preserve"> This will require maintaining rigorous learning loops, protecting space for experimentation, and ensuring that “innovation” remains tied to measurable improvements in outcomes. In doing so, the WBG can continue to transform its accumulated project experience into a living system of adaptive solutions—demonstrating not only that innovation works, but why and under what conditions it delivers lasting development impact.</w:t>
      </w:r>
    </w:p>
    <w:p w14:paraId="4755F4D3" w14:textId="77777777" w:rsidR="00F83C72" w:rsidRPr="00014FD9" w:rsidDel="00C01862" w:rsidRDefault="00F83C72" w:rsidP="00B94645">
      <w:pPr>
        <w:jc w:val="both"/>
        <w:rPr>
          <w:rStyle w:val="normaltextrun"/>
          <w:rFonts w:ascii="Aptos" w:eastAsiaTheme="majorEastAsia" w:hAnsi="Aptos"/>
          <w:color w:val="000000"/>
          <w:sz w:val="22"/>
          <w:szCs w:val="22"/>
          <w:bdr w:val="none" w:sz="0" w:space="0" w:color="auto" w:frame="1"/>
        </w:rPr>
      </w:pPr>
    </w:p>
    <w:p w14:paraId="2C7C8D71" w14:textId="5A132691" w:rsidR="00C7016E" w:rsidRPr="00014FD9" w:rsidRDefault="1CC29C2D" w:rsidP="00B94645">
      <w:pPr>
        <w:jc w:val="both"/>
        <w:rPr>
          <w:rFonts w:ascii="Aptos" w:eastAsiaTheme="majorEastAsia" w:hAnsi="Aptos" w:cs="Times New Roman (Headings CS)"/>
          <w:b/>
          <w:bCs/>
          <w:color w:val="0F4761" w:themeColor="accent1" w:themeShade="BF"/>
          <w:sz w:val="36"/>
          <w:szCs w:val="36"/>
          <w:highlight w:val="yellow"/>
        </w:rPr>
      </w:pPr>
      <w:r w:rsidRPr="00014FD9">
        <w:rPr>
          <w:rFonts w:ascii="Aptos" w:hAnsi="Aptos"/>
          <w:b/>
          <w:bCs/>
          <w:sz w:val="22"/>
          <w:szCs w:val="22"/>
        </w:rPr>
        <w:t>The findings of this paper suggest that, for the World Bank Group, creating a portfolio of adaptive and well-managed innovations supported by strong leadership and a culture that fosters experimentation is essential for achieving sustained development impact.</w:t>
      </w:r>
      <w:r w:rsidRPr="00014FD9">
        <w:rPr>
          <w:rFonts w:ascii="Aptos" w:hAnsi="Aptos"/>
          <w:sz w:val="22"/>
          <w:szCs w:val="22"/>
        </w:rPr>
        <w:t xml:space="preserve"> Programs that invest in team skills, knowledge sharing, and flexible operational processes can help mainstream innovation and improve project performance across diverse contexts. More broadly, the evidence points to important implications for development practice beyond the WBG: enabling innovation at scale requires institutional commitment to learning, robust monitoring and evaluation, and mechanisms that support local ownership and iterative adaptation. By prioritizing these enabling conditions, development organizations and governments can accelerate the diffusion and sustainability of innovative solutions, ultimately driving more effective and resilient outcomes for communities worldwide.</w:t>
      </w:r>
      <w:r w:rsidR="00C7016E" w:rsidRPr="00014FD9">
        <w:rPr>
          <w:rFonts w:ascii="Aptos" w:hAnsi="Aptos"/>
          <w:highlight w:val="yellow"/>
        </w:rPr>
        <w:br w:type="page"/>
      </w:r>
    </w:p>
    <w:p w14:paraId="216DAFAB" w14:textId="3EFA8992" w:rsidR="00103302" w:rsidRPr="00014FD9" w:rsidRDefault="00103302" w:rsidP="244FAC12">
      <w:pPr>
        <w:pStyle w:val="Heading1"/>
        <w:rPr>
          <w:rFonts w:ascii="Aptos" w:hAnsi="Aptos"/>
        </w:rPr>
      </w:pPr>
      <w:bookmarkStart w:id="114" w:name="_Toc212189904"/>
      <w:bookmarkStart w:id="115" w:name="_Toc215657602"/>
      <w:bookmarkStart w:id="116" w:name="_Toc222450702"/>
      <w:r w:rsidRPr="00014FD9">
        <w:rPr>
          <w:rFonts w:ascii="Aptos" w:hAnsi="Aptos"/>
        </w:rPr>
        <w:lastRenderedPageBreak/>
        <w:t>Bibliography</w:t>
      </w:r>
      <w:bookmarkEnd w:id="114"/>
      <w:bookmarkEnd w:id="115"/>
      <w:bookmarkEnd w:id="116"/>
    </w:p>
    <w:p w14:paraId="65FD35F2" w14:textId="77777777" w:rsidR="006A28E5" w:rsidRPr="00014FD9" w:rsidRDefault="006A28E5" w:rsidP="006A28E5">
      <w:pPr>
        <w:rPr>
          <w:rFonts w:ascii="Aptos" w:hAnsi="Aptos"/>
        </w:rPr>
      </w:pPr>
    </w:p>
    <w:p w14:paraId="7C4975EE" w14:textId="77777777" w:rsidR="006A28E5" w:rsidRPr="00014FD9" w:rsidRDefault="006A28E5" w:rsidP="00B94645">
      <w:pPr>
        <w:jc w:val="both"/>
        <w:rPr>
          <w:rFonts w:ascii="Aptos" w:hAnsi="Aptos"/>
          <w:sz w:val="22"/>
          <w:szCs w:val="22"/>
        </w:rPr>
      </w:pPr>
      <w:r w:rsidRPr="00014FD9">
        <w:rPr>
          <w:rFonts w:ascii="Aptos" w:hAnsi="Aptos"/>
          <w:b/>
          <w:bCs/>
          <w:sz w:val="22"/>
          <w:szCs w:val="22"/>
        </w:rPr>
        <w:t>Barker, Pierre, Amy Reid, and Michael Schall.</w:t>
      </w:r>
      <w:r w:rsidRPr="00014FD9">
        <w:rPr>
          <w:rFonts w:ascii="Aptos" w:hAnsi="Aptos"/>
          <w:sz w:val="22"/>
          <w:szCs w:val="22"/>
        </w:rPr>
        <w:t xml:space="preserve"> 2015. “A Framework for Scaling up Health Interventions: Lessons from Large-Scale Improvement Initiatives in Africa.” </w:t>
      </w:r>
      <w:r w:rsidRPr="00014FD9">
        <w:rPr>
          <w:rFonts w:ascii="Aptos" w:hAnsi="Aptos"/>
          <w:i/>
          <w:iCs/>
          <w:sz w:val="22"/>
          <w:szCs w:val="22"/>
        </w:rPr>
        <w:t>Implementation Science</w:t>
      </w:r>
      <w:r w:rsidRPr="00014FD9">
        <w:rPr>
          <w:rFonts w:ascii="Aptos" w:hAnsi="Aptos"/>
          <w:sz w:val="22"/>
          <w:szCs w:val="22"/>
        </w:rPr>
        <w:t>.</w:t>
      </w:r>
    </w:p>
    <w:p w14:paraId="293E28D1" w14:textId="77777777" w:rsidR="006A28E5" w:rsidRPr="00014FD9" w:rsidRDefault="006A28E5" w:rsidP="00B94645">
      <w:pPr>
        <w:jc w:val="both"/>
        <w:rPr>
          <w:rFonts w:ascii="Aptos" w:hAnsi="Aptos"/>
          <w:sz w:val="22"/>
          <w:szCs w:val="22"/>
        </w:rPr>
      </w:pPr>
      <w:r w:rsidRPr="00014FD9">
        <w:rPr>
          <w:rFonts w:ascii="Aptos" w:hAnsi="Aptos"/>
          <w:b/>
          <w:bCs/>
          <w:sz w:val="22"/>
          <w:szCs w:val="22"/>
        </w:rPr>
        <w:t>Bason, Christian.</w:t>
      </w:r>
      <w:r w:rsidRPr="00014FD9">
        <w:rPr>
          <w:rFonts w:ascii="Aptos" w:hAnsi="Aptos"/>
          <w:sz w:val="22"/>
          <w:szCs w:val="22"/>
        </w:rPr>
        <w:t xml:space="preserve"> 2018. </w:t>
      </w:r>
      <w:r w:rsidRPr="00014FD9">
        <w:rPr>
          <w:rFonts w:ascii="Aptos" w:hAnsi="Aptos"/>
          <w:i/>
          <w:iCs/>
          <w:sz w:val="22"/>
          <w:szCs w:val="22"/>
        </w:rPr>
        <w:t>Leading Public Sector Innovation: Co-Creating for a Better Society</w:t>
      </w:r>
      <w:r w:rsidRPr="00014FD9">
        <w:rPr>
          <w:rFonts w:ascii="Aptos" w:hAnsi="Aptos"/>
          <w:sz w:val="22"/>
          <w:szCs w:val="22"/>
        </w:rPr>
        <w:t>. Bristol: Policy Press.</w:t>
      </w:r>
    </w:p>
    <w:p w14:paraId="50B0AF6B" w14:textId="77777777" w:rsidR="006A28E5" w:rsidRPr="00014FD9" w:rsidRDefault="006A28E5" w:rsidP="00B94645">
      <w:pPr>
        <w:jc w:val="both"/>
        <w:rPr>
          <w:rFonts w:ascii="Aptos" w:hAnsi="Aptos"/>
          <w:sz w:val="22"/>
          <w:szCs w:val="22"/>
        </w:rPr>
      </w:pPr>
      <w:r w:rsidRPr="00014FD9">
        <w:rPr>
          <w:rFonts w:ascii="Aptos" w:hAnsi="Aptos"/>
          <w:b/>
          <w:bCs/>
          <w:sz w:val="22"/>
          <w:szCs w:val="22"/>
        </w:rPr>
        <w:t>Borins, Sandford.</w:t>
      </w:r>
      <w:r w:rsidRPr="00014FD9">
        <w:rPr>
          <w:rFonts w:ascii="Aptos" w:hAnsi="Aptos"/>
          <w:sz w:val="22"/>
          <w:szCs w:val="22"/>
        </w:rPr>
        <w:t xml:space="preserve"> 2014. </w:t>
      </w:r>
      <w:r w:rsidRPr="00014FD9">
        <w:rPr>
          <w:rFonts w:ascii="Aptos" w:hAnsi="Aptos"/>
          <w:i/>
          <w:iCs/>
          <w:sz w:val="22"/>
          <w:szCs w:val="22"/>
        </w:rPr>
        <w:t>The Persistence of Innovation in Government</w:t>
      </w:r>
      <w:r w:rsidRPr="00014FD9">
        <w:rPr>
          <w:rFonts w:ascii="Aptos" w:hAnsi="Aptos"/>
          <w:sz w:val="22"/>
          <w:szCs w:val="22"/>
        </w:rPr>
        <w:t>. Washington, DC: Brookings Institution Press.</w:t>
      </w:r>
    </w:p>
    <w:p w14:paraId="25467F61" w14:textId="77777777" w:rsidR="006A28E5" w:rsidRPr="00014FD9" w:rsidRDefault="006A28E5" w:rsidP="00B94645">
      <w:pPr>
        <w:jc w:val="both"/>
        <w:rPr>
          <w:rFonts w:ascii="Aptos" w:hAnsi="Aptos"/>
          <w:sz w:val="22"/>
          <w:szCs w:val="22"/>
        </w:rPr>
      </w:pPr>
      <w:r w:rsidRPr="00014FD9">
        <w:rPr>
          <w:rFonts w:ascii="Aptos" w:hAnsi="Aptos"/>
          <w:b/>
          <w:bCs/>
          <w:sz w:val="22"/>
          <w:szCs w:val="22"/>
        </w:rPr>
        <w:t>Bruno, A., et al.</w:t>
      </w:r>
      <w:r w:rsidRPr="00014FD9">
        <w:rPr>
          <w:rFonts w:ascii="Aptos" w:hAnsi="Aptos"/>
          <w:sz w:val="22"/>
          <w:szCs w:val="22"/>
        </w:rPr>
        <w:t xml:space="preserve"> 2019. “Public Sector Innovation: A Systematic Review.” </w:t>
      </w:r>
      <w:r w:rsidRPr="00014FD9">
        <w:rPr>
          <w:rFonts w:ascii="Aptos" w:hAnsi="Aptos"/>
          <w:i/>
          <w:iCs/>
          <w:sz w:val="22"/>
          <w:szCs w:val="22"/>
        </w:rPr>
        <w:t>Public Management Review</w:t>
      </w:r>
      <w:r w:rsidRPr="00014FD9">
        <w:rPr>
          <w:rFonts w:ascii="Aptos" w:hAnsi="Aptos"/>
          <w:sz w:val="22"/>
          <w:szCs w:val="22"/>
        </w:rPr>
        <w:t xml:space="preserve"> 21 (3): 307–331.</w:t>
      </w:r>
    </w:p>
    <w:p w14:paraId="1C91681C" w14:textId="77777777" w:rsidR="006A28E5" w:rsidRPr="00014FD9" w:rsidRDefault="006A28E5" w:rsidP="00B94645">
      <w:pPr>
        <w:jc w:val="both"/>
        <w:rPr>
          <w:rFonts w:ascii="Aptos" w:hAnsi="Aptos"/>
          <w:sz w:val="22"/>
          <w:szCs w:val="22"/>
        </w:rPr>
      </w:pPr>
      <w:r w:rsidRPr="00014FD9">
        <w:rPr>
          <w:rFonts w:ascii="Aptos" w:hAnsi="Aptos"/>
          <w:b/>
          <w:bCs/>
          <w:sz w:val="22"/>
          <w:szCs w:val="22"/>
        </w:rPr>
        <w:t>Cooley, Laurence, and Johannes F. Linn.</w:t>
      </w:r>
      <w:r w:rsidRPr="00014FD9">
        <w:rPr>
          <w:rFonts w:ascii="Aptos" w:hAnsi="Aptos"/>
          <w:sz w:val="22"/>
          <w:szCs w:val="22"/>
        </w:rPr>
        <w:t xml:space="preserve"> 2014. </w:t>
      </w:r>
      <w:r w:rsidRPr="00014FD9">
        <w:rPr>
          <w:rFonts w:ascii="Aptos" w:hAnsi="Aptos"/>
          <w:i/>
          <w:iCs/>
          <w:sz w:val="22"/>
          <w:szCs w:val="22"/>
        </w:rPr>
        <w:t>Scaling Up—From Vision to Large-Scale Change: A Management Framework for Practitioners</w:t>
      </w:r>
      <w:r w:rsidRPr="00014FD9">
        <w:rPr>
          <w:rFonts w:ascii="Aptos" w:hAnsi="Aptos"/>
          <w:sz w:val="22"/>
          <w:szCs w:val="22"/>
        </w:rPr>
        <w:t>. Washington, DC: Brookings Institution.</w:t>
      </w:r>
    </w:p>
    <w:p w14:paraId="1153B2AC" w14:textId="77777777" w:rsidR="006A28E5" w:rsidRPr="00014FD9" w:rsidRDefault="006A28E5" w:rsidP="00B94645">
      <w:pPr>
        <w:jc w:val="both"/>
        <w:rPr>
          <w:rFonts w:ascii="Aptos" w:hAnsi="Aptos"/>
          <w:sz w:val="22"/>
          <w:szCs w:val="22"/>
        </w:rPr>
      </w:pPr>
      <w:r w:rsidRPr="00014FD9">
        <w:rPr>
          <w:rFonts w:ascii="Aptos" w:hAnsi="Aptos"/>
          <w:b/>
          <w:bCs/>
          <w:sz w:val="22"/>
          <w:szCs w:val="22"/>
        </w:rPr>
        <w:t>Crossan, Mary M., and Marina Apaydin.</w:t>
      </w:r>
      <w:r w:rsidRPr="00014FD9">
        <w:rPr>
          <w:rFonts w:ascii="Aptos" w:hAnsi="Aptos"/>
          <w:sz w:val="22"/>
          <w:szCs w:val="22"/>
        </w:rPr>
        <w:t xml:space="preserve"> 2010. “A Multi-Dimensional Framework of Organizational Innovation: A Systematic Review of the Literature.” </w:t>
      </w:r>
      <w:r w:rsidRPr="00014FD9">
        <w:rPr>
          <w:rFonts w:ascii="Aptos" w:hAnsi="Aptos"/>
          <w:i/>
          <w:iCs/>
          <w:sz w:val="22"/>
          <w:szCs w:val="22"/>
        </w:rPr>
        <w:t>Journal of Management Studies</w:t>
      </w:r>
      <w:r w:rsidRPr="00014FD9">
        <w:rPr>
          <w:rFonts w:ascii="Aptos" w:hAnsi="Aptos"/>
          <w:sz w:val="22"/>
          <w:szCs w:val="22"/>
        </w:rPr>
        <w:t xml:space="preserve"> 47 (6): 1154–1191.</w:t>
      </w:r>
    </w:p>
    <w:p w14:paraId="52FA2250" w14:textId="77777777" w:rsidR="006A28E5" w:rsidRPr="00014FD9" w:rsidRDefault="006A28E5" w:rsidP="00B94645">
      <w:pPr>
        <w:jc w:val="both"/>
        <w:rPr>
          <w:rFonts w:ascii="Aptos" w:hAnsi="Aptos"/>
          <w:sz w:val="22"/>
          <w:szCs w:val="22"/>
        </w:rPr>
      </w:pPr>
      <w:proofErr w:type="spellStart"/>
      <w:r w:rsidRPr="00014FD9">
        <w:rPr>
          <w:rFonts w:ascii="Aptos" w:hAnsi="Aptos"/>
          <w:b/>
          <w:bCs/>
          <w:sz w:val="22"/>
          <w:szCs w:val="22"/>
        </w:rPr>
        <w:t>Damanpour</w:t>
      </w:r>
      <w:proofErr w:type="spellEnd"/>
      <w:r w:rsidRPr="00014FD9">
        <w:rPr>
          <w:rFonts w:ascii="Aptos" w:hAnsi="Aptos"/>
          <w:b/>
          <w:bCs/>
          <w:sz w:val="22"/>
          <w:szCs w:val="22"/>
        </w:rPr>
        <w:t>, Fariborz, and Dalhia Aravind.</w:t>
      </w:r>
      <w:r w:rsidRPr="00014FD9">
        <w:rPr>
          <w:rFonts w:ascii="Aptos" w:hAnsi="Aptos"/>
          <w:sz w:val="22"/>
          <w:szCs w:val="22"/>
        </w:rPr>
        <w:t xml:space="preserve"> 2012. “Managerial Innovation: Conceptions, Processes, and Antecedents.” </w:t>
      </w:r>
      <w:r w:rsidRPr="00014FD9">
        <w:rPr>
          <w:rFonts w:ascii="Aptos" w:hAnsi="Aptos"/>
          <w:i/>
          <w:iCs/>
          <w:sz w:val="22"/>
          <w:szCs w:val="22"/>
        </w:rPr>
        <w:t>Management and Organization Review</w:t>
      </w:r>
      <w:r w:rsidRPr="00014FD9">
        <w:rPr>
          <w:rFonts w:ascii="Aptos" w:hAnsi="Aptos"/>
          <w:sz w:val="22"/>
          <w:szCs w:val="22"/>
        </w:rPr>
        <w:t xml:space="preserve"> 8 (2): 423–454.</w:t>
      </w:r>
    </w:p>
    <w:p w14:paraId="610328E2" w14:textId="77777777" w:rsidR="006A28E5" w:rsidRPr="00014FD9" w:rsidRDefault="006A28E5" w:rsidP="00B94645">
      <w:pPr>
        <w:jc w:val="both"/>
        <w:rPr>
          <w:rFonts w:ascii="Aptos" w:hAnsi="Aptos"/>
          <w:sz w:val="22"/>
          <w:szCs w:val="22"/>
        </w:rPr>
      </w:pPr>
      <w:r w:rsidRPr="00014FD9">
        <w:rPr>
          <w:rFonts w:ascii="Aptos" w:hAnsi="Aptos"/>
          <w:b/>
          <w:bCs/>
          <w:sz w:val="22"/>
          <w:szCs w:val="22"/>
        </w:rPr>
        <w:t>Farnese, Maria Luisa, et al.</w:t>
      </w:r>
      <w:r w:rsidRPr="00014FD9">
        <w:rPr>
          <w:rFonts w:ascii="Aptos" w:hAnsi="Aptos"/>
          <w:sz w:val="22"/>
          <w:szCs w:val="22"/>
        </w:rPr>
        <w:t xml:space="preserve"> 2019. “Learning-Oriented Leadership and Innovative Work Behavior: The Mediating Role of Knowledge Sharing.” </w:t>
      </w:r>
      <w:r w:rsidRPr="00014FD9">
        <w:rPr>
          <w:rFonts w:ascii="Aptos" w:hAnsi="Aptos"/>
          <w:i/>
          <w:iCs/>
          <w:sz w:val="22"/>
          <w:szCs w:val="22"/>
        </w:rPr>
        <w:t>Journal of Workplace Learning</w:t>
      </w:r>
      <w:r w:rsidRPr="00014FD9">
        <w:rPr>
          <w:rFonts w:ascii="Aptos" w:hAnsi="Aptos"/>
          <w:sz w:val="22"/>
          <w:szCs w:val="22"/>
        </w:rPr>
        <w:t xml:space="preserve"> 31 (3): 181–198.</w:t>
      </w:r>
    </w:p>
    <w:p w14:paraId="51444D6D" w14:textId="77777777" w:rsidR="006A28E5" w:rsidRPr="00014FD9" w:rsidRDefault="006A28E5" w:rsidP="00B94645">
      <w:pPr>
        <w:jc w:val="both"/>
        <w:rPr>
          <w:rFonts w:ascii="Aptos" w:hAnsi="Aptos"/>
          <w:sz w:val="22"/>
          <w:szCs w:val="22"/>
        </w:rPr>
      </w:pPr>
      <w:r w:rsidRPr="00014FD9">
        <w:rPr>
          <w:rFonts w:ascii="Aptos" w:hAnsi="Aptos"/>
          <w:b/>
          <w:bCs/>
          <w:sz w:val="22"/>
          <w:szCs w:val="22"/>
        </w:rPr>
        <w:t>Hartley, Jean.</w:t>
      </w:r>
      <w:r w:rsidRPr="00014FD9">
        <w:rPr>
          <w:rFonts w:ascii="Aptos" w:hAnsi="Aptos"/>
          <w:sz w:val="22"/>
          <w:szCs w:val="22"/>
        </w:rPr>
        <w:t xml:space="preserve"> 2005. “Innovation in Governance and Public Services: Past and Present.” </w:t>
      </w:r>
      <w:r w:rsidRPr="00014FD9">
        <w:rPr>
          <w:rFonts w:ascii="Aptos" w:hAnsi="Aptos"/>
          <w:i/>
          <w:iCs/>
          <w:sz w:val="22"/>
          <w:szCs w:val="22"/>
        </w:rPr>
        <w:t>Public Money &amp; Management</w:t>
      </w:r>
      <w:r w:rsidRPr="00014FD9">
        <w:rPr>
          <w:rFonts w:ascii="Aptos" w:hAnsi="Aptos"/>
          <w:sz w:val="22"/>
          <w:szCs w:val="22"/>
        </w:rPr>
        <w:t xml:space="preserve"> 25 (1): 27–34.</w:t>
      </w:r>
    </w:p>
    <w:p w14:paraId="445B3AF2" w14:textId="77777777" w:rsidR="006A28E5" w:rsidRPr="00014FD9" w:rsidRDefault="006A28E5" w:rsidP="00B94645">
      <w:pPr>
        <w:jc w:val="both"/>
        <w:rPr>
          <w:rFonts w:ascii="Aptos" w:hAnsi="Aptos"/>
          <w:sz w:val="22"/>
          <w:szCs w:val="22"/>
        </w:rPr>
      </w:pPr>
      <w:r w:rsidRPr="00014FD9">
        <w:rPr>
          <w:rFonts w:ascii="Aptos" w:hAnsi="Aptos"/>
          <w:b/>
          <w:bCs/>
          <w:sz w:val="22"/>
          <w:szCs w:val="22"/>
        </w:rPr>
        <w:t>Hansen, Morten T., and Julian Birkinshaw.</w:t>
      </w:r>
      <w:r w:rsidRPr="00014FD9">
        <w:rPr>
          <w:rFonts w:ascii="Aptos" w:hAnsi="Aptos"/>
          <w:sz w:val="22"/>
          <w:szCs w:val="22"/>
        </w:rPr>
        <w:t xml:space="preserve"> 2007. “The Innovation Value Chain.” </w:t>
      </w:r>
      <w:r w:rsidRPr="00014FD9">
        <w:rPr>
          <w:rFonts w:ascii="Aptos" w:hAnsi="Aptos"/>
          <w:i/>
          <w:iCs/>
          <w:sz w:val="22"/>
          <w:szCs w:val="22"/>
        </w:rPr>
        <w:t>Harvard Business Review</w:t>
      </w:r>
      <w:r w:rsidRPr="00014FD9">
        <w:rPr>
          <w:rFonts w:ascii="Aptos" w:hAnsi="Aptos"/>
          <w:sz w:val="22"/>
          <w:szCs w:val="22"/>
        </w:rPr>
        <w:t xml:space="preserve"> 85 (6): 121–130.</w:t>
      </w:r>
    </w:p>
    <w:p w14:paraId="7AF1226A" w14:textId="77777777" w:rsidR="006A28E5" w:rsidRPr="00014FD9" w:rsidRDefault="006A28E5" w:rsidP="00B94645">
      <w:pPr>
        <w:jc w:val="both"/>
        <w:rPr>
          <w:rFonts w:ascii="Aptos" w:hAnsi="Aptos"/>
          <w:sz w:val="22"/>
          <w:szCs w:val="22"/>
        </w:rPr>
      </w:pPr>
      <w:r w:rsidRPr="00014FD9">
        <w:rPr>
          <w:rFonts w:ascii="Aptos" w:hAnsi="Aptos"/>
          <w:b/>
          <w:bCs/>
          <w:sz w:val="22"/>
          <w:szCs w:val="22"/>
        </w:rPr>
        <w:t>Kattel, Rainer, and Mariana Mazzucato.</w:t>
      </w:r>
      <w:r w:rsidRPr="00014FD9">
        <w:rPr>
          <w:rFonts w:ascii="Aptos" w:hAnsi="Aptos"/>
          <w:sz w:val="22"/>
          <w:szCs w:val="22"/>
        </w:rPr>
        <w:t xml:space="preserve"> 2018. “Mission-Oriented Innovation Policy and Dynamic Capabilities in the Public Sector.” </w:t>
      </w:r>
      <w:r w:rsidRPr="00014FD9">
        <w:rPr>
          <w:rFonts w:ascii="Aptos" w:hAnsi="Aptos"/>
          <w:i/>
          <w:iCs/>
          <w:sz w:val="22"/>
          <w:szCs w:val="22"/>
        </w:rPr>
        <w:t>Industrial and Corporate Change</w:t>
      </w:r>
      <w:r w:rsidRPr="00014FD9">
        <w:rPr>
          <w:rFonts w:ascii="Aptos" w:hAnsi="Aptos"/>
          <w:sz w:val="22"/>
          <w:szCs w:val="22"/>
        </w:rPr>
        <w:t xml:space="preserve"> 27 (5): 787–801.</w:t>
      </w:r>
    </w:p>
    <w:p w14:paraId="0FC227CF" w14:textId="77777777" w:rsidR="006A28E5" w:rsidRPr="00014FD9" w:rsidRDefault="006A28E5" w:rsidP="00B94645">
      <w:pPr>
        <w:jc w:val="both"/>
        <w:rPr>
          <w:rFonts w:ascii="Aptos" w:hAnsi="Aptos"/>
          <w:sz w:val="22"/>
          <w:szCs w:val="22"/>
        </w:rPr>
      </w:pPr>
      <w:r w:rsidRPr="00014FD9">
        <w:rPr>
          <w:rFonts w:ascii="Aptos" w:hAnsi="Aptos"/>
          <w:b/>
          <w:bCs/>
          <w:sz w:val="22"/>
          <w:szCs w:val="22"/>
        </w:rPr>
        <w:t>Lewis, M., et al.</w:t>
      </w:r>
      <w:r w:rsidRPr="00014FD9">
        <w:rPr>
          <w:rFonts w:ascii="Aptos" w:hAnsi="Aptos"/>
          <w:sz w:val="22"/>
          <w:szCs w:val="22"/>
        </w:rPr>
        <w:t xml:space="preserve"> 2020. “Beyond Dictionaries: Semantic Approaches for Text Mining.” </w:t>
      </w:r>
      <w:r w:rsidRPr="00014FD9">
        <w:rPr>
          <w:rFonts w:ascii="Aptos" w:hAnsi="Aptos"/>
          <w:i/>
          <w:iCs/>
          <w:sz w:val="22"/>
          <w:szCs w:val="22"/>
        </w:rPr>
        <w:t>Journal of Computational Social Science</w:t>
      </w:r>
      <w:r w:rsidRPr="00014FD9">
        <w:rPr>
          <w:rFonts w:ascii="Aptos" w:hAnsi="Aptos"/>
          <w:sz w:val="22"/>
          <w:szCs w:val="22"/>
        </w:rPr>
        <w:t>.</w:t>
      </w:r>
    </w:p>
    <w:p w14:paraId="267DE7DF" w14:textId="77777777" w:rsidR="006A28E5" w:rsidRPr="00014FD9" w:rsidRDefault="006A28E5" w:rsidP="00B94645">
      <w:pPr>
        <w:jc w:val="both"/>
        <w:rPr>
          <w:rFonts w:ascii="Aptos" w:hAnsi="Aptos"/>
          <w:sz w:val="22"/>
          <w:szCs w:val="22"/>
        </w:rPr>
      </w:pPr>
      <w:r w:rsidRPr="00014FD9">
        <w:rPr>
          <w:rFonts w:ascii="Aptos" w:hAnsi="Aptos"/>
          <w:b/>
          <w:bCs/>
          <w:sz w:val="22"/>
          <w:szCs w:val="22"/>
        </w:rPr>
        <w:t>Linn, Johannes F.</w:t>
      </w:r>
      <w:r w:rsidRPr="00014FD9">
        <w:rPr>
          <w:rFonts w:ascii="Aptos" w:hAnsi="Aptos"/>
          <w:sz w:val="22"/>
          <w:szCs w:val="22"/>
        </w:rPr>
        <w:t xml:space="preserve"> 2012. “Scaling Up in Agriculture, Rural Development, and Nutrition.” </w:t>
      </w:r>
      <w:r w:rsidRPr="00014FD9">
        <w:rPr>
          <w:rFonts w:ascii="Aptos" w:hAnsi="Aptos"/>
          <w:i/>
          <w:iCs/>
          <w:sz w:val="22"/>
          <w:szCs w:val="22"/>
        </w:rPr>
        <w:t>IFPRI Discussion Paper</w:t>
      </w:r>
      <w:r w:rsidRPr="00014FD9">
        <w:rPr>
          <w:rFonts w:ascii="Aptos" w:hAnsi="Aptos"/>
          <w:sz w:val="22"/>
          <w:szCs w:val="22"/>
        </w:rPr>
        <w:t>.</w:t>
      </w:r>
    </w:p>
    <w:p w14:paraId="47352E47" w14:textId="77777777" w:rsidR="006A28E5" w:rsidRPr="00014FD9" w:rsidRDefault="006A28E5" w:rsidP="00B94645">
      <w:pPr>
        <w:jc w:val="both"/>
        <w:rPr>
          <w:rFonts w:ascii="Aptos" w:hAnsi="Aptos"/>
          <w:sz w:val="22"/>
          <w:szCs w:val="22"/>
        </w:rPr>
      </w:pPr>
      <w:r w:rsidRPr="00014FD9">
        <w:rPr>
          <w:rFonts w:ascii="Aptos" w:hAnsi="Aptos"/>
          <w:b/>
          <w:bCs/>
          <w:sz w:val="22"/>
          <w:szCs w:val="22"/>
        </w:rPr>
        <w:t>Nesta.</w:t>
      </w:r>
      <w:r w:rsidRPr="00014FD9">
        <w:rPr>
          <w:rFonts w:ascii="Aptos" w:hAnsi="Aptos"/>
          <w:sz w:val="22"/>
          <w:szCs w:val="22"/>
        </w:rPr>
        <w:t xml:space="preserve"> 2019. </w:t>
      </w:r>
      <w:r w:rsidRPr="00014FD9">
        <w:rPr>
          <w:rFonts w:ascii="Aptos" w:hAnsi="Aptos"/>
          <w:i/>
          <w:iCs/>
          <w:sz w:val="22"/>
          <w:szCs w:val="22"/>
        </w:rPr>
        <w:t>Standards of Evidence for Impact</w:t>
      </w:r>
      <w:r w:rsidRPr="00014FD9">
        <w:rPr>
          <w:rFonts w:ascii="Aptos" w:hAnsi="Aptos"/>
          <w:sz w:val="22"/>
          <w:szCs w:val="22"/>
        </w:rPr>
        <w:t>. London: Nesta.</w:t>
      </w:r>
    </w:p>
    <w:p w14:paraId="5E3D3295" w14:textId="77777777" w:rsidR="006A28E5" w:rsidRPr="00014FD9" w:rsidRDefault="006A28E5" w:rsidP="00B94645">
      <w:pPr>
        <w:jc w:val="both"/>
        <w:rPr>
          <w:rFonts w:ascii="Aptos" w:hAnsi="Aptos"/>
          <w:sz w:val="22"/>
          <w:szCs w:val="22"/>
        </w:rPr>
      </w:pPr>
      <w:r w:rsidRPr="00014FD9">
        <w:rPr>
          <w:rFonts w:ascii="Aptos" w:hAnsi="Aptos"/>
          <w:b/>
          <w:bCs/>
          <w:sz w:val="22"/>
          <w:szCs w:val="22"/>
        </w:rPr>
        <w:t>OECD.</w:t>
      </w:r>
      <w:r w:rsidRPr="00014FD9">
        <w:rPr>
          <w:rFonts w:ascii="Aptos" w:hAnsi="Aptos"/>
          <w:sz w:val="22"/>
          <w:szCs w:val="22"/>
        </w:rPr>
        <w:t xml:space="preserve"> 2017. </w:t>
      </w:r>
      <w:r w:rsidRPr="00014FD9">
        <w:rPr>
          <w:rFonts w:ascii="Aptos" w:hAnsi="Aptos"/>
          <w:i/>
          <w:iCs/>
          <w:sz w:val="22"/>
          <w:szCs w:val="22"/>
        </w:rPr>
        <w:t>The Innovation Imperative in the Public Sector</w:t>
      </w:r>
      <w:r w:rsidRPr="00014FD9">
        <w:rPr>
          <w:rFonts w:ascii="Aptos" w:hAnsi="Aptos"/>
          <w:sz w:val="22"/>
          <w:szCs w:val="22"/>
        </w:rPr>
        <w:t>. Paris: OECD Publishing.</w:t>
      </w:r>
    </w:p>
    <w:p w14:paraId="6CCA6155" w14:textId="77777777" w:rsidR="006A28E5" w:rsidRPr="00014FD9" w:rsidRDefault="006A28E5" w:rsidP="00B94645">
      <w:pPr>
        <w:jc w:val="both"/>
        <w:rPr>
          <w:rFonts w:ascii="Aptos" w:hAnsi="Aptos"/>
          <w:sz w:val="22"/>
          <w:szCs w:val="22"/>
        </w:rPr>
      </w:pPr>
      <w:r w:rsidRPr="00014FD9">
        <w:rPr>
          <w:rFonts w:ascii="Aptos" w:hAnsi="Aptos"/>
          <w:b/>
          <w:bCs/>
          <w:sz w:val="22"/>
          <w:szCs w:val="22"/>
        </w:rPr>
        <w:t>OECD/Eurostat.</w:t>
      </w:r>
      <w:r w:rsidRPr="00014FD9">
        <w:rPr>
          <w:rFonts w:ascii="Aptos" w:hAnsi="Aptos"/>
          <w:sz w:val="22"/>
          <w:szCs w:val="22"/>
        </w:rPr>
        <w:t xml:space="preserve"> 2018. </w:t>
      </w:r>
      <w:r w:rsidRPr="00014FD9">
        <w:rPr>
          <w:rFonts w:ascii="Aptos" w:hAnsi="Aptos"/>
          <w:i/>
          <w:iCs/>
          <w:sz w:val="22"/>
          <w:szCs w:val="22"/>
        </w:rPr>
        <w:t>Oslo Manual: Guidelines for Collecting, Reporting and Using Data on Innovation</w:t>
      </w:r>
      <w:r w:rsidRPr="00014FD9">
        <w:rPr>
          <w:rFonts w:ascii="Aptos" w:hAnsi="Aptos"/>
          <w:sz w:val="22"/>
          <w:szCs w:val="22"/>
        </w:rPr>
        <w:t>. Paris: OECD Publishing.</w:t>
      </w:r>
    </w:p>
    <w:p w14:paraId="2B04E69A" w14:textId="77777777" w:rsidR="006A28E5" w:rsidRPr="00014FD9" w:rsidRDefault="006A28E5" w:rsidP="00B94645">
      <w:pPr>
        <w:jc w:val="both"/>
        <w:rPr>
          <w:rFonts w:ascii="Aptos" w:hAnsi="Aptos"/>
          <w:sz w:val="22"/>
          <w:szCs w:val="22"/>
        </w:rPr>
      </w:pPr>
      <w:r w:rsidRPr="00014FD9">
        <w:rPr>
          <w:rFonts w:ascii="Aptos" w:hAnsi="Aptos"/>
          <w:b/>
          <w:bCs/>
          <w:sz w:val="22"/>
          <w:szCs w:val="22"/>
        </w:rPr>
        <w:t>O’Reilly, Charles A., and Michael L. Tushman.</w:t>
      </w:r>
      <w:r w:rsidRPr="00014FD9">
        <w:rPr>
          <w:rFonts w:ascii="Aptos" w:hAnsi="Aptos"/>
          <w:sz w:val="22"/>
          <w:szCs w:val="22"/>
        </w:rPr>
        <w:t xml:space="preserve"> 2013. “Organizational Ambidexterity: Past, Present, and Future.” </w:t>
      </w:r>
      <w:r w:rsidRPr="00014FD9">
        <w:rPr>
          <w:rFonts w:ascii="Aptos" w:hAnsi="Aptos"/>
          <w:i/>
          <w:iCs/>
          <w:sz w:val="22"/>
          <w:szCs w:val="22"/>
        </w:rPr>
        <w:t>Academy of Management Perspectives</w:t>
      </w:r>
      <w:r w:rsidRPr="00014FD9">
        <w:rPr>
          <w:rFonts w:ascii="Aptos" w:hAnsi="Aptos"/>
          <w:sz w:val="22"/>
          <w:szCs w:val="22"/>
        </w:rPr>
        <w:t xml:space="preserve"> 27 (4): 324–338.</w:t>
      </w:r>
    </w:p>
    <w:p w14:paraId="760F6AFF" w14:textId="77777777" w:rsidR="006A28E5" w:rsidRPr="00014FD9" w:rsidRDefault="006A28E5" w:rsidP="00B94645">
      <w:pPr>
        <w:jc w:val="both"/>
        <w:rPr>
          <w:rFonts w:ascii="Aptos" w:hAnsi="Aptos"/>
          <w:sz w:val="22"/>
          <w:szCs w:val="22"/>
        </w:rPr>
      </w:pPr>
      <w:r w:rsidRPr="00014FD9">
        <w:rPr>
          <w:rFonts w:ascii="Aptos" w:hAnsi="Aptos"/>
          <w:b/>
          <w:bCs/>
          <w:sz w:val="22"/>
          <w:szCs w:val="22"/>
        </w:rPr>
        <w:t>Ramalingam, Ben, et al.</w:t>
      </w:r>
      <w:r w:rsidRPr="00014FD9">
        <w:rPr>
          <w:rFonts w:ascii="Aptos" w:hAnsi="Aptos"/>
          <w:sz w:val="22"/>
          <w:szCs w:val="22"/>
        </w:rPr>
        <w:t xml:space="preserve"> 2014. “Bringing Adaptive Management to Development Practice.” </w:t>
      </w:r>
      <w:r w:rsidRPr="00014FD9">
        <w:rPr>
          <w:rFonts w:ascii="Aptos" w:hAnsi="Aptos"/>
          <w:i/>
          <w:iCs/>
          <w:sz w:val="22"/>
          <w:szCs w:val="22"/>
        </w:rPr>
        <w:t>ODI Working Paper</w:t>
      </w:r>
      <w:r w:rsidRPr="00014FD9">
        <w:rPr>
          <w:rFonts w:ascii="Aptos" w:hAnsi="Aptos"/>
          <w:sz w:val="22"/>
          <w:szCs w:val="22"/>
        </w:rPr>
        <w:t>.</w:t>
      </w:r>
    </w:p>
    <w:p w14:paraId="4888BCA9" w14:textId="77777777" w:rsidR="006A28E5" w:rsidRPr="00014FD9" w:rsidRDefault="006A28E5" w:rsidP="00B94645">
      <w:pPr>
        <w:jc w:val="both"/>
        <w:rPr>
          <w:rFonts w:ascii="Aptos" w:hAnsi="Aptos"/>
          <w:sz w:val="22"/>
          <w:szCs w:val="22"/>
        </w:rPr>
      </w:pPr>
      <w:r w:rsidRPr="00014FD9">
        <w:rPr>
          <w:rFonts w:ascii="Aptos" w:hAnsi="Aptos"/>
          <w:b/>
          <w:bCs/>
          <w:sz w:val="22"/>
          <w:szCs w:val="22"/>
        </w:rPr>
        <w:t xml:space="preserve">Reimers, N., and I. </w:t>
      </w:r>
      <w:proofErr w:type="spellStart"/>
      <w:r w:rsidRPr="00014FD9">
        <w:rPr>
          <w:rFonts w:ascii="Aptos" w:hAnsi="Aptos"/>
          <w:b/>
          <w:bCs/>
          <w:sz w:val="22"/>
          <w:szCs w:val="22"/>
        </w:rPr>
        <w:t>Gurevych</w:t>
      </w:r>
      <w:proofErr w:type="spellEnd"/>
      <w:r w:rsidRPr="00014FD9">
        <w:rPr>
          <w:rFonts w:ascii="Aptos" w:hAnsi="Aptos"/>
          <w:b/>
          <w:bCs/>
          <w:sz w:val="22"/>
          <w:szCs w:val="22"/>
        </w:rPr>
        <w:t>.</w:t>
      </w:r>
      <w:r w:rsidRPr="00014FD9">
        <w:rPr>
          <w:rFonts w:ascii="Aptos" w:hAnsi="Aptos"/>
          <w:sz w:val="22"/>
          <w:szCs w:val="22"/>
        </w:rPr>
        <w:t xml:space="preserve"> 2019. “Sentence-BERT: Sentence Embeddings Using Siamese BERT-Networks.” </w:t>
      </w:r>
      <w:r w:rsidRPr="00014FD9">
        <w:rPr>
          <w:rFonts w:ascii="Aptos" w:hAnsi="Aptos"/>
          <w:i/>
          <w:iCs/>
          <w:sz w:val="22"/>
          <w:szCs w:val="22"/>
        </w:rPr>
        <w:t>EMNLP Proceedings</w:t>
      </w:r>
      <w:r w:rsidRPr="00014FD9">
        <w:rPr>
          <w:rFonts w:ascii="Aptos" w:hAnsi="Aptos"/>
          <w:sz w:val="22"/>
          <w:szCs w:val="22"/>
        </w:rPr>
        <w:t>.</w:t>
      </w:r>
    </w:p>
    <w:p w14:paraId="40BA7B55" w14:textId="77777777" w:rsidR="006A28E5" w:rsidRPr="00014FD9" w:rsidRDefault="006A28E5" w:rsidP="00B94645">
      <w:pPr>
        <w:jc w:val="both"/>
        <w:rPr>
          <w:rFonts w:ascii="Aptos" w:hAnsi="Aptos"/>
          <w:sz w:val="22"/>
          <w:szCs w:val="22"/>
        </w:rPr>
      </w:pPr>
      <w:r w:rsidRPr="00014FD9">
        <w:rPr>
          <w:rFonts w:ascii="Aptos" w:hAnsi="Aptos"/>
          <w:b/>
          <w:bCs/>
          <w:sz w:val="22"/>
          <w:szCs w:val="22"/>
        </w:rPr>
        <w:t>Rogers, Everett M.</w:t>
      </w:r>
      <w:r w:rsidRPr="00014FD9">
        <w:rPr>
          <w:rFonts w:ascii="Aptos" w:hAnsi="Aptos"/>
          <w:sz w:val="22"/>
          <w:szCs w:val="22"/>
        </w:rPr>
        <w:t xml:space="preserve"> 2003. </w:t>
      </w:r>
      <w:r w:rsidRPr="00014FD9">
        <w:rPr>
          <w:rFonts w:ascii="Aptos" w:hAnsi="Aptos"/>
          <w:i/>
          <w:iCs/>
          <w:sz w:val="22"/>
          <w:szCs w:val="22"/>
        </w:rPr>
        <w:t>Diffusion of Innovations</w:t>
      </w:r>
      <w:r w:rsidRPr="00014FD9">
        <w:rPr>
          <w:rFonts w:ascii="Aptos" w:hAnsi="Aptos"/>
          <w:sz w:val="22"/>
          <w:szCs w:val="22"/>
        </w:rPr>
        <w:t>. 5th ed. New York: Free Press.</w:t>
      </w:r>
    </w:p>
    <w:p w14:paraId="4D1A40D9" w14:textId="77777777" w:rsidR="006A28E5" w:rsidRPr="00014FD9" w:rsidRDefault="006A28E5" w:rsidP="00B94645">
      <w:pPr>
        <w:jc w:val="both"/>
        <w:rPr>
          <w:rFonts w:ascii="Aptos" w:hAnsi="Aptos"/>
          <w:sz w:val="22"/>
          <w:szCs w:val="22"/>
        </w:rPr>
      </w:pPr>
      <w:r w:rsidRPr="00014FD9">
        <w:rPr>
          <w:rFonts w:ascii="Aptos" w:hAnsi="Aptos"/>
          <w:b/>
          <w:bCs/>
          <w:sz w:val="22"/>
          <w:szCs w:val="22"/>
        </w:rPr>
        <w:t>Schut, Marc, et al.</w:t>
      </w:r>
      <w:r w:rsidRPr="00014FD9">
        <w:rPr>
          <w:rFonts w:ascii="Aptos" w:hAnsi="Aptos"/>
          <w:sz w:val="22"/>
          <w:szCs w:val="22"/>
        </w:rPr>
        <w:t xml:space="preserve"> 2020. “Scaling Agricultural Innovations: A Framework for Analysis.” </w:t>
      </w:r>
      <w:r w:rsidRPr="00014FD9">
        <w:rPr>
          <w:rFonts w:ascii="Aptos" w:hAnsi="Aptos"/>
          <w:i/>
          <w:iCs/>
          <w:sz w:val="22"/>
          <w:szCs w:val="22"/>
        </w:rPr>
        <w:t>Agricultural Systems</w:t>
      </w:r>
      <w:r w:rsidRPr="00014FD9">
        <w:rPr>
          <w:rFonts w:ascii="Aptos" w:hAnsi="Aptos"/>
          <w:sz w:val="22"/>
          <w:szCs w:val="22"/>
        </w:rPr>
        <w:t>.</w:t>
      </w:r>
    </w:p>
    <w:p w14:paraId="03369DED" w14:textId="77777777" w:rsidR="006A28E5" w:rsidRPr="00014FD9" w:rsidRDefault="006A28E5" w:rsidP="00B94645">
      <w:pPr>
        <w:jc w:val="both"/>
        <w:rPr>
          <w:rFonts w:ascii="Aptos" w:hAnsi="Aptos"/>
          <w:sz w:val="22"/>
          <w:szCs w:val="22"/>
        </w:rPr>
      </w:pPr>
      <w:r w:rsidRPr="00014FD9">
        <w:rPr>
          <w:rFonts w:ascii="Aptos" w:hAnsi="Aptos"/>
          <w:b/>
          <w:bCs/>
          <w:sz w:val="22"/>
          <w:szCs w:val="22"/>
        </w:rPr>
        <w:t>Woltering, L., et al.</w:t>
      </w:r>
      <w:r w:rsidRPr="00014FD9">
        <w:rPr>
          <w:rFonts w:ascii="Aptos" w:hAnsi="Aptos"/>
          <w:sz w:val="22"/>
          <w:szCs w:val="22"/>
        </w:rPr>
        <w:t xml:space="preserve"> 2019. “Scaling—From ‘Reach and Adoption’ to ‘System Change.’” </w:t>
      </w:r>
      <w:r w:rsidRPr="00014FD9">
        <w:rPr>
          <w:rFonts w:ascii="Aptos" w:hAnsi="Aptos"/>
          <w:i/>
          <w:iCs/>
          <w:sz w:val="22"/>
          <w:szCs w:val="22"/>
        </w:rPr>
        <w:t>Agricultural Systems</w:t>
      </w:r>
      <w:r w:rsidRPr="00014FD9">
        <w:rPr>
          <w:rFonts w:ascii="Aptos" w:hAnsi="Aptos"/>
          <w:sz w:val="22"/>
          <w:szCs w:val="22"/>
        </w:rPr>
        <w:t>.</w:t>
      </w:r>
    </w:p>
    <w:p w14:paraId="5ACDC3C4" w14:textId="77777777" w:rsidR="006A28E5" w:rsidRPr="00014FD9" w:rsidRDefault="006A28E5" w:rsidP="00B94645">
      <w:pPr>
        <w:jc w:val="both"/>
        <w:rPr>
          <w:rFonts w:ascii="Aptos" w:hAnsi="Aptos"/>
        </w:rPr>
      </w:pPr>
    </w:p>
    <w:p w14:paraId="3CB67F96" w14:textId="593BED1D" w:rsidR="00103302" w:rsidRPr="00014FD9" w:rsidRDefault="00103302" w:rsidP="244FAC12">
      <w:pPr>
        <w:rPr>
          <w:rFonts w:ascii="Aptos" w:eastAsiaTheme="majorEastAsia" w:hAnsi="Aptos" w:cs="Times New Roman (Headings CS)"/>
          <w:b/>
          <w:bCs/>
          <w:color w:val="0F4761" w:themeColor="accent1" w:themeShade="BF"/>
          <w:sz w:val="36"/>
          <w:szCs w:val="36"/>
        </w:rPr>
      </w:pPr>
      <w:bookmarkStart w:id="117" w:name="ref-Bradley_et_al.,_2012"/>
      <w:bookmarkStart w:id="118" w:name="ref-Canoutas_et_al.,_2011"/>
      <w:bookmarkStart w:id="119" w:name="ref-Guerrero_and_Rivera,_2023"/>
      <w:bookmarkStart w:id="120" w:name="ref-Linn,_2012"/>
      <w:bookmarkStart w:id="121" w:name="ref-Bégovic_et_al.,_2017"/>
      <w:bookmarkStart w:id="122" w:name="ref-Schut_et_al.,_2020"/>
      <w:bookmarkStart w:id="123" w:name="ref-Barker_et_al.,_2015"/>
      <w:bookmarkStart w:id="124" w:name="ref-Simmons_et_al.,_2008"/>
      <w:bookmarkStart w:id="125" w:name="ref-Bennett_et_al.,_2017"/>
      <w:bookmarkEnd w:id="117"/>
      <w:bookmarkEnd w:id="118"/>
      <w:bookmarkEnd w:id="119"/>
      <w:bookmarkEnd w:id="120"/>
      <w:bookmarkEnd w:id="121"/>
      <w:bookmarkEnd w:id="122"/>
      <w:bookmarkEnd w:id="123"/>
      <w:bookmarkEnd w:id="124"/>
      <w:bookmarkEnd w:id="125"/>
    </w:p>
    <w:p w14:paraId="16499412" w14:textId="43ED3881" w:rsidR="00B728D6" w:rsidRPr="00014FD9" w:rsidRDefault="000045CB" w:rsidP="000A3020">
      <w:pPr>
        <w:pStyle w:val="Heading1"/>
        <w:pageBreakBefore/>
        <w:spacing w:before="0" w:after="0"/>
        <w:rPr>
          <w:rFonts w:ascii="Aptos" w:hAnsi="Aptos"/>
        </w:rPr>
      </w:pPr>
      <w:bookmarkStart w:id="126" w:name="_Toc212189905"/>
      <w:bookmarkStart w:id="127" w:name="_Toc215657603"/>
      <w:bookmarkStart w:id="128" w:name="_Toc222450703"/>
      <w:r w:rsidRPr="00014FD9">
        <w:rPr>
          <w:rFonts w:ascii="Aptos" w:hAnsi="Aptos"/>
        </w:rPr>
        <w:lastRenderedPageBreak/>
        <w:t>Appendix A</w:t>
      </w:r>
      <w:r w:rsidR="00B728D6" w:rsidRPr="00014FD9">
        <w:rPr>
          <w:rFonts w:ascii="Aptos" w:hAnsi="Aptos"/>
        </w:rPr>
        <w:t xml:space="preserve">. Detailed </w:t>
      </w:r>
      <w:r w:rsidR="00AA7D39" w:rsidRPr="00014FD9">
        <w:rPr>
          <w:rFonts w:ascii="Aptos" w:hAnsi="Aptos"/>
        </w:rPr>
        <w:t xml:space="preserve">Steps in the </w:t>
      </w:r>
      <w:r w:rsidR="00FC782F" w:rsidRPr="00014FD9">
        <w:rPr>
          <w:rFonts w:ascii="Aptos" w:hAnsi="Aptos"/>
        </w:rPr>
        <w:t>Wor</w:t>
      </w:r>
      <w:r w:rsidR="00BC6B10" w:rsidRPr="00014FD9">
        <w:rPr>
          <w:rFonts w:ascii="Aptos" w:hAnsi="Aptos"/>
        </w:rPr>
        <w:t>kflow</w:t>
      </w:r>
      <w:bookmarkEnd w:id="126"/>
      <w:bookmarkEnd w:id="127"/>
      <w:bookmarkEnd w:id="128"/>
    </w:p>
    <w:p w14:paraId="6C04A60B" w14:textId="77777777" w:rsidR="00AA7D39" w:rsidRPr="00014FD9" w:rsidRDefault="00AA7D39" w:rsidP="000A3020">
      <w:pPr>
        <w:pStyle w:val="NormalWeb"/>
        <w:spacing w:before="0" w:beforeAutospacing="0" w:after="0" w:afterAutospacing="0"/>
        <w:jc w:val="center"/>
        <w:textAlignment w:val="baseline"/>
        <w:rPr>
          <w:rFonts w:ascii="Aptos" w:hAnsi="Aptos"/>
          <w:b/>
          <w:bCs/>
          <w:color w:val="00B050"/>
        </w:rPr>
      </w:pPr>
    </w:p>
    <w:tbl>
      <w:tblPr>
        <w:tblStyle w:val="GridTable1Light"/>
        <w:tblW w:w="10107" w:type="dxa"/>
        <w:tblInd w:w="-572" w:type="dxa"/>
        <w:tblLook w:val="04A0" w:firstRow="1" w:lastRow="0" w:firstColumn="1" w:lastColumn="0" w:noHBand="0" w:noVBand="1"/>
      </w:tblPr>
      <w:tblGrid>
        <w:gridCol w:w="400"/>
        <w:gridCol w:w="7727"/>
        <w:gridCol w:w="1980"/>
      </w:tblGrid>
      <w:tr w:rsidR="007029E2" w:rsidRPr="00014FD9" w14:paraId="60A90FF6" w14:textId="77777777" w:rsidTr="00DF5B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hideMark/>
          </w:tcPr>
          <w:p w14:paraId="6549940A" w14:textId="77777777" w:rsidR="0015230B" w:rsidRPr="00014FD9" w:rsidRDefault="0015230B" w:rsidP="000A3020">
            <w:pPr>
              <w:jc w:val="center"/>
              <w:rPr>
                <w:rFonts w:ascii="Aptos" w:hAnsi="Aptos"/>
                <w:b w:val="0"/>
                <w:bCs w:val="0"/>
                <w:sz w:val="22"/>
                <w:szCs w:val="22"/>
              </w:rPr>
            </w:pPr>
            <w:r w:rsidRPr="00014FD9">
              <w:rPr>
                <w:rFonts w:ascii="Aptos" w:hAnsi="Aptos"/>
                <w:sz w:val="22"/>
                <w:szCs w:val="22"/>
              </w:rPr>
              <w:t>#</w:t>
            </w:r>
          </w:p>
        </w:tc>
        <w:tc>
          <w:tcPr>
            <w:tcW w:w="7727" w:type="dxa"/>
            <w:tcMar>
              <w:top w:w="29" w:type="dxa"/>
              <w:left w:w="29" w:type="dxa"/>
              <w:bottom w:w="29" w:type="dxa"/>
              <w:right w:w="29" w:type="dxa"/>
            </w:tcMar>
            <w:vAlign w:val="center"/>
            <w:hideMark/>
          </w:tcPr>
          <w:p w14:paraId="52C14209" w14:textId="05AF3BB4" w:rsidR="0015230B" w:rsidRPr="00014FD9" w:rsidRDefault="0015230B"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014FD9">
              <w:rPr>
                <w:rFonts w:ascii="Aptos" w:hAnsi="Aptos"/>
                <w:sz w:val="22"/>
                <w:szCs w:val="22"/>
              </w:rPr>
              <w:t xml:space="preserve">Description of the </w:t>
            </w:r>
            <w:r w:rsidR="009A4AFB" w:rsidRPr="00014FD9">
              <w:rPr>
                <w:rFonts w:ascii="Aptos" w:hAnsi="Aptos"/>
                <w:sz w:val="22"/>
                <w:szCs w:val="22"/>
              </w:rPr>
              <w:t>S</w:t>
            </w:r>
            <w:r w:rsidRPr="00014FD9">
              <w:rPr>
                <w:rFonts w:ascii="Aptos" w:hAnsi="Aptos"/>
                <w:sz w:val="22"/>
                <w:szCs w:val="22"/>
              </w:rPr>
              <w:t>tep</w:t>
            </w:r>
          </w:p>
        </w:tc>
        <w:tc>
          <w:tcPr>
            <w:tcW w:w="1980" w:type="dxa"/>
            <w:tcMar>
              <w:top w:w="29" w:type="dxa"/>
              <w:left w:w="29" w:type="dxa"/>
              <w:bottom w:w="29" w:type="dxa"/>
              <w:right w:w="29" w:type="dxa"/>
            </w:tcMar>
            <w:vAlign w:val="center"/>
            <w:hideMark/>
          </w:tcPr>
          <w:p w14:paraId="5B0F3D84" w14:textId="0D4E1609" w:rsidR="0015230B" w:rsidRPr="00014FD9" w:rsidRDefault="0015230B" w:rsidP="000A3020">
            <w:pPr>
              <w:jc w:val="center"/>
              <w:cnfStyle w:val="100000000000" w:firstRow="1" w:lastRow="0" w:firstColumn="0" w:lastColumn="0" w:oddVBand="0" w:evenVBand="0" w:oddHBand="0" w:evenHBand="0" w:firstRowFirstColumn="0" w:firstRowLastColumn="0" w:lastRowFirstColumn="0" w:lastRowLastColumn="0"/>
              <w:rPr>
                <w:rFonts w:ascii="Aptos" w:hAnsi="Aptos"/>
                <w:b w:val="0"/>
                <w:bCs w:val="0"/>
                <w:sz w:val="22"/>
                <w:szCs w:val="22"/>
              </w:rPr>
            </w:pPr>
            <w:r w:rsidRPr="00014FD9">
              <w:rPr>
                <w:rFonts w:ascii="Aptos" w:hAnsi="Aptos"/>
                <w:sz w:val="22"/>
                <w:szCs w:val="22"/>
              </w:rPr>
              <w:t xml:space="preserve">Primary </w:t>
            </w:r>
            <w:r w:rsidR="009A4AFB" w:rsidRPr="00014FD9">
              <w:rPr>
                <w:rFonts w:ascii="Aptos" w:hAnsi="Aptos"/>
                <w:sz w:val="22"/>
                <w:szCs w:val="22"/>
              </w:rPr>
              <w:t>T</w:t>
            </w:r>
            <w:r w:rsidRPr="00014FD9">
              <w:rPr>
                <w:rFonts w:ascii="Aptos" w:hAnsi="Aptos"/>
                <w:sz w:val="22"/>
                <w:szCs w:val="22"/>
              </w:rPr>
              <w:t xml:space="preserve">ool(s) </w:t>
            </w:r>
            <w:r w:rsidR="009A4AFB" w:rsidRPr="00014FD9">
              <w:rPr>
                <w:rFonts w:ascii="Aptos" w:hAnsi="Aptos"/>
                <w:sz w:val="22"/>
                <w:szCs w:val="22"/>
              </w:rPr>
              <w:t>U</w:t>
            </w:r>
            <w:r w:rsidRPr="00014FD9">
              <w:rPr>
                <w:rFonts w:ascii="Aptos" w:hAnsi="Aptos"/>
                <w:sz w:val="22"/>
                <w:szCs w:val="22"/>
              </w:rPr>
              <w:t>sed</w:t>
            </w:r>
          </w:p>
        </w:tc>
      </w:tr>
      <w:tr w:rsidR="007029E2" w:rsidRPr="00014FD9" w14:paraId="0767596A" w14:textId="77777777" w:rsidTr="00DF5B82">
        <w:trPr>
          <w:trHeight w:val="1406"/>
        </w:trPr>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hideMark/>
          </w:tcPr>
          <w:p w14:paraId="132D39EB" w14:textId="77777777" w:rsidR="0015230B" w:rsidRPr="00014FD9" w:rsidRDefault="0015230B" w:rsidP="000A3020">
            <w:pPr>
              <w:jc w:val="center"/>
              <w:rPr>
                <w:rFonts w:ascii="Aptos" w:hAnsi="Aptos"/>
                <w:sz w:val="22"/>
                <w:szCs w:val="22"/>
              </w:rPr>
            </w:pPr>
            <w:r w:rsidRPr="00014FD9">
              <w:rPr>
                <w:rFonts w:ascii="Aptos" w:hAnsi="Aptos"/>
                <w:sz w:val="22"/>
                <w:szCs w:val="22"/>
              </w:rPr>
              <w:t>1</w:t>
            </w:r>
          </w:p>
        </w:tc>
        <w:tc>
          <w:tcPr>
            <w:tcW w:w="7727" w:type="dxa"/>
            <w:tcMar>
              <w:top w:w="29" w:type="dxa"/>
              <w:left w:w="29" w:type="dxa"/>
              <w:bottom w:w="29" w:type="dxa"/>
              <w:right w:w="29" w:type="dxa"/>
            </w:tcMar>
            <w:vAlign w:val="center"/>
            <w:hideMark/>
          </w:tcPr>
          <w:p w14:paraId="4913998D" w14:textId="352BFCDD" w:rsidR="0015230B" w:rsidRPr="00014FD9" w:rsidRDefault="2163B8B2"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 xml:space="preserve">Normalize </w:t>
            </w:r>
            <w:r w:rsidR="28618C69" w:rsidRPr="00014FD9">
              <w:rPr>
                <w:rFonts w:ascii="Aptos" w:hAnsi="Aptos"/>
                <w:b/>
                <w:bCs/>
                <w:sz w:val="22"/>
                <w:szCs w:val="22"/>
              </w:rPr>
              <w:t>the evaluation corpus</w:t>
            </w:r>
            <w:r w:rsidR="68C7BDE3" w:rsidRPr="00014FD9">
              <w:rPr>
                <w:rFonts w:ascii="Aptos" w:hAnsi="Aptos"/>
                <w:b/>
                <w:bCs/>
                <w:sz w:val="22"/>
                <w:szCs w:val="22"/>
              </w:rPr>
              <w:t>:</w:t>
            </w:r>
            <w:r w:rsidR="28618C69" w:rsidRPr="00014FD9">
              <w:rPr>
                <w:rFonts w:ascii="Aptos" w:hAnsi="Aptos"/>
                <w:sz w:val="22"/>
                <w:szCs w:val="22"/>
              </w:rPr>
              <w:t xml:space="preserve"> </w:t>
            </w:r>
            <w:r w:rsidR="00584DCF" w:rsidRPr="00584DCF">
              <w:rPr>
                <w:rFonts w:ascii="Aptos" w:hAnsi="Aptos"/>
                <w:sz w:val="22"/>
                <w:szCs w:val="22"/>
              </w:rPr>
              <w:t xml:space="preserve">Load the IEG corpus of project evaluations (ICRRs and PPARs). Standardize GPs, regions, dates, and ratings (map outcomes to numeric values). Implement de-duplication rules (prefer PPAR over ICRR, or else keep the most recent ICRR). Fix text encoding artifacts in the Lessons Learned </w:t>
            </w:r>
            <w:proofErr w:type="gramStart"/>
            <w:r w:rsidR="00584DCF" w:rsidRPr="00584DCF">
              <w:rPr>
                <w:rFonts w:ascii="Aptos" w:hAnsi="Aptos"/>
                <w:sz w:val="22"/>
                <w:szCs w:val="22"/>
              </w:rPr>
              <w:t>text, and</w:t>
            </w:r>
            <w:proofErr w:type="gramEnd"/>
            <w:r w:rsidR="00584DCF" w:rsidRPr="00584DCF">
              <w:rPr>
                <w:rFonts w:ascii="Aptos" w:hAnsi="Aptos"/>
                <w:sz w:val="22"/>
                <w:szCs w:val="22"/>
              </w:rPr>
              <w:t xml:space="preserve"> drop projects with empty lessons. Recode FCS status to include any country on the World Bank Harmonized FCS country list at any point between FY15 and FY25. The result is a “one project, one record” table with the Lessons Learned text as the main unstructured field for mining. This approach yielded a clean, analysis-ready database of 7,574 projects from a total of 8,569 evaluations.</w:t>
            </w:r>
          </w:p>
        </w:tc>
        <w:tc>
          <w:tcPr>
            <w:tcW w:w="1980" w:type="dxa"/>
            <w:tcMar>
              <w:top w:w="29" w:type="dxa"/>
              <w:left w:w="29" w:type="dxa"/>
              <w:bottom w:w="29" w:type="dxa"/>
              <w:right w:w="29" w:type="dxa"/>
            </w:tcMar>
            <w:vAlign w:val="center"/>
            <w:hideMark/>
          </w:tcPr>
          <w:p w14:paraId="0FF6A45F" w14:textId="77777777" w:rsidR="0015230B" w:rsidRPr="00014FD9" w:rsidRDefault="0015230B"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Python</w:t>
            </w:r>
          </w:p>
        </w:tc>
      </w:tr>
      <w:tr w:rsidR="007029E2" w:rsidRPr="00014FD9" w14:paraId="7F3A70D5" w14:textId="77777777" w:rsidTr="00DF5B82">
        <w:trPr>
          <w:trHeight w:val="1433"/>
        </w:trPr>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tcPr>
          <w:p w14:paraId="1D6A7D04" w14:textId="10D42971" w:rsidR="00264753" w:rsidRPr="00014FD9" w:rsidRDefault="00C01DAE" w:rsidP="000A3020">
            <w:pPr>
              <w:jc w:val="center"/>
              <w:rPr>
                <w:rFonts w:ascii="Aptos" w:hAnsi="Aptos"/>
                <w:sz w:val="22"/>
                <w:szCs w:val="22"/>
              </w:rPr>
            </w:pPr>
            <w:r w:rsidRPr="00014FD9">
              <w:rPr>
                <w:rFonts w:ascii="Aptos" w:hAnsi="Aptos"/>
                <w:sz w:val="22"/>
                <w:szCs w:val="22"/>
              </w:rPr>
              <w:t>2</w:t>
            </w:r>
          </w:p>
        </w:tc>
        <w:tc>
          <w:tcPr>
            <w:tcW w:w="7727" w:type="dxa"/>
            <w:tcMar>
              <w:top w:w="29" w:type="dxa"/>
              <w:left w:w="29" w:type="dxa"/>
              <w:bottom w:w="29" w:type="dxa"/>
              <w:right w:w="29" w:type="dxa"/>
            </w:tcMar>
            <w:vAlign w:val="center"/>
          </w:tcPr>
          <w:p w14:paraId="194AB9FA" w14:textId="604D0CC0" w:rsidR="00264753" w:rsidRPr="00014FD9" w:rsidRDefault="113F5A6A"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Develop</w:t>
            </w:r>
            <w:r w:rsidR="2163B8B2" w:rsidRPr="00014FD9">
              <w:rPr>
                <w:rFonts w:ascii="Aptos" w:hAnsi="Aptos"/>
                <w:b/>
                <w:bCs/>
                <w:sz w:val="22"/>
                <w:szCs w:val="22"/>
              </w:rPr>
              <w:t xml:space="preserve"> an i</w:t>
            </w:r>
            <w:r w:rsidR="7BF9C1DD" w:rsidRPr="00014FD9">
              <w:rPr>
                <w:rFonts w:ascii="Aptos" w:hAnsi="Aptos"/>
                <w:b/>
                <w:bCs/>
                <w:sz w:val="22"/>
                <w:szCs w:val="22"/>
              </w:rPr>
              <w:t>nnovation k</w:t>
            </w:r>
            <w:r w:rsidR="6F73D102" w:rsidRPr="00014FD9">
              <w:rPr>
                <w:rFonts w:ascii="Aptos" w:hAnsi="Aptos"/>
                <w:b/>
                <w:bCs/>
                <w:sz w:val="22"/>
                <w:szCs w:val="22"/>
              </w:rPr>
              <w:t>ey</w:t>
            </w:r>
            <w:r w:rsidR="7BF9C1DD" w:rsidRPr="00014FD9">
              <w:rPr>
                <w:rFonts w:ascii="Aptos" w:hAnsi="Aptos"/>
                <w:b/>
                <w:bCs/>
                <w:sz w:val="22"/>
                <w:szCs w:val="22"/>
              </w:rPr>
              <w:t>word</w:t>
            </w:r>
            <w:r w:rsidR="6F73D102" w:rsidRPr="00014FD9">
              <w:rPr>
                <w:rFonts w:ascii="Aptos" w:hAnsi="Aptos"/>
                <w:b/>
                <w:bCs/>
                <w:sz w:val="22"/>
                <w:szCs w:val="22"/>
              </w:rPr>
              <w:t xml:space="preserve"> dictionary:</w:t>
            </w:r>
            <w:r w:rsidR="6F73D102" w:rsidRPr="00014FD9">
              <w:rPr>
                <w:rFonts w:ascii="Aptos" w:hAnsi="Aptos"/>
                <w:sz w:val="22"/>
                <w:szCs w:val="22"/>
              </w:rPr>
              <w:t xml:space="preserve"> </w:t>
            </w:r>
            <w:r w:rsidR="00502250" w:rsidRPr="00502250">
              <w:rPr>
                <w:rFonts w:ascii="Aptos" w:hAnsi="Aptos"/>
                <w:sz w:val="22"/>
                <w:szCs w:val="22"/>
              </w:rPr>
              <w:t>Ask two LLMs to generate lists of innovation-related terms, drawing on their knowledge of innovation practice and international development. Combine the two lists, remove duplicates, and review the resulting pool by the expert authors to remove irrelevant, ambiguous, or overly generic terms. Refine further using Python notebooks to inspect matched snippets in context and add morphological variants. The final innovation keyword dictionary of 165 terms is provided in Appendix B.</w:t>
            </w:r>
          </w:p>
        </w:tc>
        <w:tc>
          <w:tcPr>
            <w:tcW w:w="1980" w:type="dxa"/>
            <w:tcMar>
              <w:top w:w="29" w:type="dxa"/>
              <w:left w:w="29" w:type="dxa"/>
              <w:bottom w:w="29" w:type="dxa"/>
              <w:right w:w="29" w:type="dxa"/>
            </w:tcMar>
            <w:vAlign w:val="center"/>
          </w:tcPr>
          <w:p w14:paraId="62CD7626" w14:textId="04B48BD2" w:rsidR="00264753" w:rsidRPr="00014FD9" w:rsidRDefault="00A55433"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GenAI</w:t>
            </w:r>
            <w:r w:rsidR="00B10C07">
              <w:rPr>
                <w:rFonts w:ascii="Aptos" w:hAnsi="Aptos"/>
                <w:sz w:val="22"/>
                <w:szCs w:val="22"/>
              </w:rPr>
              <w:t xml:space="preserve"> +</w:t>
            </w:r>
            <w:r w:rsidR="00502250">
              <w:rPr>
                <w:rFonts w:ascii="Aptos" w:hAnsi="Aptos"/>
                <w:sz w:val="22"/>
                <w:szCs w:val="22"/>
              </w:rPr>
              <w:t xml:space="preserve"> </w:t>
            </w:r>
            <w:r w:rsidR="58BEE9BC" w:rsidRPr="00014FD9">
              <w:rPr>
                <w:rFonts w:ascii="Aptos" w:hAnsi="Aptos"/>
                <w:sz w:val="22"/>
                <w:szCs w:val="22"/>
              </w:rPr>
              <w:t xml:space="preserve">expert </w:t>
            </w:r>
            <w:r w:rsidR="00AA7D39" w:rsidRPr="00014FD9">
              <w:rPr>
                <w:rFonts w:ascii="Aptos" w:hAnsi="Aptos"/>
                <w:sz w:val="22"/>
                <w:szCs w:val="22"/>
              </w:rPr>
              <w:t xml:space="preserve">human </w:t>
            </w:r>
            <w:r w:rsidR="58BEE9BC" w:rsidRPr="00014FD9">
              <w:rPr>
                <w:rFonts w:ascii="Aptos" w:hAnsi="Aptos"/>
                <w:sz w:val="22"/>
                <w:szCs w:val="22"/>
              </w:rPr>
              <w:t>review</w:t>
            </w:r>
            <w:r w:rsidR="00B10C07">
              <w:rPr>
                <w:rFonts w:ascii="Aptos" w:hAnsi="Aptos"/>
                <w:sz w:val="22"/>
                <w:szCs w:val="22"/>
              </w:rPr>
              <w:t xml:space="preserve"> +</w:t>
            </w:r>
            <w:r w:rsidR="00502250">
              <w:rPr>
                <w:rFonts w:ascii="Aptos" w:hAnsi="Aptos"/>
                <w:sz w:val="22"/>
                <w:szCs w:val="22"/>
              </w:rPr>
              <w:t xml:space="preserve"> Python</w:t>
            </w:r>
          </w:p>
        </w:tc>
      </w:tr>
      <w:tr w:rsidR="007029E2" w:rsidRPr="00014FD9" w14:paraId="1256D20D" w14:textId="77777777" w:rsidTr="00DF5B82">
        <w:trPr>
          <w:trHeight w:val="672"/>
        </w:trPr>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tcPr>
          <w:p w14:paraId="6EB65278" w14:textId="0990D141" w:rsidR="00264753" w:rsidRPr="00014FD9" w:rsidRDefault="00C01DAE" w:rsidP="000A3020">
            <w:pPr>
              <w:jc w:val="center"/>
              <w:rPr>
                <w:rFonts w:ascii="Aptos" w:hAnsi="Aptos"/>
                <w:sz w:val="22"/>
                <w:szCs w:val="22"/>
              </w:rPr>
            </w:pPr>
            <w:r w:rsidRPr="00014FD9">
              <w:rPr>
                <w:rFonts w:ascii="Aptos" w:hAnsi="Aptos"/>
                <w:sz w:val="22"/>
                <w:szCs w:val="22"/>
              </w:rPr>
              <w:t>3</w:t>
            </w:r>
          </w:p>
        </w:tc>
        <w:tc>
          <w:tcPr>
            <w:tcW w:w="7727" w:type="dxa"/>
            <w:tcMar>
              <w:top w:w="29" w:type="dxa"/>
              <w:left w:w="29" w:type="dxa"/>
              <w:bottom w:w="29" w:type="dxa"/>
              <w:right w:w="29" w:type="dxa"/>
            </w:tcMar>
            <w:vAlign w:val="center"/>
          </w:tcPr>
          <w:p w14:paraId="6386AE7E" w14:textId="0A9F9B61" w:rsidR="00264753" w:rsidRPr="00014FD9" w:rsidRDefault="1870C48A"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Tag each project by innovation content</w:t>
            </w:r>
            <w:r w:rsidR="422DF9F6" w:rsidRPr="00014FD9">
              <w:rPr>
                <w:rFonts w:ascii="Aptos" w:hAnsi="Aptos"/>
                <w:b/>
                <w:bCs/>
                <w:sz w:val="22"/>
                <w:szCs w:val="22"/>
              </w:rPr>
              <w:t xml:space="preserve">: </w:t>
            </w:r>
            <w:r w:rsidR="7BF9C1DD" w:rsidRPr="00014FD9">
              <w:rPr>
                <w:rFonts w:ascii="Aptos" w:hAnsi="Aptos"/>
                <w:sz w:val="22"/>
                <w:szCs w:val="22"/>
              </w:rPr>
              <w:t xml:space="preserve">Scan each </w:t>
            </w:r>
            <w:r w:rsidRPr="00014FD9">
              <w:rPr>
                <w:rFonts w:ascii="Aptos" w:hAnsi="Aptos"/>
                <w:i/>
                <w:iCs/>
                <w:sz w:val="22"/>
                <w:szCs w:val="22"/>
              </w:rPr>
              <w:t>Lessons Learned</w:t>
            </w:r>
            <w:r w:rsidRPr="00014FD9">
              <w:rPr>
                <w:rFonts w:ascii="Aptos" w:hAnsi="Aptos"/>
                <w:sz w:val="22"/>
                <w:szCs w:val="22"/>
              </w:rPr>
              <w:t xml:space="preserve"> text</w:t>
            </w:r>
            <w:r w:rsidR="7BF9C1DD" w:rsidRPr="00014FD9">
              <w:rPr>
                <w:rFonts w:ascii="Aptos" w:hAnsi="Aptos"/>
                <w:sz w:val="22"/>
                <w:szCs w:val="22"/>
              </w:rPr>
              <w:t xml:space="preserve"> </w:t>
            </w:r>
            <w:r w:rsidRPr="00014FD9">
              <w:rPr>
                <w:rFonts w:ascii="Aptos" w:hAnsi="Aptos"/>
                <w:sz w:val="22"/>
                <w:szCs w:val="22"/>
              </w:rPr>
              <w:t xml:space="preserve">using </w:t>
            </w:r>
            <w:r w:rsidR="7BF9C1DD" w:rsidRPr="00014FD9">
              <w:rPr>
                <w:rFonts w:ascii="Aptos" w:hAnsi="Aptos"/>
                <w:sz w:val="22"/>
                <w:szCs w:val="22"/>
              </w:rPr>
              <w:t xml:space="preserve">the </w:t>
            </w:r>
            <w:r w:rsidR="422DF9F6" w:rsidRPr="00014FD9">
              <w:rPr>
                <w:rFonts w:ascii="Aptos" w:hAnsi="Aptos"/>
                <w:sz w:val="22"/>
                <w:szCs w:val="22"/>
              </w:rPr>
              <w:t xml:space="preserve">innovation keyword </w:t>
            </w:r>
            <w:r w:rsidR="7BF9C1DD" w:rsidRPr="00014FD9">
              <w:rPr>
                <w:rFonts w:ascii="Aptos" w:hAnsi="Aptos"/>
                <w:sz w:val="22"/>
                <w:szCs w:val="22"/>
              </w:rPr>
              <w:t>dictionary</w:t>
            </w:r>
            <w:r w:rsidR="37748B26" w:rsidRPr="00014FD9">
              <w:rPr>
                <w:rFonts w:ascii="Aptos" w:hAnsi="Aptos"/>
                <w:sz w:val="22"/>
                <w:szCs w:val="22"/>
              </w:rPr>
              <w:t xml:space="preserve"> </w:t>
            </w:r>
            <w:r w:rsidR="2BDB64C8" w:rsidRPr="00014FD9">
              <w:rPr>
                <w:rFonts w:ascii="Aptos" w:hAnsi="Aptos"/>
                <w:sz w:val="22"/>
                <w:szCs w:val="22"/>
              </w:rPr>
              <w:t>and c</w:t>
            </w:r>
            <w:r w:rsidR="7BF9C1DD" w:rsidRPr="00014FD9">
              <w:rPr>
                <w:rFonts w:ascii="Aptos" w:hAnsi="Aptos"/>
                <w:sz w:val="22"/>
                <w:szCs w:val="22"/>
              </w:rPr>
              <w:t>ount distinct hits per project</w:t>
            </w:r>
            <w:r w:rsidR="37748B26" w:rsidRPr="00014FD9">
              <w:rPr>
                <w:rFonts w:ascii="Aptos" w:hAnsi="Aptos"/>
                <w:sz w:val="22"/>
                <w:szCs w:val="22"/>
              </w:rPr>
              <w:t xml:space="preserve"> (do not</w:t>
            </w:r>
            <w:r w:rsidR="7BF9C1DD" w:rsidRPr="00014FD9">
              <w:rPr>
                <w:rFonts w:ascii="Aptos" w:hAnsi="Aptos"/>
                <w:sz w:val="22"/>
                <w:szCs w:val="22"/>
              </w:rPr>
              <w:t xml:space="preserve"> </w:t>
            </w:r>
            <w:r w:rsidR="37748B26" w:rsidRPr="00014FD9">
              <w:rPr>
                <w:rFonts w:ascii="Aptos" w:hAnsi="Aptos"/>
                <w:sz w:val="22"/>
                <w:szCs w:val="22"/>
              </w:rPr>
              <w:t xml:space="preserve">repeat the </w:t>
            </w:r>
            <w:r w:rsidR="7BF9C1DD" w:rsidRPr="00014FD9">
              <w:rPr>
                <w:rFonts w:ascii="Aptos" w:hAnsi="Aptos"/>
                <w:sz w:val="22"/>
                <w:szCs w:val="22"/>
              </w:rPr>
              <w:t>count of the same token within a document</w:t>
            </w:r>
            <w:r w:rsidR="37748B26" w:rsidRPr="00014FD9">
              <w:rPr>
                <w:rFonts w:ascii="Aptos" w:hAnsi="Aptos"/>
                <w:sz w:val="22"/>
                <w:szCs w:val="22"/>
              </w:rPr>
              <w:t>)</w:t>
            </w:r>
            <w:r w:rsidR="2163B8B2" w:rsidRPr="00014FD9">
              <w:rPr>
                <w:rFonts w:ascii="Aptos" w:hAnsi="Aptos"/>
                <w:sz w:val="22"/>
                <w:szCs w:val="22"/>
              </w:rPr>
              <w:t>.</w:t>
            </w:r>
          </w:p>
        </w:tc>
        <w:tc>
          <w:tcPr>
            <w:tcW w:w="1980" w:type="dxa"/>
            <w:tcMar>
              <w:top w:w="29" w:type="dxa"/>
              <w:left w:w="29" w:type="dxa"/>
              <w:bottom w:w="29" w:type="dxa"/>
              <w:right w:w="29" w:type="dxa"/>
            </w:tcMar>
            <w:vAlign w:val="center"/>
          </w:tcPr>
          <w:p w14:paraId="40E0FD00" w14:textId="4250CCA3" w:rsidR="00264753" w:rsidRPr="00014FD9" w:rsidRDefault="00C01DAE"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Python</w:t>
            </w:r>
          </w:p>
        </w:tc>
      </w:tr>
      <w:tr w:rsidR="007029E2" w:rsidRPr="00014FD9" w14:paraId="04BD17BF" w14:textId="77777777" w:rsidTr="00DF5B82">
        <w:trPr>
          <w:trHeight w:val="682"/>
        </w:trPr>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tcPr>
          <w:p w14:paraId="7ADF090D" w14:textId="0AA26BF2" w:rsidR="00C01DAE" w:rsidRPr="00014FD9" w:rsidRDefault="00C01DAE" w:rsidP="000A3020">
            <w:pPr>
              <w:jc w:val="center"/>
              <w:rPr>
                <w:rFonts w:ascii="Aptos" w:hAnsi="Aptos"/>
                <w:sz w:val="22"/>
                <w:szCs w:val="22"/>
              </w:rPr>
            </w:pPr>
            <w:r w:rsidRPr="00014FD9">
              <w:rPr>
                <w:rFonts w:ascii="Aptos" w:hAnsi="Aptos"/>
                <w:sz w:val="22"/>
                <w:szCs w:val="22"/>
              </w:rPr>
              <w:t>4</w:t>
            </w:r>
          </w:p>
        </w:tc>
        <w:tc>
          <w:tcPr>
            <w:tcW w:w="7727" w:type="dxa"/>
            <w:tcMar>
              <w:top w:w="29" w:type="dxa"/>
              <w:left w:w="29" w:type="dxa"/>
              <w:bottom w:w="29" w:type="dxa"/>
              <w:right w:w="29" w:type="dxa"/>
            </w:tcMar>
            <w:vAlign w:val="center"/>
          </w:tcPr>
          <w:p w14:paraId="596B2591" w14:textId="731F2FD3" w:rsidR="00C01DAE" w:rsidRPr="00014FD9" w:rsidRDefault="6B5B0756"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Classify projects</w:t>
            </w:r>
            <w:r w:rsidR="37748B26" w:rsidRPr="00014FD9">
              <w:rPr>
                <w:rFonts w:ascii="Aptos" w:hAnsi="Aptos"/>
                <w:b/>
                <w:bCs/>
                <w:sz w:val="22"/>
                <w:szCs w:val="22"/>
              </w:rPr>
              <w:t xml:space="preserve"> by innovation intensity</w:t>
            </w:r>
            <w:r w:rsidR="00CE5AF3">
              <w:rPr>
                <w:rFonts w:ascii="Aptos" w:hAnsi="Aptos"/>
                <w:b/>
                <w:bCs/>
                <w:sz w:val="22"/>
                <w:szCs w:val="22"/>
              </w:rPr>
              <w:t xml:space="preserve"> </w:t>
            </w:r>
            <w:r w:rsidR="00CE5AF3" w:rsidRPr="00CE5AF3">
              <w:rPr>
                <w:rFonts w:ascii="Aptos" w:hAnsi="Aptos"/>
                <w:b/>
                <w:bCs/>
                <w:sz w:val="22"/>
                <w:szCs w:val="22"/>
              </w:rPr>
              <w:t>and construct the Innovation Index</w:t>
            </w:r>
            <w:r w:rsidR="2163B8B2" w:rsidRPr="00014FD9">
              <w:rPr>
                <w:rFonts w:ascii="Aptos" w:hAnsi="Aptos"/>
                <w:b/>
                <w:bCs/>
                <w:sz w:val="22"/>
                <w:szCs w:val="22"/>
              </w:rPr>
              <w:t>:</w:t>
            </w:r>
            <w:r w:rsidRPr="00014FD9">
              <w:rPr>
                <w:rFonts w:ascii="Aptos" w:hAnsi="Aptos"/>
                <w:sz w:val="22"/>
                <w:szCs w:val="22"/>
              </w:rPr>
              <w:t xml:space="preserve"> </w:t>
            </w:r>
            <w:r w:rsidR="00016550" w:rsidRPr="00016550">
              <w:rPr>
                <w:rFonts w:ascii="Aptos" w:hAnsi="Aptos"/>
                <w:sz w:val="22"/>
                <w:szCs w:val="22"/>
              </w:rPr>
              <w:t>Use a threshold-based classification system: High innovation = 4 or more distinct keyword hits, Moderate innovation = 2–3 distinct keyword hits, Low innovation = 0 or 1 distinct keyword hit. Store both the raw hit count and the tier so sensitivity checks can vary thresholds ±1</w:t>
            </w:r>
            <w:r w:rsidRPr="00014FD9">
              <w:rPr>
                <w:rFonts w:ascii="Aptos" w:hAnsi="Aptos"/>
                <w:sz w:val="22"/>
                <w:szCs w:val="22"/>
              </w:rPr>
              <w:t>.</w:t>
            </w:r>
            <w:r w:rsidR="00C01DAE" w:rsidRPr="00014FD9">
              <w:rPr>
                <w:rStyle w:val="FootnoteReference"/>
                <w:rFonts w:ascii="Aptos" w:hAnsi="Aptos"/>
                <w:sz w:val="22"/>
                <w:szCs w:val="22"/>
              </w:rPr>
              <w:footnoteReference w:id="31"/>
            </w:r>
          </w:p>
        </w:tc>
        <w:tc>
          <w:tcPr>
            <w:tcW w:w="1980" w:type="dxa"/>
            <w:tcMar>
              <w:top w:w="29" w:type="dxa"/>
              <w:left w:w="29" w:type="dxa"/>
              <w:bottom w:w="29" w:type="dxa"/>
              <w:right w:w="29" w:type="dxa"/>
            </w:tcMar>
            <w:vAlign w:val="center"/>
          </w:tcPr>
          <w:p w14:paraId="7E8D1073" w14:textId="425B0E8F" w:rsidR="00C01DAE" w:rsidRPr="00014FD9" w:rsidRDefault="00C01DAE"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Python</w:t>
            </w:r>
          </w:p>
        </w:tc>
      </w:tr>
      <w:tr w:rsidR="007029E2" w:rsidRPr="00014FD9" w14:paraId="73BA5E11" w14:textId="77777777" w:rsidTr="00DF5B82">
        <w:trPr>
          <w:trHeight w:val="679"/>
        </w:trPr>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tcPr>
          <w:p w14:paraId="028F3A73" w14:textId="4ADBC9FE" w:rsidR="00C01DAE" w:rsidRPr="00014FD9" w:rsidRDefault="007A1B84" w:rsidP="000A3020">
            <w:pPr>
              <w:jc w:val="center"/>
              <w:rPr>
                <w:rFonts w:ascii="Aptos" w:hAnsi="Aptos"/>
                <w:sz w:val="22"/>
                <w:szCs w:val="22"/>
              </w:rPr>
            </w:pPr>
            <w:r>
              <w:rPr>
                <w:rFonts w:ascii="Aptos" w:hAnsi="Aptos"/>
                <w:sz w:val="22"/>
                <w:szCs w:val="22"/>
              </w:rPr>
              <w:t>5</w:t>
            </w:r>
          </w:p>
        </w:tc>
        <w:tc>
          <w:tcPr>
            <w:tcW w:w="7727" w:type="dxa"/>
            <w:tcMar>
              <w:top w:w="29" w:type="dxa"/>
              <w:left w:w="29" w:type="dxa"/>
              <w:bottom w:w="29" w:type="dxa"/>
              <w:right w:w="29" w:type="dxa"/>
            </w:tcMar>
            <w:vAlign w:val="center"/>
          </w:tcPr>
          <w:p w14:paraId="4BC20333" w14:textId="23EB1CE5" w:rsidR="00C01DAE" w:rsidRPr="00014FD9" w:rsidRDefault="3B691B19"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Style w:val="Strong"/>
                <w:rFonts w:ascii="Aptos" w:eastAsiaTheme="majorEastAsia" w:hAnsi="Aptos"/>
                <w:sz w:val="22"/>
                <w:szCs w:val="22"/>
              </w:rPr>
              <w:t xml:space="preserve">Human validation: </w:t>
            </w:r>
            <w:r w:rsidR="007A1B84" w:rsidRPr="007A1B84">
              <w:rPr>
                <w:rFonts w:ascii="Aptos" w:hAnsi="Aptos"/>
                <w:sz w:val="22"/>
                <w:szCs w:val="22"/>
              </w:rPr>
              <w:t>Draw a sample of High and Moderate projects (random, purposive, and targeted borderline cases); have two reviewers independently assess innovation presence and whether the automated tier assignment is appropriate. Resolve disagreements through discussion.</w:t>
            </w:r>
          </w:p>
        </w:tc>
        <w:tc>
          <w:tcPr>
            <w:tcW w:w="1980" w:type="dxa"/>
            <w:tcMar>
              <w:top w:w="29" w:type="dxa"/>
              <w:left w:w="29" w:type="dxa"/>
              <w:bottom w:w="29" w:type="dxa"/>
              <w:right w:w="29" w:type="dxa"/>
            </w:tcMar>
            <w:vAlign w:val="center"/>
          </w:tcPr>
          <w:p w14:paraId="6D01A8EC" w14:textId="0542D0ED" w:rsidR="00C01DAE" w:rsidRPr="00014FD9" w:rsidRDefault="2F330BA2"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 xml:space="preserve">Expert </w:t>
            </w:r>
            <w:r w:rsidR="00AA7D39" w:rsidRPr="00014FD9">
              <w:rPr>
                <w:rFonts w:ascii="Aptos" w:hAnsi="Aptos"/>
                <w:sz w:val="22"/>
                <w:szCs w:val="22"/>
              </w:rPr>
              <w:t xml:space="preserve">human </w:t>
            </w:r>
            <w:r w:rsidRPr="00014FD9">
              <w:rPr>
                <w:rFonts w:ascii="Aptos" w:hAnsi="Aptos"/>
                <w:sz w:val="22"/>
                <w:szCs w:val="22"/>
              </w:rPr>
              <w:t>review</w:t>
            </w:r>
          </w:p>
        </w:tc>
      </w:tr>
      <w:tr w:rsidR="007029E2" w:rsidRPr="00014FD9" w14:paraId="48BAC90B" w14:textId="77777777" w:rsidTr="00DF5B82">
        <w:trPr>
          <w:trHeight w:val="946"/>
        </w:trPr>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tcPr>
          <w:p w14:paraId="00C58A1F" w14:textId="090C32A4" w:rsidR="002F50EA" w:rsidRPr="00014FD9" w:rsidRDefault="00B10C07" w:rsidP="000A3020">
            <w:pPr>
              <w:jc w:val="center"/>
              <w:rPr>
                <w:rFonts w:ascii="Aptos" w:hAnsi="Aptos"/>
                <w:sz w:val="22"/>
                <w:szCs w:val="22"/>
              </w:rPr>
            </w:pPr>
            <w:r>
              <w:rPr>
                <w:rFonts w:ascii="Aptos" w:hAnsi="Aptos"/>
                <w:sz w:val="22"/>
                <w:szCs w:val="22"/>
              </w:rPr>
              <w:t>6</w:t>
            </w:r>
          </w:p>
        </w:tc>
        <w:tc>
          <w:tcPr>
            <w:tcW w:w="7727" w:type="dxa"/>
            <w:tcMar>
              <w:top w:w="29" w:type="dxa"/>
              <w:left w:w="29" w:type="dxa"/>
              <w:bottom w:w="29" w:type="dxa"/>
              <w:right w:w="29" w:type="dxa"/>
            </w:tcMar>
            <w:vAlign w:val="center"/>
          </w:tcPr>
          <w:p w14:paraId="35508634" w14:textId="0CB2D97E" w:rsidR="002F50EA" w:rsidRPr="00014FD9" w:rsidRDefault="6F73D102" w:rsidP="244FAC12">
            <w:pPr>
              <w:cnfStyle w:val="000000000000" w:firstRow="0" w:lastRow="0" w:firstColumn="0" w:lastColumn="0" w:oddVBand="0" w:evenVBand="0" w:oddHBand="0" w:evenHBand="0" w:firstRowFirstColumn="0" w:firstRowLastColumn="0" w:lastRowFirstColumn="0" w:lastRowLastColumn="0"/>
              <w:rPr>
                <w:rStyle w:val="Strong"/>
                <w:rFonts w:ascii="Aptos" w:eastAsiaTheme="majorEastAsia" w:hAnsi="Aptos"/>
                <w:sz w:val="22"/>
                <w:szCs w:val="22"/>
              </w:rPr>
            </w:pPr>
            <w:r w:rsidRPr="00014FD9">
              <w:rPr>
                <w:rStyle w:val="Strong"/>
                <w:rFonts w:ascii="Aptos" w:eastAsiaTheme="majorEastAsia" w:hAnsi="Aptos"/>
                <w:sz w:val="22"/>
                <w:szCs w:val="22"/>
              </w:rPr>
              <w:t>Build the “innovative subset”</w:t>
            </w:r>
            <w:r w:rsidR="526C4C99" w:rsidRPr="00014FD9">
              <w:rPr>
                <w:rStyle w:val="Strong"/>
                <w:rFonts w:ascii="Aptos" w:eastAsiaTheme="majorEastAsia" w:hAnsi="Aptos"/>
                <w:sz w:val="22"/>
                <w:szCs w:val="22"/>
              </w:rPr>
              <w:t>:</w:t>
            </w:r>
            <w:r w:rsidRPr="00014FD9">
              <w:rPr>
                <w:rStyle w:val="Strong"/>
                <w:rFonts w:ascii="Aptos" w:eastAsiaTheme="majorEastAsia" w:hAnsi="Aptos"/>
                <w:sz w:val="22"/>
                <w:szCs w:val="22"/>
              </w:rPr>
              <w:t xml:space="preserve"> </w:t>
            </w:r>
            <w:r w:rsidR="00B10C07" w:rsidRPr="00B10C07">
              <w:rPr>
                <w:rStyle w:val="Strong"/>
                <w:rFonts w:ascii="Aptos" w:eastAsiaTheme="majorEastAsia" w:hAnsi="Aptos"/>
                <w:b w:val="0"/>
                <w:bCs w:val="0"/>
                <w:sz w:val="22"/>
                <w:szCs w:val="22"/>
              </w:rPr>
              <w:t>Classify projects as High + Moderate innovations to form the subset for taxonomy analyses and diffusion work. Use the full corpus for denominators or comparisons when needed (e.g., to assess technology premiums, PCM insights).</w:t>
            </w:r>
          </w:p>
        </w:tc>
        <w:tc>
          <w:tcPr>
            <w:tcW w:w="1980" w:type="dxa"/>
            <w:tcMar>
              <w:top w:w="29" w:type="dxa"/>
              <w:left w:w="29" w:type="dxa"/>
              <w:bottom w:w="29" w:type="dxa"/>
              <w:right w:w="29" w:type="dxa"/>
            </w:tcMar>
            <w:vAlign w:val="center"/>
          </w:tcPr>
          <w:p w14:paraId="6D39428B" w14:textId="4D608640" w:rsidR="002F50EA" w:rsidRPr="00014FD9" w:rsidRDefault="007C6D41"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Python</w:t>
            </w:r>
          </w:p>
        </w:tc>
      </w:tr>
      <w:tr w:rsidR="00397F16" w:rsidRPr="00014FD9" w14:paraId="703BC66D" w14:textId="77777777" w:rsidTr="00DF5B82">
        <w:tc>
          <w:tcPr>
            <w:cnfStyle w:val="001000000000" w:firstRow="0" w:lastRow="0" w:firstColumn="1" w:lastColumn="0" w:oddVBand="0" w:evenVBand="0" w:oddHBand="0" w:evenHBand="0" w:firstRowFirstColumn="0" w:firstRowLastColumn="0" w:lastRowFirstColumn="0" w:lastRowLastColumn="0"/>
            <w:tcW w:w="400" w:type="dxa"/>
            <w:tcMar>
              <w:top w:w="29" w:type="dxa"/>
              <w:left w:w="29" w:type="dxa"/>
              <w:bottom w:w="29" w:type="dxa"/>
              <w:right w:w="29" w:type="dxa"/>
            </w:tcMar>
            <w:vAlign w:val="center"/>
          </w:tcPr>
          <w:p w14:paraId="656A202F" w14:textId="03DD4211" w:rsidR="00397F16" w:rsidRPr="00014FD9" w:rsidRDefault="00B10C07" w:rsidP="000A3020">
            <w:pPr>
              <w:jc w:val="center"/>
              <w:rPr>
                <w:rFonts w:ascii="Aptos" w:hAnsi="Aptos"/>
                <w:sz w:val="22"/>
                <w:szCs w:val="22"/>
              </w:rPr>
            </w:pPr>
            <w:r>
              <w:rPr>
                <w:rFonts w:ascii="Aptos" w:hAnsi="Aptos"/>
                <w:sz w:val="22"/>
                <w:szCs w:val="22"/>
              </w:rPr>
              <w:t>7</w:t>
            </w:r>
          </w:p>
        </w:tc>
        <w:tc>
          <w:tcPr>
            <w:tcW w:w="7727" w:type="dxa"/>
            <w:tcMar>
              <w:top w:w="29" w:type="dxa"/>
              <w:left w:w="29" w:type="dxa"/>
              <w:bottom w:w="29" w:type="dxa"/>
              <w:right w:w="29" w:type="dxa"/>
            </w:tcMar>
            <w:vAlign w:val="center"/>
          </w:tcPr>
          <w:p w14:paraId="3361A32F" w14:textId="3B72EDE3" w:rsidR="00397F16" w:rsidRPr="00014FD9" w:rsidRDefault="36F21C34" w:rsidP="244FAC12">
            <w:pPr>
              <w:cnfStyle w:val="000000000000" w:firstRow="0" w:lastRow="0" w:firstColumn="0" w:lastColumn="0" w:oddVBand="0" w:evenVBand="0" w:oddHBand="0" w:evenHBand="0" w:firstRowFirstColumn="0" w:firstRowLastColumn="0" w:lastRowFirstColumn="0" w:lastRowLastColumn="0"/>
              <w:rPr>
                <w:rStyle w:val="Strong"/>
                <w:rFonts w:ascii="Aptos" w:eastAsiaTheme="majorEastAsia" w:hAnsi="Aptos"/>
                <w:sz w:val="22"/>
                <w:szCs w:val="22"/>
              </w:rPr>
            </w:pPr>
            <w:r w:rsidRPr="00014FD9">
              <w:rPr>
                <w:rFonts w:ascii="Aptos" w:eastAsiaTheme="majorEastAsia" w:hAnsi="Aptos"/>
                <w:b/>
                <w:bCs/>
                <w:sz w:val="22"/>
                <w:szCs w:val="22"/>
              </w:rPr>
              <w:t>Develop the i</w:t>
            </w:r>
            <w:r w:rsidR="7BF9C1DD" w:rsidRPr="00014FD9">
              <w:rPr>
                <w:rFonts w:ascii="Aptos" w:eastAsiaTheme="majorEastAsia" w:hAnsi="Aptos"/>
                <w:b/>
                <w:bCs/>
                <w:sz w:val="22"/>
                <w:szCs w:val="22"/>
              </w:rPr>
              <w:t xml:space="preserve">nnovation taxonomy: </w:t>
            </w:r>
            <w:r w:rsidR="00D25542" w:rsidRPr="00D25542">
              <w:rPr>
                <w:rFonts w:ascii="Aptos" w:eastAsiaTheme="majorEastAsia" w:hAnsi="Aptos"/>
                <w:sz w:val="22"/>
                <w:szCs w:val="22"/>
              </w:rPr>
              <w:t xml:space="preserve">Use LLMs to generate tagging keywords for each of the four innovation categories (operational/institutional, technological, collaborative, and financial). Apply these keywords via Python to produce provisional category assignments across all projects, defaulting to operational/institutional where no category is matched and allowing multi-label assignments where supported. Apply a similar Python-assisted inspection procedure as in Step 2 to check for potential mismatches. Review a sample of </w:t>
            </w:r>
            <w:r w:rsidR="00D25542" w:rsidRPr="00D25542">
              <w:rPr>
                <w:rFonts w:ascii="Aptos" w:eastAsiaTheme="majorEastAsia" w:hAnsi="Aptos"/>
                <w:sz w:val="22"/>
                <w:szCs w:val="22"/>
              </w:rPr>
              <w:lastRenderedPageBreak/>
              <w:t>assignments (random, purposive, and targeted borderline cases) against the Lessons Learned text; revise as needed.</w:t>
            </w:r>
          </w:p>
        </w:tc>
        <w:tc>
          <w:tcPr>
            <w:tcW w:w="1980" w:type="dxa"/>
            <w:tcMar>
              <w:top w:w="29" w:type="dxa"/>
              <w:left w:w="29" w:type="dxa"/>
              <w:bottom w:w="29" w:type="dxa"/>
              <w:right w:w="29" w:type="dxa"/>
            </w:tcMar>
            <w:vAlign w:val="center"/>
          </w:tcPr>
          <w:p w14:paraId="43BE226F" w14:textId="18F806F7" w:rsidR="00397F16" w:rsidRPr="00014FD9" w:rsidRDefault="00A55433"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lastRenderedPageBreak/>
              <w:t>GenAI</w:t>
            </w:r>
            <w:r w:rsidR="422DF9F6" w:rsidRPr="00014FD9">
              <w:rPr>
                <w:rFonts w:ascii="Aptos" w:hAnsi="Aptos"/>
                <w:sz w:val="22"/>
                <w:szCs w:val="22"/>
              </w:rPr>
              <w:t xml:space="preserve"> </w:t>
            </w:r>
            <w:r w:rsidR="00AA7D39" w:rsidRPr="00014FD9">
              <w:rPr>
                <w:rFonts w:ascii="Aptos" w:hAnsi="Aptos"/>
                <w:sz w:val="22"/>
                <w:szCs w:val="22"/>
              </w:rPr>
              <w:t xml:space="preserve">+ </w:t>
            </w:r>
            <w:r w:rsidR="422DF9F6" w:rsidRPr="00014FD9">
              <w:rPr>
                <w:rFonts w:ascii="Aptos" w:hAnsi="Aptos"/>
                <w:sz w:val="22"/>
                <w:szCs w:val="22"/>
              </w:rPr>
              <w:t>expert</w:t>
            </w:r>
            <w:r w:rsidR="00AA7D39" w:rsidRPr="00014FD9">
              <w:rPr>
                <w:rFonts w:ascii="Aptos" w:hAnsi="Aptos"/>
                <w:sz w:val="22"/>
                <w:szCs w:val="22"/>
              </w:rPr>
              <w:t xml:space="preserve"> human</w:t>
            </w:r>
            <w:r w:rsidR="422DF9F6" w:rsidRPr="00014FD9">
              <w:rPr>
                <w:rFonts w:ascii="Aptos" w:hAnsi="Aptos"/>
                <w:sz w:val="22"/>
                <w:szCs w:val="22"/>
              </w:rPr>
              <w:t xml:space="preserve"> review </w:t>
            </w:r>
            <w:r w:rsidR="00AA7D39" w:rsidRPr="00014FD9">
              <w:rPr>
                <w:rFonts w:ascii="Aptos" w:hAnsi="Aptos"/>
                <w:sz w:val="22"/>
                <w:szCs w:val="22"/>
              </w:rPr>
              <w:t xml:space="preserve">+ </w:t>
            </w:r>
            <w:r w:rsidR="422DF9F6" w:rsidRPr="00014FD9">
              <w:rPr>
                <w:rFonts w:ascii="Aptos" w:hAnsi="Aptos"/>
                <w:sz w:val="22"/>
                <w:szCs w:val="22"/>
              </w:rPr>
              <w:t>Python</w:t>
            </w:r>
          </w:p>
        </w:tc>
      </w:tr>
      <w:tr w:rsidR="007029E2" w:rsidRPr="00014FD9" w14:paraId="4530EC40" w14:textId="77777777" w:rsidTr="00DF5B82">
        <w:trPr>
          <w:trHeight w:val="1115"/>
        </w:trPr>
        <w:tc>
          <w:tcPr>
            <w:cnfStyle w:val="001000000000" w:firstRow="0" w:lastRow="0" w:firstColumn="1" w:lastColumn="0" w:oddVBand="0" w:evenVBand="0" w:oddHBand="0" w:evenHBand="0" w:firstRowFirstColumn="0" w:firstRowLastColumn="0" w:lastRowFirstColumn="0" w:lastRowLastColumn="0"/>
            <w:tcW w:w="400" w:type="dxa"/>
            <w:vAlign w:val="center"/>
          </w:tcPr>
          <w:p w14:paraId="55EDD843" w14:textId="5449FE82" w:rsidR="002F50EA" w:rsidRPr="00014FD9" w:rsidRDefault="00D25542" w:rsidP="000A3020">
            <w:pPr>
              <w:jc w:val="center"/>
              <w:rPr>
                <w:rFonts w:ascii="Aptos" w:hAnsi="Aptos"/>
                <w:sz w:val="22"/>
                <w:szCs w:val="22"/>
              </w:rPr>
            </w:pPr>
            <w:r>
              <w:rPr>
                <w:rFonts w:ascii="Aptos" w:hAnsi="Aptos"/>
                <w:sz w:val="22"/>
                <w:szCs w:val="22"/>
              </w:rPr>
              <w:t>8</w:t>
            </w:r>
          </w:p>
        </w:tc>
        <w:tc>
          <w:tcPr>
            <w:tcW w:w="7727" w:type="dxa"/>
            <w:vAlign w:val="center"/>
          </w:tcPr>
          <w:p w14:paraId="208E6BC4" w14:textId="62D782DE" w:rsidR="002F50EA" w:rsidRPr="00014FD9" w:rsidRDefault="36F21C34"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 xml:space="preserve">Conduct iterative </w:t>
            </w:r>
            <w:r w:rsidR="7BF9C1DD" w:rsidRPr="00014FD9">
              <w:rPr>
                <w:rFonts w:ascii="Aptos" w:hAnsi="Aptos"/>
                <w:b/>
                <w:bCs/>
                <w:sz w:val="22"/>
                <w:szCs w:val="22"/>
              </w:rPr>
              <w:t>h</w:t>
            </w:r>
            <w:r w:rsidR="6F73D102" w:rsidRPr="00014FD9">
              <w:rPr>
                <w:rFonts w:ascii="Aptos" w:hAnsi="Aptos"/>
                <w:b/>
                <w:bCs/>
                <w:sz w:val="22"/>
                <w:szCs w:val="22"/>
              </w:rPr>
              <w:t>uman–</w:t>
            </w:r>
            <w:r w:rsidR="7BF9C1DD" w:rsidRPr="00014FD9">
              <w:rPr>
                <w:rFonts w:ascii="Aptos" w:hAnsi="Aptos"/>
                <w:b/>
                <w:bCs/>
                <w:sz w:val="22"/>
                <w:szCs w:val="22"/>
              </w:rPr>
              <w:t>m</w:t>
            </w:r>
            <w:r w:rsidR="6F73D102" w:rsidRPr="00014FD9">
              <w:rPr>
                <w:rFonts w:ascii="Aptos" w:hAnsi="Aptos"/>
                <w:b/>
                <w:bCs/>
                <w:sz w:val="22"/>
                <w:szCs w:val="22"/>
              </w:rPr>
              <w:t xml:space="preserve">odel </w:t>
            </w:r>
            <w:r w:rsidR="7BF9C1DD" w:rsidRPr="00014FD9">
              <w:rPr>
                <w:rFonts w:ascii="Aptos" w:hAnsi="Aptos"/>
                <w:b/>
                <w:bCs/>
                <w:sz w:val="22"/>
                <w:szCs w:val="22"/>
              </w:rPr>
              <w:t>r</w:t>
            </w:r>
            <w:r w:rsidR="6F73D102" w:rsidRPr="00014FD9">
              <w:rPr>
                <w:rFonts w:ascii="Aptos" w:hAnsi="Aptos"/>
                <w:b/>
                <w:bCs/>
                <w:sz w:val="22"/>
                <w:szCs w:val="22"/>
              </w:rPr>
              <w:t>easoning</w:t>
            </w:r>
            <w:r w:rsidR="4F713138" w:rsidRPr="00014FD9">
              <w:rPr>
                <w:rFonts w:ascii="Aptos" w:hAnsi="Aptos"/>
                <w:b/>
                <w:bCs/>
                <w:sz w:val="22"/>
                <w:szCs w:val="22"/>
              </w:rPr>
              <w:t>:</w:t>
            </w:r>
            <w:r w:rsidR="6F73D102" w:rsidRPr="00014FD9">
              <w:rPr>
                <w:rFonts w:ascii="Aptos" w:hAnsi="Aptos"/>
                <w:sz w:val="22"/>
                <w:szCs w:val="22"/>
              </w:rPr>
              <w:t xml:space="preserve"> </w:t>
            </w:r>
            <w:r w:rsidR="009342DF" w:rsidRPr="009342DF">
              <w:rPr>
                <w:rFonts w:ascii="Aptos" w:hAnsi="Aptos"/>
                <w:sz w:val="22"/>
                <w:szCs w:val="22"/>
              </w:rPr>
              <w:t>Engage LLMs as interlocutors to explore pattern candidates (through dozens of prompts), propose alternative framings and cuts by time, GP, instrument, and FCV. Researchers steer prompts, filter noise, and anchor interpretations in Bank Group context and history.</w:t>
            </w:r>
          </w:p>
        </w:tc>
        <w:tc>
          <w:tcPr>
            <w:tcW w:w="1980" w:type="dxa"/>
            <w:vAlign w:val="center"/>
          </w:tcPr>
          <w:p w14:paraId="12C9077C" w14:textId="01252589" w:rsidR="002F50EA" w:rsidRPr="00014FD9" w:rsidRDefault="00A55433"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GenAI</w:t>
            </w:r>
            <w:r w:rsidR="4BF0C913" w:rsidRPr="00014FD9">
              <w:rPr>
                <w:rFonts w:ascii="Aptos" w:hAnsi="Aptos"/>
                <w:sz w:val="22"/>
                <w:szCs w:val="22"/>
              </w:rPr>
              <w:t xml:space="preserve"> </w:t>
            </w:r>
            <w:r w:rsidR="00AA7D39" w:rsidRPr="00014FD9">
              <w:rPr>
                <w:rFonts w:ascii="Aptos" w:hAnsi="Aptos"/>
                <w:sz w:val="22"/>
                <w:szCs w:val="22"/>
              </w:rPr>
              <w:t xml:space="preserve">+ </w:t>
            </w:r>
            <w:r w:rsidR="4BF0C913" w:rsidRPr="00014FD9">
              <w:rPr>
                <w:rFonts w:ascii="Aptos" w:hAnsi="Aptos"/>
                <w:sz w:val="22"/>
                <w:szCs w:val="22"/>
              </w:rPr>
              <w:t xml:space="preserve">expert </w:t>
            </w:r>
            <w:r w:rsidR="00AA7D39" w:rsidRPr="00014FD9">
              <w:rPr>
                <w:rFonts w:ascii="Aptos" w:hAnsi="Aptos"/>
                <w:sz w:val="22"/>
                <w:szCs w:val="22"/>
              </w:rPr>
              <w:t xml:space="preserve">human </w:t>
            </w:r>
            <w:r w:rsidR="4BF0C913" w:rsidRPr="00014FD9">
              <w:rPr>
                <w:rFonts w:ascii="Aptos" w:hAnsi="Aptos"/>
                <w:sz w:val="22"/>
                <w:szCs w:val="22"/>
              </w:rPr>
              <w:t>input</w:t>
            </w:r>
          </w:p>
        </w:tc>
      </w:tr>
      <w:tr w:rsidR="007029E2" w:rsidRPr="00014FD9" w14:paraId="74514827" w14:textId="77777777" w:rsidTr="00DF5B82">
        <w:trPr>
          <w:trHeight w:val="1400"/>
        </w:trPr>
        <w:tc>
          <w:tcPr>
            <w:cnfStyle w:val="001000000000" w:firstRow="0" w:lastRow="0" w:firstColumn="1" w:lastColumn="0" w:oddVBand="0" w:evenVBand="0" w:oddHBand="0" w:evenHBand="0" w:firstRowFirstColumn="0" w:firstRowLastColumn="0" w:lastRowFirstColumn="0" w:lastRowLastColumn="0"/>
            <w:tcW w:w="400" w:type="dxa"/>
            <w:vAlign w:val="center"/>
          </w:tcPr>
          <w:p w14:paraId="6351BA72" w14:textId="2A7EF528" w:rsidR="00C01DAE" w:rsidRPr="00014FD9" w:rsidRDefault="00F92D81" w:rsidP="000A3020">
            <w:pPr>
              <w:jc w:val="center"/>
              <w:rPr>
                <w:rFonts w:ascii="Aptos" w:hAnsi="Aptos"/>
                <w:sz w:val="22"/>
                <w:szCs w:val="22"/>
              </w:rPr>
            </w:pPr>
            <w:r>
              <w:rPr>
                <w:rFonts w:ascii="Aptos" w:hAnsi="Aptos"/>
                <w:sz w:val="22"/>
                <w:szCs w:val="22"/>
              </w:rPr>
              <w:t>9</w:t>
            </w:r>
          </w:p>
        </w:tc>
        <w:tc>
          <w:tcPr>
            <w:tcW w:w="7727" w:type="dxa"/>
            <w:vAlign w:val="center"/>
          </w:tcPr>
          <w:p w14:paraId="516A99C1" w14:textId="392DDEBB" w:rsidR="00C01DAE" w:rsidRPr="00014FD9" w:rsidRDefault="2163B8B2"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Formulate h</w:t>
            </w:r>
            <w:r w:rsidR="32BF59A4" w:rsidRPr="00014FD9">
              <w:rPr>
                <w:rFonts w:ascii="Aptos" w:hAnsi="Aptos"/>
                <w:b/>
                <w:bCs/>
                <w:sz w:val="22"/>
                <w:szCs w:val="22"/>
              </w:rPr>
              <w:t>ypothes</w:t>
            </w:r>
            <w:r w:rsidR="36F21C34" w:rsidRPr="00014FD9">
              <w:rPr>
                <w:rFonts w:ascii="Aptos" w:hAnsi="Aptos"/>
                <w:b/>
                <w:bCs/>
                <w:sz w:val="22"/>
                <w:szCs w:val="22"/>
              </w:rPr>
              <w:t>e</w:t>
            </w:r>
            <w:r w:rsidR="32BF59A4" w:rsidRPr="00014FD9">
              <w:rPr>
                <w:rFonts w:ascii="Aptos" w:hAnsi="Aptos"/>
                <w:b/>
                <w:bCs/>
                <w:sz w:val="22"/>
                <w:szCs w:val="22"/>
              </w:rPr>
              <w:t>s</w:t>
            </w:r>
            <w:r w:rsidRPr="00014FD9">
              <w:rPr>
                <w:rFonts w:ascii="Aptos" w:hAnsi="Aptos"/>
                <w:b/>
                <w:bCs/>
                <w:sz w:val="22"/>
                <w:szCs w:val="22"/>
              </w:rPr>
              <w:t>:</w:t>
            </w:r>
            <w:r w:rsidR="32BF59A4" w:rsidRPr="00014FD9">
              <w:rPr>
                <w:rFonts w:ascii="Aptos" w:hAnsi="Aptos"/>
                <w:sz w:val="22"/>
                <w:szCs w:val="22"/>
              </w:rPr>
              <w:t xml:space="preserve"> </w:t>
            </w:r>
            <w:r w:rsidR="00F92D81" w:rsidRPr="00F92D81">
              <w:rPr>
                <w:rFonts w:ascii="Aptos" w:hAnsi="Aptos"/>
                <w:sz w:val="22"/>
                <w:szCs w:val="22"/>
              </w:rPr>
              <w:t>Distill the co-interpreted ideas into testable hypotheses about innovation’s distribution, correlates, and performance implications. Examples include “the technology premium is positive conditional on adaptive delivery”; “operational innovations dominate across decades”; and “IFC references are associated with higher innovation intensity”. Record hypothesized mechanisms and observable proxies for further testing. Authors screen and retain only hypotheses that are internally coherent, observable in the dataset, and feasible to operationalize.</w:t>
            </w:r>
          </w:p>
        </w:tc>
        <w:tc>
          <w:tcPr>
            <w:tcW w:w="1980" w:type="dxa"/>
            <w:vAlign w:val="center"/>
          </w:tcPr>
          <w:p w14:paraId="01996200" w14:textId="6346C0A4" w:rsidR="00C01DAE" w:rsidRPr="00014FD9" w:rsidRDefault="00A55433"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GenAI</w:t>
            </w:r>
            <w:r w:rsidR="4BF0C913" w:rsidRPr="00014FD9">
              <w:rPr>
                <w:rFonts w:ascii="Aptos" w:hAnsi="Aptos"/>
                <w:sz w:val="22"/>
                <w:szCs w:val="22"/>
              </w:rPr>
              <w:t xml:space="preserve"> + expert</w:t>
            </w:r>
            <w:r w:rsidR="00AA7D39" w:rsidRPr="00014FD9">
              <w:rPr>
                <w:rFonts w:ascii="Aptos" w:hAnsi="Aptos"/>
                <w:sz w:val="22"/>
                <w:szCs w:val="22"/>
              </w:rPr>
              <w:t xml:space="preserve"> human </w:t>
            </w:r>
            <w:r w:rsidR="4BF0C913" w:rsidRPr="00014FD9">
              <w:rPr>
                <w:rFonts w:ascii="Aptos" w:hAnsi="Aptos"/>
                <w:sz w:val="22"/>
                <w:szCs w:val="22"/>
              </w:rPr>
              <w:t>review</w:t>
            </w:r>
          </w:p>
        </w:tc>
      </w:tr>
      <w:tr w:rsidR="007029E2" w:rsidRPr="00014FD9" w14:paraId="1220E9B2" w14:textId="77777777" w:rsidTr="00DF5B82">
        <w:tc>
          <w:tcPr>
            <w:cnfStyle w:val="001000000000" w:firstRow="0" w:lastRow="0" w:firstColumn="1" w:lastColumn="0" w:oddVBand="0" w:evenVBand="0" w:oddHBand="0" w:evenHBand="0" w:firstRowFirstColumn="0" w:firstRowLastColumn="0" w:lastRowFirstColumn="0" w:lastRowLastColumn="0"/>
            <w:tcW w:w="400" w:type="dxa"/>
            <w:vAlign w:val="center"/>
          </w:tcPr>
          <w:p w14:paraId="4E94ABBA" w14:textId="43657FB3" w:rsidR="00C01DAE" w:rsidRPr="00014FD9" w:rsidRDefault="007029E2" w:rsidP="000A3020">
            <w:pPr>
              <w:jc w:val="center"/>
              <w:rPr>
                <w:rFonts w:ascii="Aptos" w:hAnsi="Aptos"/>
                <w:sz w:val="22"/>
                <w:szCs w:val="22"/>
              </w:rPr>
            </w:pPr>
            <w:r w:rsidRPr="00014FD9">
              <w:rPr>
                <w:rFonts w:ascii="Aptos" w:hAnsi="Aptos"/>
                <w:sz w:val="22"/>
                <w:szCs w:val="22"/>
              </w:rPr>
              <w:t>1</w:t>
            </w:r>
            <w:r w:rsidR="00F92D81">
              <w:rPr>
                <w:rFonts w:ascii="Aptos" w:hAnsi="Aptos"/>
                <w:sz w:val="22"/>
                <w:szCs w:val="22"/>
              </w:rPr>
              <w:t>0</w:t>
            </w:r>
          </w:p>
        </w:tc>
        <w:tc>
          <w:tcPr>
            <w:tcW w:w="7727" w:type="dxa"/>
            <w:vAlign w:val="center"/>
          </w:tcPr>
          <w:p w14:paraId="388CDA35" w14:textId="4129D350" w:rsidR="00C01DAE" w:rsidRPr="00014FD9" w:rsidRDefault="2163B8B2"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 xml:space="preserve">Operationalize </w:t>
            </w:r>
            <w:r w:rsidR="4F713138" w:rsidRPr="00014FD9">
              <w:rPr>
                <w:rFonts w:ascii="Aptos" w:hAnsi="Aptos"/>
                <w:b/>
                <w:bCs/>
                <w:sz w:val="22"/>
                <w:szCs w:val="22"/>
              </w:rPr>
              <w:t>each hypothesis</w:t>
            </w:r>
            <w:r w:rsidRPr="00014FD9">
              <w:rPr>
                <w:rFonts w:ascii="Aptos" w:hAnsi="Aptos"/>
                <w:b/>
                <w:bCs/>
                <w:sz w:val="22"/>
                <w:szCs w:val="22"/>
              </w:rPr>
              <w:t>:</w:t>
            </w:r>
            <w:r w:rsidR="4F713138" w:rsidRPr="00014FD9">
              <w:rPr>
                <w:rFonts w:ascii="Aptos" w:hAnsi="Aptos"/>
                <w:sz w:val="22"/>
                <w:szCs w:val="22"/>
              </w:rPr>
              <w:t xml:space="preserve"> </w:t>
            </w:r>
            <w:r w:rsidR="00F92D81" w:rsidRPr="00F92D81">
              <w:rPr>
                <w:rFonts w:ascii="Aptos" w:hAnsi="Aptos"/>
                <w:sz w:val="22"/>
                <w:szCs w:val="22"/>
              </w:rPr>
              <w:t>For each hypothesis, define measurable indicators and keyword expansions (e.g., pilot/scale lexicon, IFC/PCM lexicon, technology markers). These lexicons enable consistent text mining across hypotheses. The list of keyword expansions is available upon request.</w:t>
            </w:r>
          </w:p>
        </w:tc>
        <w:tc>
          <w:tcPr>
            <w:tcW w:w="1980" w:type="dxa"/>
            <w:vAlign w:val="center"/>
          </w:tcPr>
          <w:p w14:paraId="0E9C02B7" w14:textId="2730629C" w:rsidR="00C01DAE" w:rsidRPr="00014FD9" w:rsidRDefault="00A55433"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GenAI</w:t>
            </w:r>
          </w:p>
        </w:tc>
      </w:tr>
      <w:tr w:rsidR="007029E2" w:rsidRPr="00014FD9" w14:paraId="716D82BC" w14:textId="77777777" w:rsidTr="00DF5B82">
        <w:trPr>
          <w:trHeight w:val="557"/>
        </w:trPr>
        <w:tc>
          <w:tcPr>
            <w:cnfStyle w:val="001000000000" w:firstRow="0" w:lastRow="0" w:firstColumn="1" w:lastColumn="0" w:oddVBand="0" w:evenVBand="0" w:oddHBand="0" w:evenHBand="0" w:firstRowFirstColumn="0" w:firstRowLastColumn="0" w:lastRowFirstColumn="0" w:lastRowLastColumn="0"/>
            <w:tcW w:w="400" w:type="dxa"/>
            <w:vAlign w:val="center"/>
          </w:tcPr>
          <w:p w14:paraId="70975242" w14:textId="434CF942" w:rsidR="0048289F" w:rsidRPr="00014FD9" w:rsidRDefault="007029E2" w:rsidP="000A3020">
            <w:pPr>
              <w:jc w:val="center"/>
              <w:rPr>
                <w:rFonts w:ascii="Aptos" w:hAnsi="Aptos"/>
                <w:sz w:val="22"/>
                <w:szCs w:val="22"/>
              </w:rPr>
            </w:pPr>
            <w:r w:rsidRPr="00014FD9">
              <w:rPr>
                <w:rFonts w:ascii="Aptos" w:hAnsi="Aptos"/>
                <w:sz w:val="22"/>
                <w:szCs w:val="22"/>
              </w:rPr>
              <w:t>1</w:t>
            </w:r>
            <w:r w:rsidR="00AF7060">
              <w:rPr>
                <w:rFonts w:ascii="Aptos" w:hAnsi="Aptos"/>
                <w:sz w:val="22"/>
                <w:szCs w:val="22"/>
              </w:rPr>
              <w:t>1</w:t>
            </w:r>
          </w:p>
        </w:tc>
        <w:tc>
          <w:tcPr>
            <w:tcW w:w="7727" w:type="dxa"/>
            <w:vAlign w:val="center"/>
          </w:tcPr>
          <w:p w14:paraId="783BAE67" w14:textId="41823A2D" w:rsidR="0048289F" w:rsidRPr="00014FD9" w:rsidRDefault="30162426"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Apply f</w:t>
            </w:r>
            <w:r w:rsidR="7BF9C1DD" w:rsidRPr="00014FD9">
              <w:rPr>
                <w:rFonts w:ascii="Aptos" w:hAnsi="Aptos"/>
                <w:b/>
                <w:bCs/>
                <w:sz w:val="22"/>
                <w:szCs w:val="22"/>
              </w:rPr>
              <w:t>eature tagging</w:t>
            </w:r>
            <w:r w:rsidR="2163B8B2" w:rsidRPr="00014FD9">
              <w:rPr>
                <w:rFonts w:ascii="Aptos" w:hAnsi="Aptos"/>
                <w:b/>
                <w:bCs/>
                <w:sz w:val="22"/>
                <w:szCs w:val="22"/>
              </w:rPr>
              <w:t>:</w:t>
            </w:r>
            <w:r w:rsidR="00AF7060">
              <w:rPr>
                <w:rFonts w:ascii="Aptos" w:hAnsi="Aptos"/>
                <w:sz w:val="22"/>
                <w:szCs w:val="22"/>
              </w:rPr>
              <w:t xml:space="preserve"> </w:t>
            </w:r>
            <w:r w:rsidR="00AF7060" w:rsidRPr="00AF7060">
              <w:rPr>
                <w:rFonts w:ascii="Aptos" w:hAnsi="Aptos"/>
                <w:sz w:val="22"/>
                <w:szCs w:val="22"/>
              </w:rPr>
              <w:t>Using the new lexicons, run targeted keyword matching scans to identify references to pilots, scale</w:t>
            </w:r>
            <w:r w:rsidR="00AF7060" w:rsidRPr="00AF7060">
              <w:rPr>
                <w:rFonts w:ascii="Cambria Math" w:hAnsi="Cambria Math" w:cs="Cambria Math"/>
                <w:sz w:val="22"/>
                <w:szCs w:val="22"/>
              </w:rPr>
              <w:t>‑</w:t>
            </w:r>
            <w:r w:rsidR="00AF7060" w:rsidRPr="00AF7060">
              <w:rPr>
                <w:rFonts w:ascii="Aptos" w:hAnsi="Aptos"/>
                <w:sz w:val="22"/>
                <w:szCs w:val="22"/>
              </w:rPr>
              <w:t xml:space="preserve">up, technology, IFC, PCM, and so on. Attach </w:t>
            </w:r>
            <w:proofErr w:type="spellStart"/>
            <w:r w:rsidR="00AF7060" w:rsidRPr="00AF7060">
              <w:rPr>
                <w:rFonts w:ascii="Aptos" w:hAnsi="Aptos"/>
                <w:sz w:val="22"/>
                <w:szCs w:val="22"/>
              </w:rPr>
              <w:t>boolean</w:t>
            </w:r>
            <w:proofErr w:type="spellEnd"/>
            <w:r w:rsidR="00AF7060" w:rsidRPr="00AF7060">
              <w:rPr>
                <w:rFonts w:ascii="Aptos" w:hAnsi="Aptos"/>
                <w:sz w:val="22"/>
                <w:szCs w:val="22"/>
              </w:rPr>
              <w:t xml:space="preserve"> flags to each project.</w:t>
            </w:r>
          </w:p>
        </w:tc>
        <w:tc>
          <w:tcPr>
            <w:tcW w:w="1980" w:type="dxa"/>
            <w:vAlign w:val="center"/>
          </w:tcPr>
          <w:p w14:paraId="249E8BFF" w14:textId="583C9D62" w:rsidR="0048289F" w:rsidRPr="00014FD9" w:rsidRDefault="00474F04"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Python</w:t>
            </w:r>
          </w:p>
        </w:tc>
      </w:tr>
      <w:tr w:rsidR="007029E2" w:rsidRPr="00014FD9" w14:paraId="0FD70E4D" w14:textId="77777777" w:rsidTr="00DF5B82">
        <w:trPr>
          <w:trHeight w:val="622"/>
        </w:trPr>
        <w:tc>
          <w:tcPr>
            <w:cnfStyle w:val="001000000000" w:firstRow="0" w:lastRow="0" w:firstColumn="1" w:lastColumn="0" w:oddVBand="0" w:evenVBand="0" w:oddHBand="0" w:evenHBand="0" w:firstRowFirstColumn="0" w:firstRowLastColumn="0" w:lastRowFirstColumn="0" w:lastRowLastColumn="0"/>
            <w:tcW w:w="400" w:type="dxa"/>
            <w:vAlign w:val="center"/>
            <w:hideMark/>
          </w:tcPr>
          <w:p w14:paraId="0D70C3FA" w14:textId="7AAF4383" w:rsidR="0015230B" w:rsidRPr="00014FD9" w:rsidRDefault="0048289F" w:rsidP="000A3020">
            <w:pPr>
              <w:jc w:val="center"/>
              <w:rPr>
                <w:rFonts w:ascii="Aptos" w:hAnsi="Aptos"/>
                <w:sz w:val="22"/>
                <w:szCs w:val="22"/>
              </w:rPr>
            </w:pPr>
            <w:r w:rsidRPr="00014FD9">
              <w:rPr>
                <w:rFonts w:ascii="Aptos" w:hAnsi="Aptos"/>
                <w:sz w:val="22"/>
                <w:szCs w:val="22"/>
              </w:rPr>
              <w:t>1</w:t>
            </w:r>
            <w:r w:rsidR="00C836DC">
              <w:rPr>
                <w:rFonts w:ascii="Aptos" w:hAnsi="Aptos"/>
                <w:sz w:val="22"/>
                <w:szCs w:val="22"/>
              </w:rPr>
              <w:t>2</w:t>
            </w:r>
          </w:p>
        </w:tc>
        <w:tc>
          <w:tcPr>
            <w:tcW w:w="7727" w:type="dxa"/>
            <w:vAlign w:val="center"/>
            <w:hideMark/>
          </w:tcPr>
          <w:p w14:paraId="3A1B1920" w14:textId="3B5075B1" w:rsidR="0015230B" w:rsidRPr="00014FD9" w:rsidRDefault="2163B8B2"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 xml:space="preserve">Analyze </w:t>
            </w:r>
            <w:r w:rsidR="36F21C34" w:rsidRPr="00014FD9">
              <w:rPr>
                <w:rFonts w:ascii="Aptos" w:hAnsi="Aptos"/>
                <w:b/>
                <w:bCs/>
                <w:sz w:val="22"/>
                <w:szCs w:val="22"/>
              </w:rPr>
              <w:t xml:space="preserve">the </w:t>
            </w:r>
            <w:r w:rsidRPr="00014FD9">
              <w:rPr>
                <w:rFonts w:ascii="Aptos" w:hAnsi="Aptos"/>
                <w:b/>
                <w:bCs/>
                <w:sz w:val="22"/>
                <w:szCs w:val="22"/>
              </w:rPr>
              <w:t>p</w:t>
            </w:r>
            <w:r w:rsidR="7BF9C1DD" w:rsidRPr="00014FD9">
              <w:rPr>
                <w:rFonts w:ascii="Aptos" w:hAnsi="Aptos"/>
                <w:b/>
                <w:bCs/>
                <w:sz w:val="22"/>
                <w:szCs w:val="22"/>
              </w:rPr>
              <w:t>ortfolio</w:t>
            </w:r>
            <w:r w:rsidR="422DF9F6" w:rsidRPr="00014FD9">
              <w:rPr>
                <w:rFonts w:ascii="Aptos" w:hAnsi="Aptos"/>
                <w:b/>
                <w:bCs/>
                <w:sz w:val="22"/>
                <w:szCs w:val="22"/>
              </w:rPr>
              <w:t>:</w:t>
            </w:r>
            <w:r w:rsidR="7BF9C1DD" w:rsidRPr="00014FD9">
              <w:rPr>
                <w:rFonts w:ascii="Aptos" w:hAnsi="Aptos"/>
                <w:sz w:val="22"/>
                <w:szCs w:val="22"/>
              </w:rPr>
              <w:t xml:space="preserve"> </w:t>
            </w:r>
            <w:r w:rsidR="00A132AE" w:rsidRPr="00A132AE">
              <w:rPr>
                <w:rFonts w:ascii="Aptos" w:hAnsi="Aptos"/>
                <w:sz w:val="22"/>
                <w:szCs w:val="22"/>
              </w:rPr>
              <w:t>Produce a time series analysis (such as five-year cohorts); conduct regional/GP breakouts; compare FCS vs. non-FCS; and generate cross-tabulations by innovation tier to identify distributional patterns.</w:t>
            </w:r>
          </w:p>
        </w:tc>
        <w:tc>
          <w:tcPr>
            <w:tcW w:w="1980" w:type="dxa"/>
            <w:vAlign w:val="center"/>
            <w:hideMark/>
          </w:tcPr>
          <w:p w14:paraId="3C9FA928" w14:textId="0E965C06" w:rsidR="0015230B" w:rsidRPr="00014FD9" w:rsidRDefault="0015230B"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Python</w:t>
            </w:r>
          </w:p>
        </w:tc>
      </w:tr>
      <w:tr w:rsidR="00397F16" w:rsidRPr="00014FD9" w14:paraId="318A28FA" w14:textId="77777777" w:rsidTr="00DF5B82">
        <w:trPr>
          <w:trHeight w:val="657"/>
        </w:trPr>
        <w:tc>
          <w:tcPr>
            <w:cnfStyle w:val="001000000000" w:firstRow="0" w:lastRow="0" w:firstColumn="1" w:lastColumn="0" w:oddVBand="0" w:evenVBand="0" w:oddHBand="0" w:evenHBand="0" w:firstRowFirstColumn="0" w:firstRowLastColumn="0" w:lastRowFirstColumn="0" w:lastRowLastColumn="0"/>
            <w:tcW w:w="400" w:type="dxa"/>
            <w:vAlign w:val="center"/>
          </w:tcPr>
          <w:p w14:paraId="7D74D676" w14:textId="1F4AF069" w:rsidR="00397F16" w:rsidRPr="00014FD9" w:rsidRDefault="006656F6" w:rsidP="000A3020">
            <w:pPr>
              <w:jc w:val="center"/>
              <w:rPr>
                <w:rFonts w:ascii="Aptos" w:hAnsi="Aptos"/>
                <w:sz w:val="22"/>
                <w:szCs w:val="22"/>
              </w:rPr>
            </w:pPr>
            <w:r w:rsidRPr="00014FD9">
              <w:rPr>
                <w:rFonts w:ascii="Aptos" w:hAnsi="Aptos"/>
                <w:sz w:val="22"/>
                <w:szCs w:val="22"/>
              </w:rPr>
              <w:t>1</w:t>
            </w:r>
            <w:r w:rsidR="00967441">
              <w:rPr>
                <w:rFonts w:ascii="Aptos" w:hAnsi="Aptos"/>
                <w:sz w:val="22"/>
                <w:szCs w:val="22"/>
              </w:rPr>
              <w:t>3</w:t>
            </w:r>
          </w:p>
        </w:tc>
        <w:tc>
          <w:tcPr>
            <w:tcW w:w="7727" w:type="dxa"/>
            <w:vAlign w:val="center"/>
          </w:tcPr>
          <w:p w14:paraId="065475EA" w14:textId="6316EA6B" w:rsidR="00397F16" w:rsidRPr="00014FD9" w:rsidRDefault="0042382E" w:rsidP="000A3020">
            <w:pPr>
              <w:cnfStyle w:val="000000000000" w:firstRow="0" w:lastRow="0" w:firstColumn="0" w:lastColumn="0" w:oddVBand="0" w:evenVBand="0" w:oddHBand="0" w:evenHBand="0" w:firstRowFirstColumn="0" w:firstRowLastColumn="0" w:lastRowFirstColumn="0" w:lastRowLastColumn="0"/>
              <w:rPr>
                <w:rFonts w:ascii="Aptos" w:hAnsi="Aptos"/>
                <w:b/>
                <w:bCs/>
                <w:sz w:val="22"/>
                <w:szCs w:val="22"/>
              </w:rPr>
            </w:pPr>
            <w:r w:rsidRPr="00014FD9">
              <w:rPr>
                <w:rFonts w:ascii="Aptos" w:hAnsi="Aptos"/>
                <w:b/>
                <w:bCs/>
                <w:sz w:val="22"/>
                <w:szCs w:val="22"/>
              </w:rPr>
              <w:t>Assess p</w:t>
            </w:r>
            <w:r w:rsidR="7BF9C1DD" w:rsidRPr="00014FD9">
              <w:rPr>
                <w:rFonts w:ascii="Aptos" w:hAnsi="Aptos"/>
                <w:b/>
                <w:bCs/>
                <w:sz w:val="22"/>
                <w:szCs w:val="22"/>
              </w:rPr>
              <w:t>erformance associations (t</w:t>
            </w:r>
            <w:r w:rsidR="422DF9F6" w:rsidRPr="00014FD9">
              <w:rPr>
                <w:rFonts w:ascii="Aptos" w:hAnsi="Aptos"/>
                <w:b/>
                <w:bCs/>
                <w:sz w:val="22"/>
                <w:szCs w:val="22"/>
              </w:rPr>
              <w:t>ech</w:t>
            </w:r>
            <w:r w:rsidR="002179CF" w:rsidRPr="00014FD9">
              <w:rPr>
                <w:rFonts w:ascii="Aptos" w:hAnsi="Aptos"/>
                <w:b/>
                <w:bCs/>
                <w:sz w:val="22"/>
                <w:szCs w:val="22"/>
              </w:rPr>
              <w:t>nology</w:t>
            </w:r>
            <w:r w:rsidRPr="00014FD9">
              <w:rPr>
                <w:rFonts w:ascii="Aptos" w:hAnsi="Aptos"/>
                <w:b/>
                <w:bCs/>
                <w:sz w:val="22"/>
                <w:szCs w:val="22"/>
              </w:rPr>
              <w:t xml:space="preserve"> or </w:t>
            </w:r>
            <w:r w:rsidR="422DF9F6" w:rsidRPr="00014FD9">
              <w:rPr>
                <w:rFonts w:ascii="Aptos" w:hAnsi="Aptos"/>
                <w:b/>
                <w:bCs/>
                <w:sz w:val="22"/>
                <w:szCs w:val="22"/>
              </w:rPr>
              <w:t>innovation</w:t>
            </w:r>
            <w:r w:rsidR="7BF9C1DD" w:rsidRPr="00014FD9">
              <w:rPr>
                <w:rFonts w:ascii="Aptos" w:hAnsi="Aptos"/>
                <w:b/>
                <w:bCs/>
                <w:sz w:val="22"/>
                <w:szCs w:val="22"/>
              </w:rPr>
              <w:t xml:space="preserve"> premium</w:t>
            </w:r>
            <w:r w:rsidR="422DF9F6" w:rsidRPr="00014FD9">
              <w:rPr>
                <w:rFonts w:ascii="Aptos" w:hAnsi="Aptos"/>
                <w:b/>
                <w:bCs/>
                <w:sz w:val="22"/>
                <w:szCs w:val="22"/>
              </w:rPr>
              <w:t>)</w:t>
            </w:r>
            <w:r w:rsidR="7BF9C1DD" w:rsidRPr="00014FD9">
              <w:rPr>
                <w:rFonts w:ascii="Aptos" w:hAnsi="Aptos"/>
                <w:b/>
                <w:bCs/>
                <w:sz w:val="22"/>
                <w:szCs w:val="22"/>
              </w:rPr>
              <w:t>:</w:t>
            </w:r>
            <w:r w:rsidR="00967441">
              <w:rPr>
                <w:rFonts w:ascii="Aptos" w:hAnsi="Aptos"/>
                <w:b/>
                <w:bCs/>
                <w:sz w:val="22"/>
                <w:szCs w:val="22"/>
              </w:rPr>
              <w:t xml:space="preserve"> </w:t>
            </w:r>
            <w:r w:rsidR="00967441" w:rsidRPr="00967441">
              <w:rPr>
                <w:rFonts w:ascii="Aptos" w:hAnsi="Aptos"/>
                <w:sz w:val="22"/>
                <w:szCs w:val="22"/>
              </w:rPr>
              <w:t>Calculate mean differences in ratings by innovation tier (the innovation premium) and by technology presence within tiers and by GP (the technology premium), across outcome, bank performance, quality at entry, and quality of supervision ratings.</w:t>
            </w:r>
          </w:p>
        </w:tc>
        <w:tc>
          <w:tcPr>
            <w:tcW w:w="1980" w:type="dxa"/>
            <w:vAlign w:val="center"/>
          </w:tcPr>
          <w:p w14:paraId="713C4E06" w14:textId="2BB36958" w:rsidR="00397F16" w:rsidRPr="00014FD9" w:rsidRDefault="0F072727"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Python</w:t>
            </w:r>
          </w:p>
        </w:tc>
      </w:tr>
      <w:tr w:rsidR="007029E2" w:rsidRPr="00014FD9" w14:paraId="3292C39B" w14:textId="77777777" w:rsidTr="00DF5B82">
        <w:trPr>
          <w:trHeight w:val="848"/>
        </w:trPr>
        <w:tc>
          <w:tcPr>
            <w:cnfStyle w:val="001000000000" w:firstRow="0" w:lastRow="0" w:firstColumn="1" w:lastColumn="0" w:oddVBand="0" w:evenVBand="0" w:oddHBand="0" w:evenHBand="0" w:firstRowFirstColumn="0" w:firstRowLastColumn="0" w:lastRowFirstColumn="0" w:lastRowLastColumn="0"/>
            <w:tcW w:w="400" w:type="dxa"/>
            <w:vAlign w:val="center"/>
            <w:hideMark/>
          </w:tcPr>
          <w:p w14:paraId="03068A31" w14:textId="15070617" w:rsidR="0015230B" w:rsidRPr="00014FD9" w:rsidRDefault="0048289F" w:rsidP="000A3020">
            <w:pPr>
              <w:jc w:val="center"/>
              <w:rPr>
                <w:rFonts w:ascii="Aptos" w:hAnsi="Aptos"/>
                <w:sz w:val="22"/>
                <w:szCs w:val="22"/>
              </w:rPr>
            </w:pPr>
            <w:r w:rsidRPr="00014FD9">
              <w:rPr>
                <w:rFonts w:ascii="Aptos" w:hAnsi="Aptos"/>
                <w:sz w:val="22"/>
                <w:szCs w:val="22"/>
              </w:rPr>
              <w:t>1</w:t>
            </w:r>
            <w:r w:rsidR="00967441">
              <w:rPr>
                <w:rFonts w:ascii="Aptos" w:hAnsi="Aptos"/>
                <w:sz w:val="22"/>
                <w:szCs w:val="22"/>
              </w:rPr>
              <w:t>4</w:t>
            </w:r>
          </w:p>
        </w:tc>
        <w:tc>
          <w:tcPr>
            <w:tcW w:w="7727" w:type="dxa"/>
            <w:vAlign w:val="center"/>
            <w:hideMark/>
          </w:tcPr>
          <w:p w14:paraId="2CF028EF" w14:textId="0BF7DC76" w:rsidR="0015230B" w:rsidRPr="00014FD9" w:rsidRDefault="0042382E"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b/>
                <w:bCs/>
                <w:sz w:val="22"/>
                <w:szCs w:val="22"/>
              </w:rPr>
              <w:t>Identify t</w:t>
            </w:r>
            <w:r w:rsidR="422DF9F6" w:rsidRPr="00014FD9">
              <w:rPr>
                <w:rFonts w:ascii="Aptos" w:hAnsi="Aptos"/>
                <w:b/>
                <w:bCs/>
                <w:sz w:val="22"/>
                <w:szCs w:val="22"/>
              </w:rPr>
              <w:t xml:space="preserve">op </w:t>
            </w:r>
            <w:r w:rsidR="2163B8B2" w:rsidRPr="00014FD9">
              <w:rPr>
                <w:rFonts w:ascii="Aptos" w:hAnsi="Aptos"/>
                <w:b/>
                <w:bCs/>
                <w:sz w:val="22"/>
                <w:szCs w:val="22"/>
              </w:rPr>
              <w:t xml:space="preserve">innovation </w:t>
            </w:r>
            <w:r w:rsidR="36F21C34" w:rsidRPr="00014FD9">
              <w:rPr>
                <w:rFonts w:ascii="Aptos" w:hAnsi="Aptos"/>
                <w:b/>
                <w:bCs/>
                <w:sz w:val="22"/>
                <w:szCs w:val="22"/>
              </w:rPr>
              <w:t>model</w:t>
            </w:r>
            <w:r w:rsidR="002A52CF">
              <w:rPr>
                <w:rFonts w:ascii="Aptos" w:hAnsi="Aptos"/>
                <w:b/>
                <w:bCs/>
                <w:sz w:val="22"/>
                <w:szCs w:val="22"/>
              </w:rPr>
              <w:t xml:space="preserve"> </w:t>
            </w:r>
            <w:r w:rsidR="002A52CF" w:rsidRPr="00965561">
              <w:rPr>
                <w:rFonts w:ascii="Aptos" w:hAnsi="Aptos"/>
                <w:b/>
                <w:bCs/>
                <w:sz w:val="22"/>
                <w:szCs w:val="22"/>
              </w:rPr>
              <w:t>candidates</w:t>
            </w:r>
            <w:r w:rsidR="422DF9F6" w:rsidRPr="00014FD9">
              <w:rPr>
                <w:rFonts w:ascii="Aptos" w:hAnsi="Aptos"/>
                <w:b/>
                <w:bCs/>
                <w:sz w:val="22"/>
                <w:szCs w:val="22"/>
              </w:rPr>
              <w:t xml:space="preserve">: </w:t>
            </w:r>
            <w:r w:rsidR="002A52CF" w:rsidRPr="002A52CF">
              <w:rPr>
                <w:rFonts w:ascii="Aptos" w:hAnsi="Aptos"/>
                <w:sz w:val="22"/>
                <w:szCs w:val="22"/>
              </w:rPr>
              <w:t>Prompt LLMs to surface candidate innovation models prevalent across the portfolio (e.g., e-procurement, PPPs, CDD, digital government); authors review and refine the final list, retaining only models that are conceptually distinct, plausibly prevalent in the portfolio, and feasible to operationalize with keywords.</w:t>
            </w:r>
          </w:p>
        </w:tc>
        <w:tc>
          <w:tcPr>
            <w:tcW w:w="1980" w:type="dxa"/>
            <w:vAlign w:val="center"/>
            <w:hideMark/>
          </w:tcPr>
          <w:p w14:paraId="145F15F9" w14:textId="0C7BB398" w:rsidR="0015230B" w:rsidRPr="00014FD9" w:rsidRDefault="00A55433"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GenAI</w:t>
            </w:r>
            <w:r w:rsidR="0015230B" w:rsidRPr="00014FD9">
              <w:rPr>
                <w:rFonts w:ascii="Aptos" w:hAnsi="Aptos"/>
                <w:sz w:val="22"/>
                <w:szCs w:val="22"/>
              </w:rPr>
              <w:t xml:space="preserve"> </w:t>
            </w:r>
            <w:r w:rsidR="002A52CF">
              <w:rPr>
                <w:rFonts w:ascii="Aptos" w:hAnsi="Aptos"/>
                <w:sz w:val="22"/>
                <w:szCs w:val="22"/>
              </w:rPr>
              <w:t>+ expert human review</w:t>
            </w:r>
          </w:p>
        </w:tc>
      </w:tr>
      <w:tr w:rsidR="001C74A8" w:rsidRPr="00014FD9" w14:paraId="54DA8AF7" w14:textId="77777777" w:rsidTr="00502250">
        <w:trPr>
          <w:trHeight w:val="848"/>
        </w:trPr>
        <w:tc>
          <w:tcPr>
            <w:cnfStyle w:val="001000000000" w:firstRow="0" w:lastRow="0" w:firstColumn="1" w:lastColumn="0" w:oddVBand="0" w:evenVBand="0" w:oddHBand="0" w:evenHBand="0" w:firstRowFirstColumn="0" w:firstRowLastColumn="0" w:lastRowFirstColumn="0" w:lastRowLastColumn="0"/>
            <w:tcW w:w="400" w:type="dxa"/>
            <w:vAlign w:val="center"/>
          </w:tcPr>
          <w:p w14:paraId="4C572486" w14:textId="2B8D250A" w:rsidR="001C74A8" w:rsidRPr="00014FD9" w:rsidRDefault="001C74A8" w:rsidP="000A3020">
            <w:pPr>
              <w:jc w:val="center"/>
              <w:rPr>
                <w:rFonts w:ascii="Aptos" w:hAnsi="Aptos"/>
                <w:sz w:val="22"/>
                <w:szCs w:val="22"/>
              </w:rPr>
            </w:pPr>
            <w:r>
              <w:rPr>
                <w:rFonts w:ascii="Aptos" w:hAnsi="Aptos"/>
                <w:sz w:val="22"/>
                <w:szCs w:val="22"/>
              </w:rPr>
              <w:t>15</w:t>
            </w:r>
          </w:p>
        </w:tc>
        <w:tc>
          <w:tcPr>
            <w:tcW w:w="7727" w:type="dxa"/>
            <w:vAlign w:val="center"/>
          </w:tcPr>
          <w:p w14:paraId="4620F45B" w14:textId="1930293D" w:rsidR="001C74A8" w:rsidRPr="00F626C5" w:rsidRDefault="003C2BD9"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F626C5">
              <w:rPr>
                <w:rFonts w:ascii="Aptos" w:hAnsi="Aptos"/>
                <w:b/>
                <w:bCs/>
                <w:sz w:val="22"/>
                <w:szCs w:val="22"/>
              </w:rPr>
              <w:t>Generate model keyword dictionaries and count mentions:</w:t>
            </w:r>
            <w:r>
              <w:rPr>
                <w:rFonts w:ascii="Aptos" w:hAnsi="Aptos"/>
                <w:sz w:val="22"/>
                <w:szCs w:val="22"/>
              </w:rPr>
              <w:t xml:space="preserve"> </w:t>
            </w:r>
            <w:r w:rsidRPr="003C2BD9">
              <w:rPr>
                <w:rFonts w:ascii="Aptos" w:hAnsi="Aptos"/>
                <w:sz w:val="22"/>
                <w:szCs w:val="22"/>
              </w:rPr>
              <w:t>Use LLMs to generate keyword lists for each candidate model identified in Step 14</w:t>
            </w:r>
            <w:r w:rsidR="00C91CBD">
              <w:rPr>
                <w:rFonts w:ascii="Aptos" w:hAnsi="Aptos"/>
                <w:sz w:val="22"/>
                <w:szCs w:val="22"/>
              </w:rPr>
              <w:t xml:space="preserve">. </w:t>
            </w:r>
            <w:r w:rsidRPr="003C2BD9">
              <w:rPr>
                <w:rFonts w:ascii="Aptos" w:hAnsi="Aptos"/>
                <w:sz w:val="22"/>
                <w:szCs w:val="22"/>
              </w:rPr>
              <w:t>Apply Python binary keyword matching to flag each project for each model's presence, then count and compare model prevalence across the portfolio.</w:t>
            </w:r>
          </w:p>
        </w:tc>
        <w:tc>
          <w:tcPr>
            <w:tcW w:w="1980" w:type="dxa"/>
            <w:vAlign w:val="center"/>
          </w:tcPr>
          <w:p w14:paraId="794B326D" w14:textId="5E23D5A3" w:rsidR="001C74A8" w:rsidRPr="00014FD9" w:rsidRDefault="00C91CBD"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Pr>
                <w:rFonts w:ascii="Aptos" w:hAnsi="Aptos"/>
                <w:sz w:val="22"/>
                <w:szCs w:val="22"/>
              </w:rPr>
              <w:t>GenAI + expert human review + Python</w:t>
            </w:r>
          </w:p>
        </w:tc>
      </w:tr>
      <w:tr w:rsidR="007029E2" w:rsidRPr="00014FD9" w14:paraId="6D797D35" w14:textId="77777777" w:rsidTr="00F626C5">
        <w:trPr>
          <w:trHeight w:val="1071"/>
        </w:trPr>
        <w:tc>
          <w:tcPr>
            <w:cnfStyle w:val="001000000000" w:firstRow="0" w:lastRow="0" w:firstColumn="1" w:lastColumn="0" w:oddVBand="0" w:evenVBand="0" w:oddHBand="0" w:evenHBand="0" w:firstRowFirstColumn="0" w:firstRowLastColumn="0" w:lastRowFirstColumn="0" w:lastRowLastColumn="0"/>
            <w:tcW w:w="400" w:type="dxa"/>
            <w:vAlign w:val="center"/>
            <w:hideMark/>
          </w:tcPr>
          <w:p w14:paraId="7B31DBF7" w14:textId="79829469" w:rsidR="0015230B" w:rsidRPr="00014FD9" w:rsidRDefault="0015230B" w:rsidP="000A3020">
            <w:pPr>
              <w:jc w:val="center"/>
              <w:rPr>
                <w:rFonts w:ascii="Aptos" w:hAnsi="Aptos"/>
                <w:sz w:val="22"/>
                <w:szCs w:val="22"/>
              </w:rPr>
            </w:pPr>
            <w:r w:rsidRPr="00014FD9">
              <w:rPr>
                <w:rFonts w:ascii="Aptos" w:hAnsi="Aptos"/>
                <w:sz w:val="22"/>
                <w:szCs w:val="22"/>
              </w:rPr>
              <w:t>1</w:t>
            </w:r>
            <w:r w:rsidR="006656F6" w:rsidRPr="00014FD9">
              <w:rPr>
                <w:rFonts w:ascii="Aptos" w:hAnsi="Aptos"/>
                <w:sz w:val="22"/>
                <w:szCs w:val="22"/>
              </w:rPr>
              <w:t>6</w:t>
            </w:r>
          </w:p>
        </w:tc>
        <w:tc>
          <w:tcPr>
            <w:tcW w:w="7727" w:type="dxa"/>
            <w:vAlign w:val="center"/>
            <w:hideMark/>
          </w:tcPr>
          <w:p w14:paraId="42D08539" w14:textId="2CEE3A77" w:rsidR="0015230B" w:rsidRPr="00C91CBD" w:rsidRDefault="004346CB"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4346CB">
              <w:rPr>
                <w:rStyle w:val="Strong"/>
                <w:rFonts w:ascii="Aptos" w:eastAsiaTheme="majorEastAsia" w:hAnsi="Aptos"/>
                <w:sz w:val="22"/>
                <w:szCs w:val="22"/>
              </w:rPr>
              <w:t>Contextualize the narrative</w:t>
            </w:r>
            <w:r w:rsidR="422DF9F6" w:rsidRPr="00C91CBD">
              <w:rPr>
                <w:rStyle w:val="Strong"/>
                <w:rFonts w:ascii="Aptos" w:eastAsiaTheme="majorEastAsia" w:hAnsi="Aptos"/>
                <w:sz w:val="22"/>
                <w:szCs w:val="22"/>
              </w:rPr>
              <w:t>:</w:t>
            </w:r>
            <w:r w:rsidR="422DF9F6" w:rsidRPr="00C91CBD">
              <w:rPr>
                <w:rFonts w:ascii="Aptos" w:hAnsi="Aptos"/>
                <w:sz w:val="22"/>
                <w:szCs w:val="22"/>
              </w:rPr>
              <w:t xml:space="preserve"> </w:t>
            </w:r>
            <w:r w:rsidRPr="004346CB">
              <w:rPr>
                <w:rFonts w:ascii="Aptos" w:hAnsi="Aptos"/>
                <w:sz w:val="22"/>
                <w:szCs w:val="22"/>
              </w:rPr>
              <w:t>After generating tables and figures, prompt LLMs to propose institutional interpretations (e.g., links to procurement reform, ESF, GP reorganization). Manually verify this against data and known milestones. Add sensitivity notes when inferences hinge on tagging breadth.</w:t>
            </w:r>
          </w:p>
        </w:tc>
        <w:tc>
          <w:tcPr>
            <w:tcW w:w="1980" w:type="dxa"/>
            <w:vAlign w:val="center"/>
            <w:hideMark/>
          </w:tcPr>
          <w:p w14:paraId="5493A429" w14:textId="6F7C65EC" w:rsidR="0015230B" w:rsidRPr="00014FD9" w:rsidRDefault="00A55433"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GenAI</w:t>
            </w:r>
            <w:r w:rsidR="422DF9F6" w:rsidRPr="00014FD9">
              <w:rPr>
                <w:rFonts w:ascii="Aptos" w:hAnsi="Aptos"/>
                <w:sz w:val="22"/>
                <w:szCs w:val="22"/>
              </w:rPr>
              <w:t xml:space="preserve"> </w:t>
            </w:r>
            <w:r w:rsidR="004346CB">
              <w:rPr>
                <w:rFonts w:ascii="Aptos" w:hAnsi="Aptos"/>
                <w:sz w:val="22"/>
                <w:szCs w:val="22"/>
              </w:rPr>
              <w:t>+</w:t>
            </w:r>
            <w:r w:rsidR="422DF9F6" w:rsidRPr="00014FD9">
              <w:rPr>
                <w:rFonts w:ascii="Aptos" w:hAnsi="Aptos"/>
                <w:sz w:val="22"/>
                <w:szCs w:val="22"/>
              </w:rPr>
              <w:t xml:space="preserve"> e</w:t>
            </w:r>
            <w:r w:rsidR="0015230B" w:rsidRPr="00014FD9">
              <w:rPr>
                <w:rFonts w:ascii="Aptos" w:hAnsi="Aptos"/>
                <w:sz w:val="22"/>
                <w:szCs w:val="22"/>
              </w:rPr>
              <w:t xml:space="preserve">xpert </w:t>
            </w:r>
            <w:r w:rsidR="422DF9F6" w:rsidRPr="00014FD9">
              <w:rPr>
                <w:rFonts w:ascii="Aptos" w:hAnsi="Aptos"/>
                <w:sz w:val="22"/>
                <w:szCs w:val="22"/>
              </w:rPr>
              <w:t>editing</w:t>
            </w:r>
          </w:p>
        </w:tc>
      </w:tr>
      <w:tr w:rsidR="007029E2" w:rsidRPr="00014FD9" w14:paraId="1DEBA6AB" w14:textId="77777777" w:rsidTr="00F626C5">
        <w:trPr>
          <w:trHeight w:val="619"/>
        </w:trPr>
        <w:tc>
          <w:tcPr>
            <w:cnfStyle w:val="001000000000" w:firstRow="0" w:lastRow="0" w:firstColumn="1" w:lastColumn="0" w:oddVBand="0" w:evenVBand="0" w:oddHBand="0" w:evenHBand="0" w:firstRowFirstColumn="0" w:firstRowLastColumn="0" w:lastRowFirstColumn="0" w:lastRowLastColumn="0"/>
            <w:tcW w:w="400" w:type="dxa"/>
            <w:vAlign w:val="center"/>
          </w:tcPr>
          <w:p w14:paraId="3539298C" w14:textId="74257D87" w:rsidR="0048289F" w:rsidRPr="00014FD9" w:rsidRDefault="00315C22" w:rsidP="000A3020">
            <w:pPr>
              <w:jc w:val="center"/>
              <w:rPr>
                <w:rFonts w:ascii="Aptos" w:hAnsi="Aptos"/>
                <w:sz w:val="22"/>
                <w:szCs w:val="22"/>
              </w:rPr>
            </w:pPr>
            <w:r w:rsidRPr="00014FD9">
              <w:rPr>
                <w:rFonts w:ascii="Aptos" w:hAnsi="Aptos"/>
                <w:sz w:val="22"/>
                <w:szCs w:val="22"/>
              </w:rPr>
              <w:t>1</w:t>
            </w:r>
            <w:r w:rsidR="006656F6" w:rsidRPr="00014FD9">
              <w:rPr>
                <w:rFonts w:ascii="Aptos" w:hAnsi="Aptos"/>
                <w:sz w:val="22"/>
                <w:szCs w:val="22"/>
              </w:rPr>
              <w:t>7</w:t>
            </w:r>
          </w:p>
        </w:tc>
        <w:tc>
          <w:tcPr>
            <w:tcW w:w="7727" w:type="dxa"/>
            <w:vAlign w:val="center"/>
          </w:tcPr>
          <w:p w14:paraId="6CFBB619" w14:textId="353531DB" w:rsidR="0048289F" w:rsidRPr="00C91CBD" w:rsidRDefault="2163B8B2" w:rsidP="000A3020">
            <w:pP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C91CBD">
              <w:rPr>
                <w:rStyle w:val="Strong"/>
                <w:rFonts w:ascii="Aptos" w:eastAsiaTheme="majorEastAsia" w:hAnsi="Aptos"/>
                <w:sz w:val="22"/>
                <w:szCs w:val="22"/>
              </w:rPr>
              <w:t>Synthesiz</w:t>
            </w:r>
            <w:r w:rsidRPr="00F626C5">
              <w:rPr>
                <w:rStyle w:val="Strong"/>
                <w:rFonts w:ascii="Aptos" w:eastAsiaTheme="majorEastAsia" w:hAnsi="Aptos"/>
                <w:sz w:val="22"/>
                <w:szCs w:val="22"/>
              </w:rPr>
              <w:t>e</w:t>
            </w:r>
            <w:r w:rsidRPr="00C91CBD">
              <w:rPr>
                <w:rStyle w:val="Strong"/>
                <w:rFonts w:ascii="Aptos" w:eastAsiaTheme="majorEastAsia" w:hAnsi="Aptos"/>
                <w:sz w:val="22"/>
                <w:szCs w:val="22"/>
              </w:rPr>
              <w:t xml:space="preserve"> </w:t>
            </w:r>
            <w:r w:rsidR="002179CF" w:rsidRPr="00C91CBD">
              <w:rPr>
                <w:rStyle w:val="Strong"/>
                <w:rFonts w:ascii="Aptos" w:eastAsiaTheme="majorEastAsia" w:hAnsi="Aptos"/>
                <w:sz w:val="22"/>
                <w:szCs w:val="22"/>
              </w:rPr>
              <w:t xml:space="preserve">and </w:t>
            </w:r>
            <w:r w:rsidR="0042382E" w:rsidRPr="00C91CBD">
              <w:rPr>
                <w:rStyle w:val="Strong"/>
                <w:rFonts w:ascii="Aptos" w:eastAsiaTheme="majorEastAsia" w:hAnsi="Aptos"/>
                <w:sz w:val="22"/>
                <w:szCs w:val="22"/>
              </w:rPr>
              <w:t>rep</w:t>
            </w:r>
            <w:r w:rsidR="0042382E" w:rsidRPr="00F626C5">
              <w:rPr>
                <w:rStyle w:val="Strong"/>
                <w:rFonts w:ascii="Aptos" w:eastAsiaTheme="majorEastAsia" w:hAnsi="Aptos"/>
                <w:sz w:val="22"/>
                <w:szCs w:val="22"/>
              </w:rPr>
              <w:t>ort</w:t>
            </w:r>
            <w:r w:rsidR="0042382E" w:rsidRPr="00C91CBD">
              <w:rPr>
                <w:rStyle w:val="Strong"/>
                <w:rFonts w:ascii="Aptos" w:eastAsiaTheme="majorEastAsia" w:hAnsi="Aptos"/>
                <w:sz w:val="22"/>
                <w:szCs w:val="22"/>
              </w:rPr>
              <w:t xml:space="preserve"> </w:t>
            </w:r>
            <w:r w:rsidR="0042382E" w:rsidRPr="00F626C5">
              <w:rPr>
                <w:rStyle w:val="Strong"/>
                <w:rFonts w:ascii="Aptos" w:eastAsiaTheme="majorEastAsia" w:hAnsi="Aptos"/>
                <w:sz w:val="22"/>
                <w:szCs w:val="22"/>
              </w:rPr>
              <w:t>results</w:t>
            </w:r>
            <w:r w:rsidR="422DF9F6" w:rsidRPr="00C91CBD">
              <w:rPr>
                <w:rStyle w:val="Strong"/>
                <w:rFonts w:ascii="Aptos" w:eastAsiaTheme="majorEastAsia" w:hAnsi="Aptos"/>
                <w:sz w:val="22"/>
                <w:szCs w:val="22"/>
              </w:rPr>
              <w:t>:</w:t>
            </w:r>
            <w:r w:rsidR="422DF9F6" w:rsidRPr="00C91CBD">
              <w:rPr>
                <w:rFonts w:ascii="Aptos" w:hAnsi="Aptos"/>
                <w:sz w:val="22"/>
                <w:szCs w:val="22"/>
              </w:rPr>
              <w:t xml:space="preserve"> </w:t>
            </w:r>
            <w:r w:rsidR="000B057D" w:rsidRPr="000B057D">
              <w:rPr>
                <w:rFonts w:ascii="Aptos" w:hAnsi="Aptos"/>
                <w:sz w:val="22"/>
                <w:szCs w:val="22"/>
              </w:rPr>
              <w:t>Integrate quantitative outputs and curated exemplars into a coherent narrative. Ensure all figures carry sensitivity notes.</w:t>
            </w:r>
          </w:p>
        </w:tc>
        <w:tc>
          <w:tcPr>
            <w:tcW w:w="1980" w:type="dxa"/>
            <w:vAlign w:val="center"/>
          </w:tcPr>
          <w:p w14:paraId="0F85DFE9" w14:textId="66615385" w:rsidR="0048289F" w:rsidRPr="00014FD9" w:rsidRDefault="00315C22" w:rsidP="000A3020">
            <w:pPr>
              <w:jc w:val="center"/>
              <w:cnfStyle w:val="000000000000" w:firstRow="0" w:lastRow="0" w:firstColumn="0" w:lastColumn="0" w:oddVBand="0" w:evenVBand="0" w:oddHBand="0" w:evenHBand="0" w:firstRowFirstColumn="0" w:firstRowLastColumn="0" w:lastRowFirstColumn="0" w:lastRowLastColumn="0"/>
              <w:rPr>
                <w:rFonts w:ascii="Aptos" w:hAnsi="Aptos"/>
                <w:sz w:val="22"/>
                <w:szCs w:val="22"/>
              </w:rPr>
            </w:pPr>
            <w:r w:rsidRPr="00014FD9">
              <w:rPr>
                <w:rFonts w:ascii="Aptos" w:hAnsi="Aptos"/>
                <w:sz w:val="22"/>
                <w:szCs w:val="22"/>
              </w:rPr>
              <w:t>Expert synthesis</w:t>
            </w:r>
          </w:p>
        </w:tc>
      </w:tr>
    </w:tbl>
    <w:p w14:paraId="6E301AE4" w14:textId="77777777" w:rsidR="00B728D6" w:rsidRPr="00014FD9" w:rsidRDefault="00B728D6" w:rsidP="000A3020">
      <w:pPr>
        <w:pStyle w:val="NormalWeb"/>
        <w:spacing w:before="0" w:beforeAutospacing="0" w:after="0" w:afterAutospacing="0"/>
        <w:jc w:val="center"/>
        <w:textAlignment w:val="baseline"/>
        <w:rPr>
          <w:rFonts w:ascii="Aptos" w:hAnsi="Aptos"/>
          <w:b/>
          <w:bCs/>
          <w:color w:val="00B050"/>
        </w:rPr>
      </w:pPr>
    </w:p>
    <w:p w14:paraId="5D082C57" w14:textId="05F617AA" w:rsidR="007E7B2D" w:rsidRPr="00014FD9" w:rsidRDefault="007E7B2D" w:rsidP="244FAC12">
      <w:pPr>
        <w:rPr>
          <w:rFonts w:ascii="Aptos" w:hAnsi="Aptos"/>
          <w:sz w:val="22"/>
          <w:szCs w:val="22"/>
        </w:rPr>
      </w:pPr>
    </w:p>
    <w:p w14:paraId="21716E7C" w14:textId="662DD241" w:rsidR="00BA0BF4" w:rsidRPr="00014FD9" w:rsidRDefault="000045CB" w:rsidP="000A3020">
      <w:pPr>
        <w:pStyle w:val="Heading1"/>
        <w:pageBreakBefore/>
        <w:spacing w:before="0" w:after="0"/>
        <w:rPr>
          <w:rFonts w:ascii="Aptos" w:hAnsi="Aptos"/>
        </w:rPr>
      </w:pPr>
      <w:bookmarkStart w:id="129" w:name="_Toc212189906"/>
      <w:bookmarkStart w:id="130" w:name="_Toc215657604"/>
      <w:bookmarkStart w:id="131" w:name="_Toc222450704"/>
      <w:r w:rsidRPr="00014FD9">
        <w:rPr>
          <w:rFonts w:ascii="Aptos" w:hAnsi="Aptos"/>
        </w:rPr>
        <w:lastRenderedPageBreak/>
        <w:t>Appendix B</w:t>
      </w:r>
      <w:r w:rsidR="00BA0BF4" w:rsidRPr="00014FD9">
        <w:rPr>
          <w:rFonts w:ascii="Aptos" w:hAnsi="Aptos"/>
        </w:rPr>
        <w:t xml:space="preserve">. </w:t>
      </w:r>
      <w:r w:rsidR="00B417F0" w:rsidRPr="00014FD9">
        <w:rPr>
          <w:rFonts w:ascii="Aptos" w:hAnsi="Aptos"/>
        </w:rPr>
        <w:t xml:space="preserve">Innovation </w:t>
      </w:r>
      <w:r w:rsidR="00BA0BF4" w:rsidRPr="00014FD9">
        <w:rPr>
          <w:rFonts w:ascii="Aptos" w:hAnsi="Aptos"/>
        </w:rPr>
        <w:t xml:space="preserve">Keyword </w:t>
      </w:r>
      <w:r w:rsidR="00B417F0" w:rsidRPr="00014FD9">
        <w:rPr>
          <w:rFonts w:ascii="Aptos" w:hAnsi="Aptos"/>
        </w:rPr>
        <w:t>D</w:t>
      </w:r>
      <w:r w:rsidR="00BA0BF4" w:rsidRPr="00014FD9">
        <w:rPr>
          <w:rFonts w:ascii="Aptos" w:hAnsi="Aptos"/>
        </w:rPr>
        <w:t>ictionary</w:t>
      </w:r>
      <w:bookmarkEnd w:id="129"/>
      <w:bookmarkEnd w:id="130"/>
      <w:bookmarkEnd w:id="131"/>
      <w:r w:rsidR="00BA0BF4" w:rsidRPr="00014FD9">
        <w:rPr>
          <w:rFonts w:ascii="Aptos" w:hAnsi="Aptos"/>
        </w:rPr>
        <w:t> </w:t>
      </w:r>
    </w:p>
    <w:p w14:paraId="22F16B9D" w14:textId="77777777" w:rsidR="00BA0BF4" w:rsidRPr="00014FD9" w:rsidRDefault="00BA0BF4" w:rsidP="000A3020">
      <w:pPr>
        <w:rPr>
          <w:rFonts w:ascii="Aptos" w:eastAsiaTheme="majorEastAsia" w:hAnsi="Aptos"/>
        </w:rPr>
      </w:pPr>
    </w:p>
    <w:p w14:paraId="17A84CE9" w14:textId="0DBF4A8D" w:rsidR="00BA0BF4" w:rsidRPr="00014FD9" w:rsidRDefault="00BA0BF4" w:rsidP="244FAC12">
      <w:pPr>
        <w:jc w:val="both"/>
        <w:rPr>
          <w:rFonts w:ascii="Aptos" w:eastAsiaTheme="majorEastAsia" w:hAnsi="Aptos"/>
          <w:sz w:val="22"/>
          <w:szCs w:val="22"/>
        </w:rPr>
      </w:pPr>
      <w:r w:rsidRPr="00014FD9">
        <w:rPr>
          <w:rFonts w:ascii="Aptos" w:eastAsiaTheme="majorEastAsia" w:hAnsi="Aptos"/>
          <w:sz w:val="22"/>
          <w:szCs w:val="22"/>
        </w:rPr>
        <w:t xml:space="preserve">The </w:t>
      </w:r>
      <w:r w:rsidR="001E2791" w:rsidRPr="00014FD9">
        <w:rPr>
          <w:rFonts w:ascii="Aptos" w:eastAsiaTheme="majorEastAsia" w:hAnsi="Aptos"/>
          <w:sz w:val="22"/>
          <w:szCs w:val="22"/>
        </w:rPr>
        <w:t xml:space="preserve">keyword </w:t>
      </w:r>
      <w:r w:rsidRPr="00014FD9">
        <w:rPr>
          <w:rFonts w:ascii="Aptos" w:eastAsiaTheme="majorEastAsia" w:hAnsi="Aptos"/>
          <w:sz w:val="22"/>
          <w:szCs w:val="22"/>
        </w:rPr>
        <w:t>list includes every root token or phrase that was explicitly loaded into the text</w:t>
      </w:r>
      <w:r w:rsidR="00BE6EB1" w:rsidRPr="00014FD9">
        <w:rPr>
          <w:rFonts w:ascii="Aptos" w:eastAsiaTheme="majorEastAsia" w:hAnsi="Aptos"/>
          <w:sz w:val="22"/>
          <w:szCs w:val="22"/>
        </w:rPr>
        <w:t xml:space="preserve"> </w:t>
      </w:r>
      <w:r w:rsidRPr="00014FD9">
        <w:rPr>
          <w:rFonts w:ascii="Aptos" w:eastAsiaTheme="majorEastAsia" w:hAnsi="Aptos"/>
          <w:sz w:val="22"/>
          <w:szCs w:val="22"/>
        </w:rPr>
        <w:t xml:space="preserve">scanner as a positive innovation cue, and therefore drove </w:t>
      </w:r>
      <w:r w:rsidR="0042382E" w:rsidRPr="00014FD9">
        <w:rPr>
          <w:rFonts w:ascii="Aptos" w:eastAsiaTheme="majorEastAsia" w:hAnsi="Aptos"/>
          <w:sz w:val="22"/>
          <w:szCs w:val="22"/>
        </w:rPr>
        <w:t xml:space="preserve">the </w:t>
      </w:r>
      <w:r w:rsidRPr="00014FD9">
        <w:rPr>
          <w:rFonts w:ascii="Aptos" w:eastAsiaTheme="majorEastAsia" w:hAnsi="Aptos"/>
          <w:sz w:val="22"/>
          <w:szCs w:val="22"/>
        </w:rPr>
        <w:t xml:space="preserve">assignment </w:t>
      </w:r>
      <w:r w:rsidR="0042382E" w:rsidRPr="00014FD9">
        <w:rPr>
          <w:rFonts w:ascii="Aptos" w:eastAsiaTheme="majorEastAsia" w:hAnsi="Aptos"/>
          <w:sz w:val="22"/>
          <w:szCs w:val="22"/>
        </w:rPr>
        <w:t xml:space="preserve">of projects </w:t>
      </w:r>
      <w:r w:rsidRPr="00014FD9">
        <w:rPr>
          <w:rFonts w:ascii="Aptos" w:eastAsiaTheme="majorEastAsia" w:hAnsi="Aptos"/>
          <w:sz w:val="22"/>
          <w:szCs w:val="22"/>
        </w:rPr>
        <w:t>to High</w:t>
      </w:r>
      <w:r w:rsidRPr="00014FD9">
        <w:rPr>
          <w:rFonts w:ascii="Aptos" w:hAnsi="Aptos"/>
          <w:sz w:val="22"/>
          <w:szCs w:val="22"/>
        </w:rPr>
        <w:t>,</w:t>
      </w:r>
      <w:r w:rsidRPr="00014FD9">
        <w:rPr>
          <w:rFonts w:ascii="Aptos" w:eastAsiaTheme="majorEastAsia" w:hAnsi="Aptos"/>
          <w:sz w:val="22"/>
          <w:szCs w:val="22"/>
        </w:rPr>
        <w:t xml:space="preserve"> Moderate</w:t>
      </w:r>
      <w:r w:rsidR="001E2791" w:rsidRPr="00014FD9">
        <w:rPr>
          <w:rFonts w:ascii="Aptos" w:eastAsiaTheme="majorEastAsia" w:hAnsi="Aptos"/>
          <w:sz w:val="22"/>
          <w:szCs w:val="22"/>
        </w:rPr>
        <w:t>,</w:t>
      </w:r>
      <w:r w:rsidRPr="00014FD9">
        <w:rPr>
          <w:rFonts w:ascii="Aptos" w:eastAsiaTheme="majorEastAsia" w:hAnsi="Aptos"/>
          <w:sz w:val="22"/>
          <w:szCs w:val="22"/>
        </w:rPr>
        <w:t xml:space="preserve"> </w:t>
      </w:r>
      <w:r w:rsidRPr="00014FD9">
        <w:rPr>
          <w:rFonts w:ascii="Aptos" w:hAnsi="Aptos"/>
          <w:sz w:val="22"/>
          <w:szCs w:val="22"/>
        </w:rPr>
        <w:t xml:space="preserve">or </w:t>
      </w:r>
      <w:r w:rsidR="00B417F0" w:rsidRPr="00014FD9">
        <w:rPr>
          <w:rFonts w:ascii="Aptos" w:hAnsi="Aptos"/>
          <w:sz w:val="22"/>
          <w:szCs w:val="22"/>
        </w:rPr>
        <w:t>L</w:t>
      </w:r>
      <w:r w:rsidRPr="00014FD9">
        <w:rPr>
          <w:rFonts w:ascii="Aptos" w:hAnsi="Aptos"/>
          <w:sz w:val="22"/>
          <w:szCs w:val="22"/>
        </w:rPr>
        <w:t>ow</w:t>
      </w:r>
      <w:r w:rsidRPr="00014FD9">
        <w:rPr>
          <w:rFonts w:ascii="Aptos" w:hAnsi="Aptos"/>
          <w:i/>
          <w:iCs/>
          <w:sz w:val="22"/>
          <w:szCs w:val="22"/>
        </w:rPr>
        <w:t xml:space="preserve"> </w:t>
      </w:r>
      <w:r w:rsidR="00BE6A5F" w:rsidRPr="00014FD9">
        <w:rPr>
          <w:rFonts w:ascii="Aptos" w:hAnsi="Aptos"/>
          <w:sz w:val="22"/>
          <w:szCs w:val="22"/>
        </w:rPr>
        <w:t>innovation</w:t>
      </w:r>
      <w:r w:rsidR="00BE6A5F" w:rsidRPr="00014FD9">
        <w:rPr>
          <w:rFonts w:ascii="Aptos" w:hAnsi="Aptos"/>
          <w:i/>
          <w:iCs/>
          <w:sz w:val="22"/>
          <w:szCs w:val="22"/>
        </w:rPr>
        <w:t xml:space="preserve"> </w:t>
      </w:r>
      <w:r w:rsidRPr="00014FD9">
        <w:rPr>
          <w:rFonts w:ascii="Aptos" w:eastAsiaTheme="majorEastAsia" w:hAnsi="Aptos"/>
          <w:sz w:val="22"/>
          <w:szCs w:val="22"/>
        </w:rPr>
        <w:t>tiers. This vocabulary captures seven thematic dimensions: </w:t>
      </w:r>
    </w:p>
    <w:p w14:paraId="6F7FC762" w14:textId="77777777" w:rsidR="00BA0BF4" w:rsidRPr="00014FD9" w:rsidRDefault="00BA0BF4" w:rsidP="000A3020">
      <w:pPr>
        <w:jc w:val="both"/>
        <w:rPr>
          <w:rFonts w:ascii="Aptos" w:hAnsi="Aptos"/>
          <w:sz w:val="22"/>
          <w:szCs w:val="22"/>
        </w:rPr>
      </w:pPr>
      <w:r w:rsidRPr="00014FD9">
        <w:rPr>
          <w:rFonts w:ascii="Aptos" w:eastAsiaTheme="majorEastAsia" w:hAnsi="Aptos"/>
          <w:sz w:val="22"/>
          <w:szCs w:val="22"/>
        </w:rPr>
        <w:t> </w:t>
      </w:r>
    </w:p>
    <w:p w14:paraId="1410E2FB" w14:textId="7CD64862" w:rsidR="00BA0BF4" w:rsidRPr="00745E5D" w:rsidRDefault="00BA0BF4" w:rsidP="00745E5D">
      <w:pPr>
        <w:pStyle w:val="ListParagraph"/>
        <w:numPr>
          <w:ilvl w:val="0"/>
          <w:numId w:val="109"/>
        </w:numPr>
        <w:spacing w:after="120"/>
        <w:jc w:val="both"/>
        <w:rPr>
          <w:rFonts w:ascii="Aptos" w:hAnsi="Aptos"/>
          <w:sz w:val="22"/>
          <w:szCs w:val="22"/>
          <w:u w:val="single"/>
        </w:rPr>
      </w:pPr>
      <w:r w:rsidRPr="00014FD9">
        <w:rPr>
          <w:rFonts w:ascii="Aptos" w:hAnsi="Aptos"/>
          <w:sz w:val="22"/>
          <w:szCs w:val="22"/>
          <w:u w:val="single"/>
        </w:rPr>
        <w:t>Innovation</w:t>
      </w:r>
      <w:r w:rsidRPr="00745E5D">
        <w:rPr>
          <w:rFonts w:ascii="Aptos" w:hAnsi="Aptos"/>
          <w:sz w:val="22"/>
          <w:szCs w:val="22"/>
          <w:u w:val="single"/>
        </w:rPr>
        <w:t> </w:t>
      </w:r>
    </w:p>
    <w:p w14:paraId="04EF43EF" w14:textId="78AE88DA" w:rsidR="00533FE4" w:rsidRPr="00014FD9" w:rsidRDefault="00533FE4" w:rsidP="001912A9">
      <w:pPr>
        <w:spacing w:after="120"/>
        <w:jc w:val="both"/>
        <w:rPr>
          <w:rFonts w:ascii="Aptos" w:eastAsiaTheme="majorEastAsia" w:hAnsi="Aptos"/>
          <w:sz w:val="22"/>
          <w:szCs w:val="22"/>
        </w:rPr>
      </w:pPr>
      <w:r w:rsidRPr="04EBE58C">
        <w:rPr>
          <w:rFonts w:ascii="Aptos" w:eastAsiaTheme="majorEastAsia" w:hAnsi="Aptos"/>
          <w:sz w:val="22"/>
          <w:szCs w:val="22"/>
        </w:rPr>
        <w:t xml:space="preserve">innovative, innovation, innovations, novel, novelty, breakthrough, cutting-edge, frontier, transformative, disruptive, experimental, </w:t>
      </w:r>
      <w:proofErr w:type="spellStart"/>
      <w:r w:rsidRPr="04EBE58C">
        <w:rPr>
          <w:rFonts w:ascii="Aptos" w:eastAsiaTheme="majorEastAsia" w:hAnsi="Aptos"/>
          <w:sz w:val="22"/>
          <w:szCs w:val="22"/>
        </w:rPr>
        <w:t>quasiexperimental</w:t>
      </w:r>
      <w:proofErr w:type="spellEnd"/>
      <w:r w:rsidRPr="04EBE58C">
        <w:rPr>
          <w:rFonts w:ascii="Aptos" w:eastAsiaTheme="majorEastAsia" w:hAnsi="Aptos"/>
          <w:sz w:val="22"/>
          <w:szCs w:val="22"/>
        </w:rPr>
        <w:t>, frugal-innovation, good-enough tech, reverse-innovation</w:t>
      </w:r>
    </w:p>
    <w:p w14:paraId="4A90E541" w14:textId="15673871" w:rsidR="00BA0BF4" w:rsidRPr="00014FD9" w:rsidRDefault="00BA0BF4" w:rsidP="00745E5D">
      <w:pPr>
        <w:pStyle w:val="ListParagraph"/>
        <w:numPr>
          <w:ilvl w:val="0"/>
          <w:numId w:val="109"/>
        </w:numPr>
        <w:spacing w:after="120"/>
        <w:jc w:val="both"/>
        <w:rPr>
          <w:rFonts w:ascii="Aptos" w:hAnsi="Aptos"/>
          <w:sz w:val="22"/>
          <w:szCs w:val="22"/>
        </w:rPr>
      </w:pPr>
      <w:r w:rsidRPr="00014FD9">
        <w:rPr>
          <w:rFonts w:ascii="Aptos" w:hAnsi="Aptos"/>
          <w:sz w:val="22"/>
          <w:szCs w:val="22"/>
          <w:u w:val="single"/>
        </w:rPr>
        <w:t>Innovation cycle</w:t>
      </w:r>
      <w:r w:rsidRPr="00014FD9">
        <w:rPr>
          <w:rFonts w:ascii="Aptos" w:hAnsi="Aptos"/>
          <w:sz w:val="22"/>
          <w:szCs w:val="22"/>
        </w:rPr>
        <w:t> </w:t>
      </w:r>
    </w:p>
    <w:p w14:paraId="677DDBB5" w14:textId="79EA2715" w:rsidR="00956603" w:rsidRPr="00014FD9" w:rsidRDefault="00956603" w:rsidP="001912A9">
      <w:pPr>
        <w:spacing w:after="120"/>
        <w:jc w:val="both"/>
        <w:rPr>
          <w:rFonts w:ascii="Aptos" w:eastAsiaTheme="majorEastAsia" w:hAnsi="Aptos"/>
          <w:sz w:val="22"/>
          <w:szCs w:val="22"/>
        </w:rPr>
      </w:pPr>
      <w:r w:rsidRPr="04EBE58C">
        <w:rPr>
          <w:rFonts w:ascii="Aptos" w:eastAsiaTheme="majorEastAsia" w:hAnsi="Aptos"/>
          <w:sz w:val="22"/>
          <w:szCs w:val="22"/>
        </w:rPr>
        <w:t>experimentation, prototype, prototyping, pilot, pilots, piloted, piloting, sandbox, proof-of-concept, demo, demonstration, demonstrations, demonstration model, trial, trials, beta rollout, phased rollout, phased scale-up, scale-up, scaled-up, scaling, scaling-up, replicate, replicated, replication, mainstream, mainstreamed, mainstreaming, leapfrog, market test, scaling-readiness, innovation-ecosystem</w:t>
      </w:r>
    </w:p>
    <w:p w14:paraId="2F5ABBBE" w14:textId="746675D3" w:rsidR="00BA0BF4" w:rsidRPr="00014FD9" w:rsidRDefault="00BA0BF4" w:rsidP="00745E5D">
      <w:pPr>
        <w:pStyle w:val="ListParagraph"/>
        <w:numPr>
          <w:ilvl w:val="0"/>
          <w:numId w:val="109"/>
        </w:numPr>
        <w:spacing w:after="120"/>
        <w:jc w:val="both"/>
        <w:rPr>
          <w:rFonts w:ascii="Aptos" w:hAnsi="Aptos"/>
          <w:sz w:val="22"/>
          <w:szCs w:val="22"/>
          <w:u w:val="single"/>
        </w:rPr>
      </w:pPr>
      <w:r w:rsidRPr="00014FD9">
        <w:rPr>
          <w:rFonts w:ascii="Aptos" w:hAnsi="Aptos"/>
          <w:sz w:val="22"/>
          <w:szCs w:val="22"/>
          <w:u w:val="single"/>
        </w:rPr>
        <w:t>Results-based management and learning</w:t>
      </w:r>
    </w:p>
    <w:p w14:paraId="6FA48A55" w14:textId="604BBD76" w:rsidR="00956603" w:rsidRPr="00014FD9" w:rsidRDefault="00956603" w:rsidP="001912A9">
      <w:pPr>
        <w:spacing w:after="120"/>
        <w:jc w:val="both"/>
        <w:rPr>
          <w:rFonts w:ascii="Aptos" w:eastAsiaTheme="majorEastAsia" w:hAnsi="Aptos"/>
          <w:sz w:val="22"/>
          <w:szCs w:val="22"/>
        </w:rPr>
      </w:pPr>
      <w:r w:rsidRPr="04EBE58C">
        <w:rPr>
          <w:rFonts w:ascii="Aptos" w:eastAsiaTheme="majorEastAsia" w:hAnsi="Aptos"/>
          <w:sz w:val="22"/>
          <w:szCs w:val="22"/>
        </w:rPr>
        <w:t xml:space="preserve">adaptive, adaptively, adaptive management, learning-by-doing, feedback loop, real-time M&amp;E, agile, agile iteration, pivot, course-correct, A/B test, randomized trial, RCT, results-based, rapid-assessment, pulse survey, early-warning, adaptive </w:t>
      </w:r>
      <w:proofErr w:type="spellStart"/>
      <w:r w:rsidRPr="04EBE58C">
        <w:rPr>
          <w:rFonts w:ascii="Aptos" w:eastAsiaTheme="majorEastAsia" w:hAnsi="Aptos"/>
          <w:sz w:val="22"/>
          <w:szCs w:val="22"/>
        </w:rPr>
        <w:t>logframe</w:t>
      </w:r>
      <w:proofErr w:type="spellEnd"/>
      <w:r w:rsidRPr="04EBE58C">
        <w:rPr>
          <w:rFonts w:ascii="Aptos" w:eastAsiaTheme="majorEastAsia" w:hAnsi="Aptos"/>
          <w:sz w:val="22"/>
          <w:szCs w:val="22"/>
        </w:rPr>
        <w:t>, flexible-design, learning agenda</w:t>
      </w:r>
    </w:p>
    <w:p w14:paraId="46E87827" w14:textId="0845D5BB" w:rsidR="00BA0BF4" w:rsidRPr="00014FD9" w:rsidRDefault="00BA0BF4" w:rsidP="00745E5D">
      <w:pPr>
        <w:pStyle w:val="ListParagraph"/>
        <w:numPr>
          <w:ilvl w:val="0"/>
          <w:numId w:val="109"/>
        </w:numPr>
        <w:spacing w:after="120"/>
        <w:jc w:val="both"/>
        <w:rPr>
          <w:rFonts w:ascii="Aptos" w:hAnsi="Aptos"/>
          <w:sz w:val="22"/>
          <w:szCs w:val="22"/>
          <w:u w:val="single"/>
        </w:rPr>
      </w:pPr>
      <w:r w:rsidRPr="00014FD9">
        <w:rPr>
          <w:rFonts w:ascii="Aptos" w:hAnsi="Aptos"/>
          <w:sz w:val="22"/>
          <w:szCs w:val="22"/>
          <w:u w:val="single"/>
        </w:rPr>
        <w:t>Specific innovation types</w:t>
      </w:r>
    </w:p>
    <w:p w14:paraId="7E30B53B" w14:textId="225D7DDB" w:rsidR="00956603" w:rsidRPr="00014FD9" w:rsidRDefault="00956603" w:rsidP="001912A9">
      <w:pPr>
        <w:spacing w:after="120"/>
        <w:jc w:val="both"/>
        <w:rPr>
          <w:rFonts w:ascii="Aptos" w:eastAsiaTheme="majorEastAsia" w:hAnsi="Aptos"/>
          <w:sz w:val="22"/>
          <w:szCs w:val="22"/>
        </w:rPr>
      </w:pPr>
      <w:r w:rsidRPr="04EBE58C">
        <w:rPr>
          <w:rFonts w:ascii="Aptos" w:eastAsiaTheme="majorEastAsia" w:hAnsi="Aptos"/>
          <w:sz w:val="22"/>
          <w:szCs w:val="22"/>
        </w:rPr>
        <w:t xml:space="preserve">outcome-based, output-based, performance-based, pay-for-results, PforR, results-based financing, output-based aid, blended finance, blended-financing, catalytic fund, guarantee, guarantees, guaranteed, risk-sharing, viability-gap, PPP, public-private-partnership, concession, concessions, private-capital, </w:t>
      </w:r>
      <w:proofErr w:type="spellStart"/>
      <w:r w:rsidRPr="04EBE58C">
        <w:rPr>
          <w:rFonts w:ascii="Aptos" w:eastAsiaTheme="majorEastAsia" w:hAnsi="Aptos"/>
          <w:sz w:val="22"/>
          <w:szCs w:val="22"/>
        </w:rPr>
        <w:t>mobilise</w:t>
      </w:r>
      <w:proofErr w:type="spellEnd"/>
      <w:r w:rsidRPr="04EBE58C">
        <w:rPr>
          <w:rFonts w:ascii="Aptos" w:eastAsiaTheme="majorEastAsia" w:hAnsi="Aptos"/>
          <w:sz w:val="22"/>
          <w:szCs w:val="22"/>
        </w:rPr>
        <w:t xml:space="preserve"> private, leverage private, fintech, mobile money, mobile banking, digital payment, e-wallet</w:t>
      </w:r>
    </w:p>
    <w:p w14:paraId="0B9E8932" w14:textId="38CD720F" w:rsidR="00BA0BF4" w:rsidRPr="00014FD9" w:rsidRDefault="00BA0BF4" w:rsidP="00745E5D">
      <w:pPr>
        <w:pStyle w:val="ListParagraph"/>
        <w:numPr>
          <w:ilvl w:val="0"/>
          <w:numId w:val="109"/>
        </w:numPr>
        <w:spacing w:after="120"/>
        <w:jc w:val="both"/>
        <w:rPr>
          <w:rFonts w:ascii="Aptos" w:hAnsi="Aptos"/>
          <w:sz w:val="22"/>
          <w:szCs w:val="22"/>
          <w:u w:val="single"/>
        </w:rPr>
      </w:pPr>
      <w:r w:rsidRPr="00014FD9">
        <w:rPr>
          <w:rFonts w:ascii="Aptos" w:hAnsi="Aptos"/>
          <w:sz w:val="22"/>
          <w:szCs w:val="22"/>
          <w:u w:val="single"/>
        </w:rPr>
        <w:t>Enabling technologies</w:t>
      </w:r>
    </w:p>
    <w:p w14:paraId="5CA86355" w14:textId="5A44C5BC" w:rsidR="00BA0BF4" w:rsidRPr="00014FD9" w:rsidRDefault="00BA0BF4" w:rsidP="001912A9">
      <w:pPr>
        <w:spacing w:after="120"/>
        <w:jc w:val="both"/>
        <w:rPr>
          <w:rFonts w:ascii="Aptos" w:eastAsiaTheme="majorEastAsia" w:hAnsi="Aptos"/>
          <w:sz w:val="22"/>
          <w:szCs w:val="22"/>
        </w:rPr>
      </w:pPr>
      <w:r w:rsidRPr="00014FD9">
        <w:rPr>
          <w:rFonts w:ascii="Aptos" w:eastAsiaTheme="majorEastAsia" w:hAnsi="Aptos"/>
          <w:sz w:val="22"/>
          <w:szCs w:val="22"/>
        </w:rPr>
        <w:t>blockchain, distributed-ledger, big data, data-analytics, AI, artificial-intelligence, machine-learning, predictive model, drone, remote-sensing, satellite imagery, GIS, geo-mapping, e-government, e-service, e-procurement, e-bidding, electronic procurement, digital platform, cloud-based, open-data, API, interoperability, telemedicine, e-health, e-learning, EdTech, online curriculum, virtual classroom, chatbot, IVR, SMS-based</w:t>
      </w:r>
    </w:p>
    <w:p w14:paraId="540EEFDA" w14:textId="6AFA5570" w:rsidR="00BA0BF4" w:rsidRPr="00014FD9" w:rsidRDefault="00BA0BF4" w:rsidP="00745E5D">
      <w:pPr>
        <w:pStyle w:val="ListParagraph"/>
        <w:numPr>
          <w:ilvl w:val="0"/>
          <w:numId w:val="109"/>
        </w:numPr>
        <w:spacing w:after="120"/>
        <w:jc w:val="both"/>
        <w:rPr>
          <w:rFonts w:ascii="Aptos" w:hAnsi="Aptos"/>
          <w:sz w:val="22"/>
          <w:szCs w:val="22"/>
          <w:u w:val="single"/>
        </w:rPr>
      </w:pPr>
      <w:r w:rsidRPr="00014FD9">
        <w:rPr>
          <w:rFonts w:ascii="Aptos" w:hAnsi="Aptos"/>
          <w:sz w:val="22"/>
          <w:szCs w:val="22"/>
          <w:u w:val="single"/>
        </w:rPr>
        <w:t>Innovation-enabling processes</w:t>
      </w:r>
    </w:p>
    <w:p w14:paraId="13ABF1EB" w14:textId="6326C515" w:rsidR="00956603" w:rsidRDefault="00956603" w:rsidP="001912A9">
      <w:pPr>
        <w:spacing w:after="120"/>
        <w:jc w:val="both"/>
        <w:rPr>
          <w:rFonts w:ascii="Aptos" w:eastAsiaTheme="majorEastAsia" w:hAnsi="Aptos"/>
          <w:sz w:val="22"/>
          <w:szCs w:val="22"/>
        </w:rPr>
      </w:pPr>
      <w:r w:rsidRPr="04EBE58C">
        <w:rPr>
          <w:rFonts w:ascii="Aptos" w:eastAsiaTheme="majorEastAsia" w:hAnsi="Aptos"/>
          <w:sz w:val="22"/>
          <w:szCs w:val="22"/>
        </w:rPr>
        <w:t>crowd-funding, crowdsourcing, crowd-sourced, living lab, innovation-challenge, prize competition, accelerator, incubator, venture fund, co-design, co-creation, citizen science, citizen-feedback, social audit, scorecard, scorecards, grievance-redress, community-driven, community-managed, self-help group, participatory-planning, stakeholder platform, multi-stakeholder, knowledge-exchange, South-South exchange, cross-sector, cross-sectoral, cross-regional, integrated approach, systems approach</w:t>
      </w:r>
    </w:p>
    <w:p w14:paraId="70E8D7EF" w14:textId="12A0DD60" w:rsidR="00BA0BF4" w:rsidRPr="00014FD9" w:rsidRDefault="00BA0BF4" w:rsidP="00745E5D">
      <w:pPr>
        <w:pStyle w:val="ListParagraph"/>
        <w:numPr>
          <w:ilvl w:val="0"/>
          <w:numId w:val="109"/>
        </w:numPr>
        <w:spacing w:after="120"/>
        <w:jc w:val="both"/>
        <w:rPr>
          <w:rFonts w:ascii="Aptos" w:hAnsi="Aptos"/>
          <w:sz w:val="22"/>
          <w:szCs w:val="22"/>
          <w:u w:val="single"/>
        </w:rPr>
      </w:pPr>
      <w:r w:rsidRPr="00014FD9">
        <w:rPr>
          <w:rFonts w:ascii="Aptos" w:hAnsi="Aptos"/>
          <w:sz w:val="22"/>
          <w:szCs w:val="22"/>
          <w:u w:val="single"/>
        </w:rPr>
        <w:t>Public</w:t>
      </w:r>
      <w:r w:rsidR="001E2791" w:rsidRPr="00014FD9">
        <w:rPr>
          <w:rFonts w:ascii="Aptos" w:hAnsi="Aptos"/>
          <w:sz w:val="22"/>
          <w:szCs w:val="22"/>
          <w:u w:val="single"/>
        </w:rPr>
        <w:t>-</w:t>
      </w:r>
      <w:r w:rsidRPr="00014FD9">
        <w:rPr>
          <w:rFonts w:ascii="Aptos" w:hAnsi="Aptos"/>
          <w:sz w:val="22"/>
          <w:szCs w:val="22"/>
          <w:u w:val="single"/>
        </w:rPr>
        <w:t>good innovations </w:t>
      </w:r>
    </w:p>
    <w:p w14:paraId="7D05ECBB" w14:textId="2731DBB5" w:rsidR="00B728D6" w:rsidRPr="00014FD9" w:rsidRDefault="00BA0BF4" w:rsidP="001912A9">
      <w:pPr>
        <w:spacing w:after="120"/>
        <w:jc w:val="both"/>
        <w:rPr>
          <w:rFonts w:ascii="Aptos" w:hAnsi="Aptos"/>
          <w:sz w:val="22"/>
          <w:szCs w:val="22"/>
        </w:rPr>
      </w:pPr>
      <w:r w:rsidRPr="00014FD9">
        <w:rPr>
          <w:rFonts w:ascii="Aptos" w:eastAsiaTheme="majorEastAsia" w:hAnsi="Aptos"/>
          <w:sz w:val="22"/>
          <w:szCs w:val="22"/>
        </w:rPr>
        <w:t>climate-smart, low-carbon, nature-based, circular economy, gender-lens, youth-led, inclusive-innovation, last-mile delivery, social enterprise</w:t>
      </w:r>
      <w:r w:rsidR="00B728D6" w:rsidRPr="00014FD9">
        <w:rPr>
          <w:rFonts w:ascii="Aptos" w:hAnsi="Aptos"/>
          <w:b/>
          <w:bCs/>
          <w:color w:val="00B050"/>
        </w:rPr>
        <w:br w:type="page"/>
      </w:r>
    </w:p>
    <w:p w14:paraId="7E2BB68D" w14:textId="08C11C79" w:rsidR="007B302D" w:rsidRPr="00014FD9" w:rsidRDefault="000045CB" w:rsidP="000A3020">
      <w:pPr>
        <w:pStyle w:val="Heading1"/>
        <w:spacing w:before="0" w:after="0"/>
        <w:rPr>
          <w:rFonts w:ascii="Aptos" w:hAnsi="Aptos"/>
        </w:rPr>
      </w:pPr>
      <w:bookmarkStart w:id="132" w:name="_Toc212189907"/>
      <w:bookmarkStart w:id="133" w:name="_Toc215657605"/>
      <w:bookmarkStart w:id="134" w:name="_Toc222450705"/>
      <w:r w:rsidRPr="00014FD9">
        <w:rPr>
          <w:rFonts w:ascii="Aptos" w:hAnsi="Aptos"/>
        </w:rPr>
        <w:lastRenderedPageBreak/>
        <w:t>Appendix C</w:t>
      </w:r>
      <w:r w:rsidR="007160A0" w:rsidRPr="00014FD9">
        <w:rPr>
          <w:rFonts w:ascii="Aptos" w:hAnsi="Aptos"/>
        </w:rPr>
        <w:t xml:space="preserve">. </w:t>
      </w:r>
      <w:r w:rsidR="007B302D" w:rsidRPr="00014FD9">
        <w:rPr>
          <w:rFonts w:ascii="Aptos" w:hAnsi="Aptos"/>
        </w:rPr>
        <w:t xml:space="preserve">Select </w:t>
      </w:r>
      <w:r w:rsidR="007160A0" w:rsidRPr="00014FD9">
        <w:rPr>
          <w:rFonts w:ascii="Aptos" w:hAnsi="Aptos"/>
        </w:rPr>
        <w:t>Hypothes</w:t>
      </w:r>
      <w:r w:rsidR="007B302D" w:rsidRPr="00014FD9">
        <w:rPr>
          <w:rFonts w:ascii="Aptos" w:hAnsi="Aptos"/>
        </w:rPr>
        <w:t>e</w:t>
      </w:r>
      <w:r w:rsidR="007160A0" w:rsidRPr="00014FD9">
        <w:rPr>
          <w:rFonts w:ascii="Aptos" w:hAnsi="Aptos"/>
        </w:rPr>
        <w:t>s Tested</w:t>
      </w:r>
      <w:bookmarkEnd w:id="132"/>
      <w:bookmarkEnd w:id="133"/>
      <w:bookmarkEnd w:id="134"/>
    </w:p>
    <w:p w14:paraId="671C21AA" w14:textId="77777777" w:rsidR="0085591D" w:rsidRPr="00014FD9" w:rsidRDefault="0085591D" w:rsidP="000A3020">
      <w:pPr>
        <w:rPr>
          <w:rFonts w:ascii="Aptos" w:hAnsi="Aptos"/>
        </w:rPr>
      </w:pPr>
    </w:p>
    <w:p w14:paraId="084F7D3B" w14:textId="6E17F6A3" w:rsidR="0085591D" w:rsidRPr="00014FD9" w:rsidRDefault="0085591D" w:rsidP="000A3020">
      <w:pPr>
        <w:rPr>
          <w:rFonts w:ascii="Aptos" w:hAnsi="Aptos"/>
          <w:sz w:val="22"/>
          <w:szCs w:val="22"/>
        </w:rPr>
      </w:pPr>
      <w:r w:rsidRPr="00014FD9">
        <w:rPr>
          <w:rFonts w:ascii="Aptos" w:hAnsi="Aptos"/>
          <w:sz w:val="22"/>
          <w:szCs w:val="22"/>
        </w:rPr>
        <w:t xml:space="preserve">This </w:t>
      </w:r>
      <w:r w:rsidR="0042382E" w:rsidRPr="00014FD9">
        <w:rPr>
          <w:rFonts w:ascii="Aptos" w:hAnsi="Aptos"/>
          <w:sz w:val="22"/>
          <w:szCs w:val="22"/>
        </w:rPr>
        <w:t>a</w:t>
      </w:r>
      <w:r w:rsidR="00553743" w:rsidRPr="00014FD9">
        <w:rPr>
          <w:rFonts w:ascii="Aptos" w:hAnsi="Aptos"/>
          <w:sz w:val="22"/>
          <w:szCs w:val="22"/>
        </w:rPr>
        <w:t>ppendix</w:t>
      </w:r>
      <w:r w:rsidRPr="00014FD9">
        <w:rPr>
          <w:rFonts w:ascii="Aptos" w:hAnsi="Aptos"/>
          <w:sz w:val="22"/>
          <w:szCs w:val="22"/>
        </w:rPr>
        <w:t xml:space="preserve"> presents a representative set of hypotheses tested during the analysis. The list is not exhaustive; additional hypotheses were explored as part of the broader research process.</w:t>
      </w:r>
    </w:p>
    <w:p w14:paraId="7AEA1262" w14:textId="77777777" w:rsidR="00CA58F5" w:rsidRPr="00014FD9" w:rsidRDefault="00CA58F5" w:rsidP="244FAC12">
      <w:pPr>
        <w:rPr>
          <w:rFonts w:ascii="Aptos" w:hAnsi="Aptos"/>
          <w:sz w:val="22"/>
          <w:szCs w:val="22"/>
        </w:rPr>
      </w:pPr>
    </w:p>
    <w:p w14:paraId="7924DD83" w14:textId="6614606C" w:rsidR="0042382E" w:rsidRPr="00014FD9" w:rsidRDefault="007B302D" w:rsidP="244FAC12">
      <w:pPr>
        <w:pStyle w:val="NormalWeb"/>
        <w:spacing w:before="0" w:beforeAutospacing="0" w:after="0" w:afterAutospacing="0"/>
        <w:jc w:val="both"/>
        <w:textAlignment w:val="baseline"/>
        <w:rPr>
          <w:rFonts w:ascii="Aptos" w:hAnsi="Aptos"/>
          <w:i/>
          <w:iCs/>
          <w:color w:val="000000"/>
          <w:sz w:val="22"/>
          <w:szCs w:val="22"/>
        </w:rPr>
      </w:pPr>
      <w:r w:rsidRPr="00014FD9">
        <w:rPr>
          <w:rFonts w:ascii="Aptos" w:hAnsi="Aptos"/>
          <w:b/>
          <w:bCs/>
          <w:color w:val="000000" w:themeColor="text1"/>
          <w:sz w:val="22"/>
          <w:szCs w:val="22"/>
        </w:rPr>
        <w:t>Innovation contributes to higher project success</w:t>
      </w:r>
      <w:r w:rsidRPr="00014FD9">
        <w:rPr>
          <w:rFonts w:ascii="Aptos" w:hAnsi="Aptos"/>
          <w:color w:val="000000" w:themeColor="text1"/>
          <w:sz w:val="22"/>
          <w:szCs w:val="22"/>
        </w:rPr>
        <w:t xml:space="preserve"> </w:t>
      </w:r>
      <w:r w:rsidR="000D46B9" w:rsidRPr="00014FD9">
        <w:rPr>
          <w:rFonts w:ascii="Aptos" w:hAnsi="Aptos"/>
          <w:color w:val="000000" w:themeColor="text1"/>
          <w:sz w:val="22"/>
          <w:szCs w:val="22"/>
        </w:rPr>
        <w:t xml:space="preserve">– </w:t>
      </w:r>
      <w:r w:rsidR="000D46B9" w:rsidRPr="00014FD9">
        <w:rPr>
          <w:rFonts w:ascii="Aptos" w:hAnsi="Aptos"/>
          <w:i/>
          <w:iCs/>
          <w:color w:val="000000" w:themeColor="text1"/>
          <w:sz w:val="22"/>
          <w:szCs w:val="22"/>
        </w:rPr>
        <w:t xml:space="preserve">validated. </w:t>
      </w:r>
    </w:p>
    <w:p w14:paraId="044F7229"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6E072D11" w14:textId="5220D1F4" w:rsidR="007B302D" w:rsidRPr="00014FD9" w:rsidRDefault="0042382E"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Hypothesis:</w:t>
      </w:r>
      <w:r w:rsidRPr="00014FD9">
        <w:rPr>
          <w:rFonts w:ascii="Aptos" w:hAnsi="Aptos"/>
          <w:color w:val="000000" w:themeColor="text1"/>
          <w:sz w:val="22"/>
          <w:szCs w:val="22"/>
        </w:rPr>
        <w:t xml:space="preserve"> </w:t>
      </w:r>
      <w:r w:rsidR="007B302D" w:rsidRPr="00014FD9">
        <w:rPr>
          <w:rFonts w:ascii="Aptos" w:hAnsi="Aptos"/>
          <w:color w:val="000000" w:themeColor="text1"/>
          <w:sz w:val="22"/>
          <w:szCs w:val="22"/>
        </w:rPr>
        <w:t>Projects that incorporate explicit innovative approaches (</w:t>
      </w:r>
      <w:r w:rsidRPr="00014FD9">
        <w:rPr>
          <w:rFonts w:ascii="Aptos" w:hAnsi="Aptos"/>
          <w:color w:val="000000" w:themeColor="text1"/>
          <w:sz w:val="22"/>
          <w:szCs w:val="22"/>
        </w:rPr>
        <w:t xml:space="preserve">e.g., </w:t>
      </w:r>
      <w:r w:rsidR="007B302D" w:rsidRPr="00014FD9">
        <w:rPr>
          <w:rFonts w:ascii="Aptos" w:hAnsi="Aptos"/>
          <w:color w:val="000000" w:themeColor="text1"/>
          <w:sz w:val="22"/>
          <w:szCs w:val="22"/>
        </w:rPr>
        <w:t xml:space="preserve">new technologies, pilot methodologies, </w:t>
      </w:r>
      <w:r w:rsidR="006A21C9" w:rsidRPr="00014FD9">
        <w:rPr>
          <w:rFonts w:ascii="Aptos" w:hAnsi="Aptos"/>
          <w:color w:val="000000" w:themeColor="text1"/>
          <w:sz w:val="22"/>
          <w:szCs w:val="22"/>
        </w:rPr>
        <w:t xml:space="preserve">and </w:t>
      </w:r>
      <w:r w:rsidR="007B302D" w:rsidRPr="00014FD9">
        <w:rPr>
          <w:rFonts w:ascii="Aptos" w:hAnsi="Aptos"/>
          <w:color w:val="000000" w:themeColor="text1"/>
          <w:sz w:val="22"/>
          <w:szCs w:val="22"/>
        </w:rPr>
        <w:t xml:space="preserve">partnerships) achieve higher outcome ratings on average. </w:t>
      </w:r>
    </w:p>
    <w:p w14:paraId="13FED4AB"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00DD0F20" w14:textId="71B0702D" w:rsidR="00313CDE" w:rsidRPr="00014FD9" w:rsidRDefault="007B302D"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Validation:</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 xml:space="preserve">Categorize projects </w:t>
      </w:r>
      <w:r w:rsidRPr="00014FD9">
        <w:rPr>
          <w:rFonts w:ascii="Aptos" w:hAnsi="Aptos"/>
          <w:color w:val="000000" w:themeColor="text1"/>
          <w:sz w:val="22"/>
          <w:szCs w:val="22"/>
        </w:rPr>
        <w:t xml:space="preserve">according to </w:t>
      </w:r>
      <w:r w:rsidR="0042382E" w:rsidRPr="00014FD9">
        <w:rPr>
          <w:rFonts w:ascii="Aptos" w:hAnsi="Aptos"/>
          <w:color w:val="000000" w:themeColor="text1"/>
          <w:sz w:val="22"/>
          <w:szCs w:val="22"/>
        </w:rPr>
        <w:t xml:space="preserve">the </w:t>
      </w:r>
      <w:r w:rsidRPr="00014FD9">
        <w:rPr>
          <w:rFonts w:ascii="Aptos" w:hAnsi="Aptos"/>
          <w:color w:val="000000" w:themeColor="text1"/>
          <w:sz w:val="22"/>
          <w:szCs w:val="22"/>
        </w:rPr>
        <w:t xml:space="preserve">presence of innovation-related keywords or themes in their documents and statistically </w:t>
      </w:r>
      <w:r w:rsidR="0042382E" w:rsidRPr="00014FD9">
        <w:rPr>
          <w:rFonts w:ascii="Aptos" w:hAnsi="Aptos"/>
          <w:color w:val="000000" w:themeColor="text1"/>
          <w:sz w:val="22"/>
          <w:szCs w:val="22"/>
        </w:rPr>
        <w:t xml:space="preserve">compare them using </w:t>
      </w:r>
      <w:r w:rsidRPr="00014FD9">
        <w:rPr>
          <w:rFonts w:ascii="Aptos" w:hAnsi="Aptos"/>
          <w:color w:val="000000" w:themeColor="text1"/>
          <w:sz w:val="22"/>
          <w:szCs w:val="22"/>
        </w:rPr>
        <w:t xml:space="preserve">their IEG outcome ratings. </w:t>
      </w:r>
      <w:r w:rsidR="0042382E" w:rsidRPr="00014FD9">
        <w:rPr>
          <w:rFonts w:ascii="Aptos" w:hAnsi="Aptos"/>
          <w:color w:val="000000" w:themeColor="text1"/>
          <w:sz w:val="22"/>
          <w:szCs w:val="22"/>
        </w:rPr>
        <w:t>A</w:t>
      </w:r>
      <w:r w:rsidRPr="00014FD9">
        <w:rPr>
          <w:rFonts w:ascii="Aptos" w:hAnsi="Aptos"/>
          <w:color w:val="000000" w:themeColor="text1"/>
          <w:sz w:val="22"/>
          <w:szCs w:val="22"/>
        </w:rPr>
        <w:t xml:space="preserve"> regression analysis </w:t>
      </w:r>
      <w:r w:rsidR="0042382E" w:rsidRPr="00014FD9">
        <w:rPr>
          <w:rFonts w:ascii="Aptos" w:hAnsi="Aptos"/>
          <w:color w:val="000000" w:themeColor="text1"/>
          <w:sz w:val="22"/>
          <w:szCs w:val="22"/>
        </w:rPr>
        <w:t xml:space="preserve">could be performed, </w:t>
      </w:r>
      <w:r w:rsidRPr="00014FD9">
        <w:rPr>
          <w:rFonts w:ascii="Aptos" w:hAnsi="Aptos"/>
          <w:color w:val="000000" w:themeColor="text1"/>
          <w:sz w:val="22"/>
          <w:szCs w:val="22"/>
        </w:rPr>
        <w:t>with outcome rating as the dependent variable and indicators for various innovation types as independent variables</w:t>
      </w:r>
      <w:r w:rsidR="0042382E" w:rsidRPr="00014FD9">
        <w:rPr>
          <w:rFonts w:ascii="Aptos" w:hAnsi="Aptos"/>
          <w:color w:val="000000" w:themeColor="text1"/>
          <w:sz w:val="22"/>
          <w:szCs w:val="22"/>
        </w:rPr>
        <w:t>,</w:t>
      </w:r>
      <w:r w:rsidRPr="00014FD9">
        <w:rPr>
          <w:rFonts w:ascii="Aptos" w:hAnsi="Aptos"/>
          <w:color w:val="000000" w:themeColor="text1"/>
          <w:sz w:val="22"/>
          <w:szCs w:val="22"/>
        </w:rPr>
        <w:t xml:space="preserve"> controlling for region, sector, project size, </w:t>
      </w:r>
      <w:r w:rsidR="0042382E" w:rsidRPr="00014FD9">
        <w:rPr>
          <w:rFonts w:ascii="Aptos" w:hAnsi="Aptos"/>
          <w:color w:val="000000" w:themeColor="text1"/>
          <w:sz w:val="22"/>
          <w:szCs w:val="22"/>
        </w:rPr>
        <w:t>and so on</w:t>
      </w:r>
      <w:r w:rsidRPr="00014FD9">
        <w:rPr>
          <w:rFonts w:ascii="Aptos" w:hAnsi="Aptos"/>
          <w:color w:val="000000" w:themeColor="text1"/>
          <w:sz w:val="22"/>
          <w:szCs w:val="22"/>
        </w:rPr>
        <w:t>.</w:t>
      </w:r>
    </w:p>
    <w:p w14:paraId="1EF6A4EA" w14:textId="77777777" w:rsidR="00CA58F5" w:rsidRPr="00014FD9" w:rsidRDefault="00CA58F5" w:rsidP="244FAC12">
      <w:pPr>
        <w:pStyle w:val="NormalWeb"/>
        <w:spacing w:before="0" w:beforeAutospacing="0" w:after="0" w:afterAutospacing="0"/>
        <w:jc w:val="both"/>
        <w:textAlignment w:val="baseline"/>
        <w:rPr>
          <w:rFonts w:ascii="Aptos" w:hAnsi="Aptos"/>
          <w:b/>
          <w:bCs/>
          <w:sz w:val="22"/>
          <w:szCs w:val="22"/>
        </w:rPr>
      </w:pPr>
    </w:p>
    <w:p w14:paraId="5F229FC8" w14:textId="1A13A96C" w:rsidR="0042382E" w:rsidRPr="00014FD9" w:rsidRDefault="0042382E" w:rsidP="244FAC12">
      <w:pPr>
        <w:pStyle w:val="NormalWeb"/>
        <w:spacing w:before="0" w:beforeAutospacing="0" w:after="0" w:afterAutospacing="0"/>
        <w:jc w:val="both"/>
        <w:textAlignment w:val="baseline"/>
        <w:rPr>
          <w:rFonts w:ascii="Aptos" w:hAnsi="Aptos"/>
          <w:i/>
          <w:iCs/>
          <w:sz w:val="22"/>
          <w:szCs w:val="22"/>
        </w:rPr>
      </w:pPr>
      <w:r w:rsidRPr="00014FD9">
        <w:rPr>
          <w:rFonts w:ascii="Aptos" w:hAnsi="Aptos"/>
          <w:b/>
          <w:bCs/>
          <w:sz w:val="22"/>
          <w:szCs w:val="22"/>
        </w:rPr>
        <w:t>The i</w:t>
      </w:r>
      <w:r w:rsidR="00313CDE" w:rsidRPr="00014FD9">
        <w:rPr>
          <w:rFonts w:ascii="Aptos" w:hAnsi="Aptos"/>
          <w:b/>
          <w:bCs/>
          <w:sz w:val="22"/>
          <w:szCs w:val="22"/>
        </w:rPr>
        <w:t xml:space="preserve">nnovation </w:t>
      </w:r>
      <w:r w:rsidRPr="00014FD9">
        <w:rPr>
          <w:rFonts w:ascii="Aptos" w:hAnsi="Aptos"/>
          <w:b/>
          <w:bCs/>
          <w:sz w:val="22"/>
          <w:szCs w:val="22"/>
        </w:rPr>
        <w:t xml:space="preserve">premium </w:t>
      </w:r>
      <w:r w:rsidR="00313CDE" w:rsidRPr="00014FD9">
        <w:rPr>
          <w:rFonts w:ascii="Aptos" w:hAnsi="Aptos"/>
          <w:b/>
          <w:bCs/>
          <w:sz w:val="22"/>
          <w:szCs w:val="22"/>
        </w:rPr>
        <w:t>varies by sector</w:t>
      </w:r>
      <w:r w:rsidR="00BE6DAA" w:rsidRPr="00014FD9">
        <w:rPr>
          <w:rFonts w:ascii="Aptos" w:hAnsi="Aptos"/>
          <w:b/>
          <w:bCs/>
          <w:sz w:val="22"/>
          <w:szCs w:val="22"/>
        </w:rPr>
        <w:t xml:space="preserve"> </w:t>
      </w:r>
      <w:r w:rsidR="00BE6DAA" w:rsidRPr="00014FD9">
        <w:rPr>
          <w:rFonts w:ascii="Aptos" w:hAnsi="Aptos"/>
          <w:sz w:val="22"/>
          <w:szCs w:val="22"/>
        </w:rPr>
        <w:t xml:space="preserve">– </w:t>
      </w:r>
      <w:r w:rsidR="00BE6DAA" w:rsidRPr="00014FD9">
        <w:rPr>
          <w:rFonts w:ascii="Aptos" w:hAnsi="Aptos"/>
          <w:i/>
          <w:iCs/>
          <w:sz w:val="22"/>
          <w:szCs w:val="22"/>
        </w:rPr>
        <w:t>partially validated</w:t>
      </w:r>
    </w:p>
    <w:p w14:paraId="2770D8C7"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5BA239A5" w14:textId="63535CE7" w:rsidR="00313CDE" w:rsidRPr="00014FD9" w:rsidRDefault="0042382E" w:rsidP="244FAC12">
      <w:pPr>
        <w:pStyle w:val="NormalWeb"/>
        <w:spacing w:before="0" w:beforeAutospacing="0" w:after="0" w:afterAutospacing="0"/>
        <w:jc w:val="both"/>
        <w:textAlignment w:val="baseline"/>
        <w:rPr>
          <w:rFonts w:ascii="Aptos" w:hAnsi="Aptos"/>
          <w:color w:val="000000"/>
          <w:sz w:val="21"/>
          <w:szCs w:val="21"/>
        </w:rPr>
      </w:pPr>
      <w:r w:rsidRPr="00014FD9">
        <w:rPr>
          <w:rFonts w:ascii="Aptos" w:hAnsi="Aptos"/>
          <w:i/>
          <w:iCs/>
          <w:color w:val="000000" w:themeColor="text1"/>
          <w:sz w:val="22"/>
          <w:szCs w:val="22"/>
        </w:rPr>
        <w:t>Hypothesis:</w:t>
      </w:r>
      <w:r w:rsidR="6EB5E840" w:rsidRPr="00014FD9">
        <w:rPr>
          <w:rFonts w:ascii="Aptos" w:hAnsi="Aptos"/>
          <w:i/>
          <w:iCs/>
          <w:color w:val="000000" w:themeColor="text1"/>
          <w:sz w:val="22"/>
          <w:szCs w:val="22"/>
        </w:rPr>
        <w:t xml:space="preserve"> </w:t>
      </w:r>
      <w:r w:rsidR="00973E25" w:rsidRPr="00014FD9">
        <w:rPr>
          <w:rFonts w:ascii="Aptos" w:hAnsi="Aptos"/>
          <w:sz w:val="22"/>
          <w:szCs w:val="22"/>
        </w:rPr>
        <w:t xml:space="preserve">The return to innovation </w:t>
      </w:r>
      <w:r w:rsidRPr="00014FD9">
        <w:rPr>
          <w:rFonts w:ascii="Aptos" w:hAnsi="Aptos"/>
          <w:sz w:val="22"/>
          <w:szCs w:val="22"/>
        </w:rPr>
        <w:t>varies</w:t>
      </w:r>
      <w:r w:rsidR="00973E25" w:rsidRPr="00014FD9">
        <w:rPr>
          <w:rFonts w:ascii="Aptos" w:hAnsi="Aptos"/>
          <w:sz w:val="22"/>
          <w:szCs w:val="22"/>
        </w:rPr>
        <w:t xml:space="preserve"> across </w:t>
      </w:r>
      <w:r w:rsidRPr="00014FD9">
        <w:rPr>
          <w:rFonts w:ascii="Aptos" w:hAnsi="Aptos"/>
          <w:sz w:val="22"/>
          <w:szCs w:val="22"/>
        </w:rPr>
        <w:t>GPs</w:t>
      </w:r>
      <w:r w:rsidR="00973E25" w:rsidRPr="00014FD9">
        <w:rPr>
          <w:rFonts w:ascii="Aptos" w:hAnsi="Aptos"/>
          <w:sz w:val="22"/>
          <w:szCs w:val="22"/>
        </w:rPr>
        <w:t xml:space="preserve">. </w:t>
      </w:r>
      <w:r w:rsidRPr="00014FD9">
        <w:rPr>
          <w:rFonts w:ascii="Aptos" w:hAnsi="Aptos"/>
          <w:sz w:val="22"/>
          <w:szCs w:val="22"/>
        </w:rPr>
        <w:t>L</w:t>
      </w:r>
      <w:r w:rsidR="00973E25" w:rsidRPr="00014FD9">
        <w:rPr>
          <w:rFonts w:ascii="Aptos" w:hAnsi="Aptos"/>
          <w:sz w:val="22"/>
          <w:szCs w:val="22"/>
        </w:rPr>
        <w:t xml:space="preserve">arger positive effects </w:t>
      </w:r>
      <w:r w:rsidRPr="00014FD9">
        <w:rPr>
          <w:rFonts w:ascii="Aptos" w:hAnsi="Aptos"/>
          <w:sz w:val="22"/>
          <w:szCs w:val="22"/>
        </w:rPr>
        <w:t xml:space="preserve">are expected </w:t>
      </w:r>
      <w:r w:rsidR="00973E25" w:rsidRPr="00014FD9">
        <w:rPr>
          <w:rFonts w:ascii="Aptos" w:hAnsi="Aptos"/>
          <w:sz w:val="22"/>
          <w:szCs w:val="22"/>
        </w:rPr>
        <w:t xml:space="preserve">where innovations complement frontline service delivery (e.g., water, education, governance) and smaller or negative effects </w:t>
      </w:r>
      <w:r w:rsidRPr="00014FD9">
        <w:rPr>
          <w:rFonts w:ascii="Aptos" w:hAnsi="Aptos"/>
          <w:sz w:val="22"/>
          <w:szCs w:val="22"/>
        </w:rPr>
        <w:t xml:space="preserve">are expected </w:t>
      </w:r>
      <w:r w:rsidR="00973E25" w:rsidRPr="00014FD9">
        <w:rPr>
          <w:rFonts w:ascii="Aptos" w:hAnsi="Aptos"/>
          <w:sz w:val="22"/>
          <w:szCs w:val="22"/>
        </w:rPr>
        <w:t>where added complexity can dominate (e.g., agriculture, environment), echoing the sectoral technology premium patterns already observed.</w:t>
      </w:r>
    </w:p>
    <w:p w14:paraId="387282D0" w14:textId="77777777" w:rsidR="00CA58F5" w:rsidRPr="00014FD9" w:rsidRDefault="00CA58F5" w:rsidP="244FAC12">
      <w:pPr>
        <w:pStyle w:val="NormalWeb"/>
        <w:spacing w:before="0" w:beforeAutospacing="0" w:after="0" w:afterAutospacing="0"/>
        <w:jc w:val="both"/>
        <w:textAlignment w:val="baseline"/>
        <w:rPr>
          <w:rFonts w:ascii="Aptos" w:hAnsi="Aptos"/>
          <w:i/>
          <w:iCs/>
          <w:sz w:val="22"/>
          <w:szCs w:val="22"/>
        </w:rPr>
      </w:pPr>
    </w:p>
    <w:p w14:paraId="078EF65B" w14:textId="0E419142" w:rsidR="00973E25" w:rsidRPr="00014FD9" w:rsidRDefault="00313CDE" w:rsidP="244FAC12">
      <w:pPr>
        <w:pStyle w:val="NormalWeb"/>
        <w:spacing w:before="0" w:beforeAutospacing="0" w:after="0" w:afterAutospacing="0"/>
        <w:jc w:val="both"/>
        <w:textAlignment w:val="baseline"/>
        <w:rPr>
          <w:rFonts w:ascii="Aptos" w:hAnsi="Aptos"/>
          <w:sz w:val="22"/>
          <w:szCs w:val="22"/>
        </w:rPr>
      </w:pPr>
      <w:r w:rsidRPr="00014FD9">
        <w:rPr>
          <w:rFonts w:ascii="Aptos" w:hAnsi="Aptos"/>
          <w:i/>
          <w:iCs/>
          <w:sz w:val="22"/>
          <w:szCs w:val="22"/>
        </w:rPr>
        <w:t>Validation:</w:t>
      </w:r>
      <w:r w:rsidRPr="00014FD9">
        <w:rPr>
          <w:rFonts w:ascii="Aptos" w:hAnsi="Aptos"/>
          <w:sz w:val="22"/>
          <w:szCs w:val="22"/>
        </w:rPr>
        <w:t xml:space="preserve"> </w:t>
      </w:r>
      <w:r w:rsidR="0042382E" w:rsidRPr="00014FD9">
        <w:rPr>
          <w:rFonts w:ascii="Aptos" w:hAnsi="Aptos"/>
          <w:sz w:val="22"/>
          <w:szCs w:val="22"/>
        </w:rPr>
        <w:t>I</w:t>
      </w:r>
      <w:r w:rsidR="00973E25" w:rsidRPr="00014FD9">
        <w:rPr>
          <w:rFonts w:ascii="Aptos" w:hAnsi="Aptos"/>
          <w:sz w:val="22"/>
          <w:szCs w:val="22"/>
        </w:rPr>
        <w:t xml:space="preserve">nteract the Innovation Index with </w:t>
      </w:r>
      <w:r w:rsidR="0042382E" w:rsidRPr="00014FD9">
        <w:rPr>
          <w:rFonts w:ascii="Aptos" w:hAnsi="Aptos"/>
          <w:sz w:val="22"/>
          <w:szCs w:val="22"/>
        </w:rPr>
        <w:t>GP</w:t>
      </w:r>
      <w:r w:rsidR="00973E25" w:rsidRPr="00014FD9">
        <w:rPr>
          <w:rFonts w:ascii="Aptos" w:hAnsi="Aptos"/>
          <w:sz w:val="22"/>
          <w:szCs w:val="22"/>
        </w:rPr>
        <w:t xml:space="preserve"> indicators and innovation </w:t>
      </w:r>
      <w:r w:rsidR="000A20D7" w:rsidRPr="00014FD9">
        <w:rPr>
          <w:rFonts w:ascii="Aptos" w:hAnsi="Aptos"/>
          <w:sz w:val="22"/>
          <w:szCs w:val="22"/>
        </w:rPr>
        <w:t xml:space="preserve">types </w:t>
      </w:r>
      <w:r w:rsidR="00973E25" w:rsidRPr="00014FD9">
        <w:rPr>
          <w:rFonts w:ascii="Aptos" w:hAnsi="Aptos"/>
          <w:sz w:val="22"/>
          <w:szCs w:val="22"/>
        </w:rPr>
        <w:t>(</w:t>
      </w:r>
      <w:r w:rsidR="00E3384D" w:rsidRPr="00014FD9">
        <w:rPr>
          <w:rFonts w:ascii="Aptos" w:hAnsi="Aptos"/>
          <w:sz w:val="22"/>
          <w:szCs w:val="22"/>
        </w:rPr>
        <w:t>technological</w:t>
      </w:r>
      <w:r w:rsidR="00973E25" w:rsidRPr="00014FD9">
        <w:rPr>
          <w:rFonts w:ascii="Aptos" w:hAnsi="Aptos"/>
          <w:sz w:val="22"/>
          <w:szCs w:val="22"/>
        </w:rPr>
        <w:t xml:space="preserve">, </w:t>
      </w:r>
      <w:r w:rsidR="00E3384D" w:rsidRPr="00014FD9">
        <w:rPr>
          <w:rFonts w:ascii="Aptos" w:hAnsi="Aptos"/>
          <w:sz w:val="22"/>
          <w:szCs w:val="22"/>
        </w:rPr>
        <w:t>operational</w:t>
      </w:r>
      <w:r w:rsidR="00973E25" w:rsidRPr="00014FD9">
        <w:rPr>
          <w:rFonts w:ascii="Aptos" w:hAnsi="Aptos"/>
          <w:sz w:val="22"/>
          <w:szCs w:val="22"/>
        </w:rPr>
        <w:t>/</w:t>
      </w:r>
      <w:r w:rsidR="00E3384D" w:rsidRPr="00014FD9">
        <w:rPr>
          <w:rFonts w:ascii="Aptos" w:hAnsi="Aptos"/>
          <w:sz w:val="22"/>
          <w:szCs w:val="22"/>
        </w:rPr>
        <w:t>institutional</w:t>
      </w:r>
      <w:r w:rsidR="00973E25" w:rsidRPr="00014FD9">
        <w:rPr>
          <w:rFonts w:ascii="Aptos" w:hAnsi="Aptos"/>
          <w:sz w:val="22"/>
          <w:szCs w:val="22"/>
        </w:rPr>
        <w:t xml:space="preserve">, </w:t>
      </w:r>
      <w:r w:rsidR="00E3384D" w:rsidRPr="00014FD9">
        <w:rPr>
          <w:rFonts w:ascii="Aptos" w:hAnsi="Aptos"/>
          <w:sz w:val="22"/>
          <w:szCs w:val="22"/>
        </w:rPr>
        <w:t>collaborative</w:t>
      </w:r>
      <w:r w:rsidR="00973E25" w:rsidRPr="00014FD9">
        <w:rPr>
          <w:rFonts w:ascii="Aptos" w:hAnsi="Aptos"/>
          <w:sz w:val="22"/>
          <w:szCs w:val="22"/>
        </w:rPr>
        <w:t xml:space="preserve">, </w:t>
      </w:r>
      <w:r w:rsidR="00E3384D" w:rsidRPr="00014FD9">
        <w:rPr>
          <w:rFonts w:ascii="Aptos" w:hAnsi="Aptos"/>
          <w:sz w:val="22"/>
          <w:szCs w:val="22"/>
        </w:rPr>
        <w:t>financial</w:t>
      </w:r>
      <w:r w:rsidR="00973E25" w:rsidRPr="00014FD9">
        <w:rPr>
          <w:rFonts w:ascii="Aptos" w:hAnsi="Aptos"/>
          <w:sz w:val="22"/>
          <w:szCs w:val="22"/>
        </w:rPr>
        <w:t>) to estimate marginal effects</w:t>
      </w:r>
      <w:r w:rsidR="000A20D7" w:rsidRPr="00014FD9">
        <w:rPr>
          <w:rFonts w:ascii="Aptos" w:hAnsi="Aptos"/>
          <w:sz w:val="22"/>
          <w:szCs w:val="22"/>
        </w:rPr>
        <w:t xml:space="preserve"> specific to GPs</w:t>
      </w:r>
      <w:r w:rsidR="00973E25" w:rsidRPr="00014FD9">
        <w:rPr>
          <w:rFonts w:ascii="Aptos" w:hAnsi="Aptos"/>
          <w:sz w:val="22"/>
          <w:szCs w:val="22"/>
        </w:rPr>
        <w:t xml:space="preserve">. The technology premium cuts could also be replicated at the GP level. As a sensitivity check, the sample could be restricted to projects with a single dominant innovation type to reduce multi-label collinearity and </w:t>
      </w:r>
      <w:r w:rsidR="000A20D7" w:rsidRPr="00014FD9">
        <w:rPr>
          <w:rFonts w:ascii="Aptos" w:hAnsi="Aptos"/>
          <w:sz w:val="22"/>
          <w:szCs w:val="22"/>
        </w:rPr>
        <w:t xml:space="preserve">then </w:t>
      </w:r>
      <w:r w:rsidR="00973E25" w:rsidRPr="00014FD9">
        <w:rPr>
          <w:rFonts w:ascii="Aptos" w:hAnsi="Aptos"/>
          <w:sz w:val="22"/>
          <w:szCs w:val="22"/>
        </w:rPr>
        <w:t xml:space="preserve">re-estimated </w:t>
      </w:r>
      <w:r w:rsidR="000A20D7" w:rsidRPr="00014FD9">
        <w:rPr>
          <w:rFonts w:ascii="Aptos" w:hAnsi="Aptos"/>
          <w:sz w:val="22"/>
          <w:szCs w:val="22"/>
        </w:rPr>
        <w:t xml:space="preserve">to exclude those </w:t>
      </w:r>
      <w:r w:rsidR="00973E25" w:rsidRPr="00014FD9">
        <w:rPr>
          <w:rFonts w:ascii="Aptos" w:hAnsi="Aptos"/>
          <w:sz w:val="22"/>
          <w:szCs w:val="22"/>
        </w:rPr>
        <w:t>GPs with small sample sizes.</w:t>
      </w:r>
    </w:p>
    <w:p w14:paraId="5BE17614" w14:textId="77777777" w:rsidR="00CA58F5" w:rsidRPr="00014FD9" w:rsidRDefault="00CA58F5" w:rsidP="244FAC12">
      <w:pPr>
        <w:pStyle w:val="NormalWeb"/>
        <w:spacing w:before="0" w:beforeAutospacing="0" w:after="0" w:afterAutospacing="0"/>
        <w:jc w:val="both"/>
        <w:textAlignment w:val="baseline"/>
        <w:rPr>
          <w:rFonts w:ascii="Aptos" w:hAnsi="Aptos"/>
          <w:b/>
          <w:bCs/>
          <w:color w:val="000000"/>
          <w:sz w:val="22"/>
          <w:szCs w:val="22"/>
        </w:rPr>
      </w:pPr>
    </w:p>
    <w:p w14:paraId="49183C71" w14:textId="68EB69F6" w:rsidR="0042382E" w:rsidRPr="00014FD9" w:rsidRDefault="007B302D" w:rsidP="244FAC12">
      <w:pPr>
        <w:pStyle w:val="NormalWeb"/>
        <w:spacing w:before="0" w:beforeAutospacing="0" w:after="0" w:afterAutospacing="0"/>
        <w:jc w:val="both"/>
        <w:textAlignment w:val="baseline"/>
        <w:rPr>
          <w:rFonts w:ascii="Aptos" w:hAnsi="Aptos"/>
          <w:i/>
          <w:iCs/>
          <w:color w:val="000000"/>
          <w:sz w:val="22"/>
          <w:szCs w:val="22"/>
        </w:rPr>
      </w:pPr>
      <w:r w:rsidRPr="00014FD9">
        <w:rPr>
          <w:rFonts w:ascii="Aptos" w:hAnsi="Aptos"/>
          <w:b/>
          <w:bCs/>
          <w:color w:val="000000" w:themeColor="text1"/>
          <w:sz w:val="22"/>
          <w:szCs w:val="22"/>
        </w:rPr>
        <w:t>Adaptive and collaborative innovations improve performance in fragile contexts</w:t>
      </w:r>
      <w:r w:rsidRPr="00014FD9">
        <w:rPr>
          <w:rFonts w:ascii="Aptos" w:hAnsi="Aptos"/>
          <w:color w:val="000000" w:themeColor="text1"/>
          <w:sz w:val="22"/>
          <w:szCs w:val="22"/>
        </w:rPr>
        <w:t xml:space="preserve"> </w:t>
      </w:r>
      <w:r w:rsidR="00BE6DAA" w:rsidRPr="00014FD9">
        <w:rPr>
          <w:rFonts w:ascii="Aptos" w:hAnsi="Aptos"/>
          <w:b/>
          <w:bCs/>
          <w:color w:val="000000" w:themeColor="text1"/>
          <w:sz w:val="22"/>
          <w:szCs w:val="22"/>
        </w:rPr>
        <w:t xml:space="preserve">– </w:t>
      </w:r>
      <w:r w:rsidR="00BE6DAA" w:rsidRPr="00014FD9">
        <w:rPr>
          <w:rFonts w:ascii="Aptos" w:hAnsi="Aptos"/>
          <w:i/>
          <w:iCs/>
          <w:color w:val="000000" w:themeColor="text1"/>
          <w:sz w:val="22"/>
          <w:szCs w:val="22"/>
        </w:rPr>
        <w:t xml:space="preserve">validated </w:t>
      </w:r>
    </w:p>
    <w:p w14:paraId="6ED57482"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7D487B51" w14:textId="54712CB1" w:rsidR="007B302D" w:rsidRPr="00014FD9" w:rsidRDefault="0042382E"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 xml:space="preserve">Hypothesis: </w:t>
      </w:r>
      <w:r w:rsidR="007B302D" w:rsidRPr="00014FD9">
        <w:rPr>
          <w:rFonts w:ascii="Aptos" w:hAnsi="Aptos"/>
          <w:color w:val="000000" w:themeColor="text1"/>
          <w:sz w:val="22"/>
          <w:szCs w:val="22"/>
        </w:rPr>
        <w:t>In FCS, projects that employ adaptive design (</w:t>
      </w:r>
      <w:r w:rsidR="00E3384D" w:rsidRPr="00014FD9">
        <w:rPr>
          <w:rFonts w:ascii="Aptos" w:hAnsi="Aptos"/>
          <w:color w:val="000000" w:themeColor="text1"/>
          <w:sz w:val="22"/>
          <w:szCs w:val="22"/>
        </w:rPr>
        <w:t xml:space="preserve">e.g., </w:t>
      </w:r>
      <w:r w:rsidR="007B302D" w:rsidRPr="00014FD9">
        <w:rPr>
          <w:rFonts w:ascii="Aptos" w:hAnsi="Aptos"/>
          <w:color w:val="000000" w:themeColor="text1"/>
          <w:sz w:val="22"/>
          <w:szCs w:val="22"/>
        </w:rPr>
        <w:t>pilots, flexible components) and collaborative approaches (</w:t>
      </w:r>
      <w:r w:rsidR="00E3384D" w:rsidRPr="00014FD9">
        <w:rPr>
          <w:rFonts w:ascii="Aptos" w:hAnsi="Aptos"/>
          <w:color w:val="000000" w:themeColor="text1"/>
          <w:sz w:val="22"/>
          <w:szCs w:val="22"/>
        </w:rPr>
        <w:t xml:space="preserve">e.g., </w:t>
      </w:r>
      <w:r w:rsidR="007B302D" w:rsidRPr="00014FD9">
        <w:rPr>
          <w:rFonts w:ascii="Aptos" w:hAnsi="Aptos"/>
          <w:color w:val="000000" w:themeColor="text1"/>
          <w:sz w:val="22"/>
          <w:szCs w:val="22"/>
        </w:rPr>
        <w:t xml:space="preserve">community participation, NGO partnerships) are expected to </w:t>
      </w:r>
      <w:r w:rsidRPr="00014FD9">
        <w:rPr>
          <w:rFonts w:ascii="Aptos" w:hAnsi="Aptos"/>
          <w:color w:val="000000" w:themeColor="text1"/>
          <w:sz w:val="22"/>
          <w:szCs w:val="22"/>
        </w:rPr>
        <w:t xml:space="preserve">achieve </w:t>
      </w:r>
      <w:r w:rsidR="007B302D" w:rsidRPr="00014FD9">
        <w:rPr>
          <w:rFonts w:ascii="Aptos" w:hAnsi="Aptos"/>
          <w:color w:val="000000" w:themeColor="text1"/>
          <w:sz w:val="22"/>
          <w:szCs w:val="22"/>
        </w:rPr>
        <w:t xml:space="preserve">better </w:t>
      </w:r>
      <w:r w:rsidRPr="00014FD9">
        <w:rPr>
          <w:rFonts w:ascii="Aptos" w:hAnsi="Aptos"/>
          <w:color w:val="000000" w:themeColor="text1"/>
          <w:sz w:val="22"/>
          <w:szCs w:val="22"/>
        </w:rPr>
        <w:t xml:space="preserve">results </w:t>
      </w:r>
      <w:r w:rsidR="007B302D" w:rsidRPr="00014FD9">
        <w:rPr>
          <w:rFonts w:ascii="Aptos" w:hAnsi="Aptos"/>
          <w:color w:val="000000" w:themeColor="text1"/>
          <w:sz w:val="22"/>
          <w:szCs w:val="22"/>
        </w:rPr>
        <w:t xml:space="preserve">than those that follow </w:t>
      </w:r>
      <w:r w:rsidRPr="00014FD9">
        <w:rPr>
          <w:rFonts w:ascii="Aptos" w:hAnsi="Aptos"/>
          <w:color w:val="000000" w:themeColor="text1"/>
          <w:sz w:val="22"/>
          <w:szCs w:val="22"/>
        </w:rPr>
        <w:t>standard</w:t>
      </w:r>
      <w:r w:rsidR="007B302D" w:rsidRPr="00014FD9">
        <w:rPr>
          <w:rFonts w:ascii="Aptos" w:hAnsi="Aptos"/>
          <w:color w:val="000000" w:themeColor="text1"/>
          <w:sz w:val="22"/>
          <w:szCs w:val="22"/>
        </w:rPr>
        <w:t xml:space="preserve"> methods.</w:t>
      </w:r>
    </w:p>
    <w:p w14:paraId="30FEBFBE"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0D43950D" w14:textId="6CFA58A5" w:rsidR="00313CDE" w:rsidRPr="00014FD9" w:rsidRDefault="007B302D"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Validation:</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 xml:space="preserve">Subset the data </w:t>
      </w:r>
      <w:r w:rsidRPr="00014FD9">
        <w:rPr>
          <w:rFonts w:ascii="Aptos" w:hAnsi="Aptos"/>
          <w:color w:val="000000" w:themeColor="text1"/>
          <w:sz w:val="22"/>
          <w:szCs w:val="22"/>
        </w:rPr>
        <w:t xml:space="preserve">to FCS projects and examine those that mention such innovations have higher success rates or better implementation scores. </w:t>
      </w:r>
      <w:r w:rsidR="0042382E" w:rsidRPr="00014FD9">
        <w:rPr>
          <w:rFonts w:ascii="Aptos" w:hAnsi="Aptos"/>
          <w:color w:val="000000" w:themeColor="text1"/>
          <w:sz w:val="22"/>
          <w:szCs w:val="22"/>
        </w:rPr>
        <w:t>K</w:t>
      </w:r>
      <w:r w:rsidRPr="00014FD9">
        <w:rPr>
          <w:rFonts w:ascii="Aptos" w:hAnsi="Aptos"/>
          <w:color w:val="000000" w:themeColor="text1"/>
          <w:sz w:val="22"/>
          <w:szCs w:val="22"/>
        </w:rPr>
        <w:t xml:space="preserve">eyword mapping </w:t>
      </w:r>
      <w:r w:rsidR="0042382E" w:rsidRPr="00014FD9">
        <w:rPr>
          <w:rFonts w:ascii="Aptos" w:hAnsi="Aptos"/>
          <w:color w:val="000000" w:themeColor="text1"/>
          <w:sz w:val="22"/>
          <w:szCs w:val="22"/>
        </w:rPr>
        <w:t xml:space="preserve">could be used </w:t>
      </w:r>
      <w:r w:rsidRPr="00014FD9">
        <w:rPr>
          <w:rFonts w:ascii="Aptos" w:hAnsi="Aptos"/>
          <w:color w:val="000000" w:themeColor="text1"/>
          <w:sz w:val="22"/>
          <w:szCs w:val="22"/>
        </w:rPr>
        <w:t>to flag FCS project documents for terms related to adaptive or collaborative strategies</w:t>
      </w:r>
      <w:r w:rsidR="00E3384D" w:rsidRPr="00014FD9">
        <w:rPr>
          <w:rFonts w:ascii="Aptos" w:hAnsi="Aptos"/>
          <w:color w:val="000000" w:themeColor="text1"/>
          <w:sz w:val="22"/>
          <w:szCs w:val="22"/>
        </w:rPr>
        <w:t>;</w:t>
      </w:r>
      <w:r w:rsidRPr="00014FD9">
        <w:rPr>
          <w:rFonts w:ascii="Aptos" w:hAnsi="Aptos"/>
          <w:color w:val="000000" w:themeColor="text1"/>
          <w:sz w:val="22"/>
          <w:szCs w:val="22"/>
        </w:rPr>
        <w:t xml:space="preserve"> </w:t>
      </w:r>
      <w:r w:rsidR="00E3384D" w:rsidRPr="00014FD9">
        <w:rPr>
          <w:rFonts w:ascii="Aptos" w:hAnsi="Aptos"/>
          <w:color w:val="000000" w:themeColor="text1"/>
          <w:sz w:val="22"/>
          <w:szCs w:val="22"/>
        </w:rPr>
        <w:t xml:space="preserve">subsequently compare </w:t>
      </w:r>
      <w:r w:rsidRPr="00014FD9">
        <w:rPr>
          <w:rFonts w:ascii="Aptos" w:hAnsi="Aptos"/>
          <w:color w:val="000000" w:themeColor="text1"/>
          <w:sz w:val="22"/>
          <w:szCs w:val="22"/>
        </w:rPr>
        <w:t xml:space="preserve">their average outcomes to other FCS projects. Another method is a case-comparison: qualitatively compare a set of successful FCV projects </w:t>
      </w:r>
      <w:r w:rsidR="00E3384D" w:rsidRPr="00014FD9">
        <w:rPr>
          <w:rFonts w:ascii="Aptos" w:hAnsi="Aptos"/>
          <w:color w:val="000000" w:themeColor="text1"/>
          <w:sz w:val="22"/>
          <w:szCs w:val="22"/>
        </w:rPr>
        <w:t xml:space="preserve">that used </w:t>
      </w:r>
      <w:r w:rsidRPr="00014FD9">
        <w:rPr>
          <w:rFonts w:ascii="Aptos" w:hAnsi="Aptos"/>
          <w:color w:val="000000" w:themeColor="text1"/>
          <w:sz w:val="22"/>
          <w:szCs w:val="22"/>
        </w:rPr>
        <w:t xml:space="preserve">innovative approaches against </w:t>
      </w:r>
      <w:r w:rsidR="00E3384D" w:rsidRPr="00014FD9">
        <w:rPr>
          <w:rFonts w:ascii="Aptos" w:hAnsi="Aptos"/>
          <w:color w:val="000000" w:themeColor="text1"/>
          <w:sz w:val="22"/>
          <w:szCs w:val="22"/>
        </w:rPr>
        <w:t xml:space="preserve">unsuccessful </w:t>
      </w:r>
      <w:r w:rsidR="0042382E" w:rsidRPr="00014FD9">
        <w:rPr>
          <w:rFonts w:ascii="Aptos" w:hAnsi="Aptos"/>
          <w:color w:val="000000" w:themeColor="text1"/>
          <w:sz w:val="22"/>
          <w:szCs w:val="22"/>
        </w:rPr>
        <w:t xml:space="preserve">projects </w:t>
      </w:r>
      <w:r w:rsidR="00E3384D" w:rsidRPr="00014FD9">
        <w:rPr>
          <w:rFonts w:ascii="Aptos" w:hAnsi="Aptos"/>
          <w:color w:val="000000" w:themeColor="text1"/>
          <w:sz w:val="22"/>
          <w:szCs w:val="22"/>
        </w:rPr>
        <w:t>that did not use them</w:t>
      </w:r>
      <w:r w:rsidRPr="00014FD9">
        <w:rPr>
          <w:rFonts w:ascii="Aptos" w:hAnsi="Aptos"/>
          <w:color w:val="000000" w:themeColor="text1"/>
          <w:sz w:val="22"/>
          <w:szCs w:val="22"/>
        </w:rPr>
        <w:t xml:space="preserve"> to see if a pattern emerges</w:t>
      </w:r>
      <w:r w:rsidR="00E3384D" w:rsidRPr="00014FD9">
        <w:rPr>
          <w:rFonts w:ascii="Aptos" w:hAnsi="Aptos"/>
          <w:color w:val="000000" w:themeColor="text1"/>
          <w:sz w:val="22"/>
          <w:szCs w:val="22"/>
        </w:rPr>
        <w:t xml:space="preserve">. This can be </w:t>
      </w:r>
      <w:r w:rsidRPr="00014FD9">
        <w:rPr>
          <w:rFonts w:ascii="Aptos" w:hAnsi="Aptos"/>
          <w:color w:val="000000" w:themeColor="text1"/>
          <w:sz w:val="22"/>
          <w:szCs w:val="22"/>
        </w:rPr>
        <w:t xml:space="preserve">aided by text analysis or </w:t>
      </w:r>
      <w:r w:rsidR="0042382E" w:rsidRPr="00014FD9">
        <w:rPr>
          <w:rFonts w:ascii="Aptos" w:hAnsi="Aptos"/>
          <w:color w:val="000000" w:themeColor="text1"/>
          <w:sz w:val="22"/>
          <w:szCs w:val="22"/>
        </w:rPr>
        <w:t>coded</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lessons</w:t>
      </w:r>
      <w:r w:rsidRPr="00014FD9">
        <w:rPr>
          <w:rFonts w:ascii="Aptos" w:hAnsi="Aptos"/>
          <w:color w:val="000000" w:themeColor="text1"/>
          <w:sz w:val="22"/>
          <w:szCs w:val="22"/>
        </w:rPr>
        <w:t>.</w:t>
      </w:r>
    </w:p>
    <w:p w14:paraId="2B5663DC" w14:textId="77777777" w:rsidR="00CA58F5" w:rsidRPr="00014FD9" w:rsidRDefault="00CA58F5" w:rsidP="244FAC12">
      <w:pPr>
        <w:pStyle w:val="NormalWeb"/>
        <w:spacing w:before="0" w:beforeAutospacing="0" w:after="0" w:afterAutospacing="0"/>
        <w:jc w:val="both"/>
        <w:textAlignment w:val="baseline"/>
        <w:rPr>
          <w:rFonts w:ascii="Aptos" w:hAnsi="Aptos"/>
          <w:b/>
          <w:bCs/>
          <w:sz w:val="22"/>
          <w:szCs w:val="22"/>
          <w:highlight w:val="yellow"/>
        </w:rPr>
      </w:pPr>
    </w:p>
    <w:p w14:paraId="23F3A12F" w14:textId="0C6B88D2" w:rsidR="0042382E" w:rsidRPr="00014FD9" w:rsidRDefault="00973E25" w:rsidP="244FAC12">
      <w:pPr>
        <w:pStyle w:val="NormalWeb"/>
        <w:spacing w:before="0" w:beforeAutospacing="0" w:after="0" w:afterAutospacing="0"/>
        <w:jc w:val="both"/>
        <w:textAlignment w:val="baseline"/>
        <w:rPr>
          <w:rFonts w:ascii="Aptos" w:hAnsi="Aptos"/>
          <w:i/>
          <w:iCs/>
          <w:sz w:val="22"/>
          <w:szCs w:val="22"/>
        </w:rPr>
      </w:pPr>
      <w:r w:rsidRPr="00014FD9">
        <w:rPr>
          <w:rFonts w:ascii="Aptos" w:hAnsi="Aptos"/>
          <w:b/>
          <w:bCs/>
          <w:sz w:val="22"/>
          <w:szCs w:val="22"/>
        </w:rPr>
        <w:t xml:space="preserve">Innovation </w:t>
      </w:r>
      <w:r w:rsidR="00BE6EB1" w:rsidRPr="00014FD9">
        <w:rPr>
          <w:rFonts w:ascii="Aptos" w:hAnsi="Aptos"/>
          <w:b/>
          <w:bCs/>
          <w:sz w:val="22"/>
          <w:szCs w:val="22"/>
        </w:rPr>
        <w:t xml:space="preserve">yields </w:t>
      </w:r>
      <w:proofErr w:type="gramStart"/>
      <w:r w:rsidR="00BE6EB1" w:rsidRPr="00014FD9">
        <w:rPr>
          <w:rFonts w:ascii="Aptos" w:hAnsi="Aptos"/>
          <w:b/>
          <w:bCs/>
          <w:sz w:val="22"/>
          <w:szCs w:val="22"/>
        </w:rPr>
        <w:t>benefits</w:t>
      </w:r>
      <w:proofErr w:type="gramEnd"/>
      <w:r w:rsidRPr="00014FD9">
        <w:rPr>
          <w:rFonts w:ascii="Aptos" w:hAnsi="Aptos"/>
          <w:b/>
          <w:bCs/>
          <w:sz w:val="22"/>
          <w:szCs w:val="22"/>
        </w:rPr>
        <w:t xml:space="preserve"> in FCS, but context shapes the premium</w:t>
      </w:r>
      <w:r w:rsidR="00BE6DAA" w:rsidRPr="00014FD9">
        <w:rPr>
          <w:rFonts w:ascii="Aptos" w:hAnsi="Aptos"/>
          <w:b/>
          <w:bCs/>
          <w:sz w:val="22"/>
          <w:szCs w:val="22"/>
        </w:rPr>
        <w:t xml:space="preserve"> </w:t>
      </w:r>
      <w:r w:rsidR="00835075" w:rsidRPr="00014FD9">
        <w:rPr>
          <w:rFonts w:ascii="Aptos" w:hAnsi="Aptos"/>
          <w:i/>
          <w:iCs/>
          <w:sz w:val="22"/>
          <w:szCs w:val="22"/>
        </w:rPr>
        <w:t>–</w:t>
      </w:r>
      <w:r w:rsidR="00BE6DAA" w:rsidRPr="00014FD9">
        <w:rPr>
          <w:rFonts w:ascii="Aptos" w:hAnsi="Aptos"/>
          <w:i/>
          <w:iCs/>
          <w:sz w:val="22"/>
          <w:szCs w:val="22"/>
        </w:rPr>
        <w:t xml:space="preserve"> </w:t>
      </w:r>
      <w:r w:rsidR="00835075" w:rsidRPr="00014FD9">
        <w:rPr>
          <w:rFonts w:ascii="Aptos" w:hAnsi="Aptos"/>
          <w:i/>
          <w:iCs/>
          <w:sz w:val="22"/>
          <w:szCs w:val="22"/>
        </w:rPr>
        <w:t>not validated</w:t>
      </w:r>
    </w:p>
    <w:p w14:paraId="4469AB21"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1D7925C3" w14:textId="4D55813F" w:rsidR="00313CDE" w:rsidRPr="00014FD9" w:rsidRDefault="0042382E"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 xml:space="preserve">Hypothesis: </w:t>
      </w:r>
      <w:r w:rsidR="00973E25" w:rsidRPr="00014FD9">
        <w:rPr>
          <w:rFonts w:ascii="Aptos" w:hAnsi="Aptos"/>
          <w:sz w:val="22"/>
          <w:szCs w:val="22"/>
        </w:rPr>
        <w:t xml:space="preserve">Even when adopted, innovations yield smaller performance gains in FCS than in </w:t>
      </w:r>
      <w:proofErr w:type="spellStart"/>
      <w:r w:rsidR="00973E25" w:rsidRPr="00014FD9">
        <w:rPr>
          <w:rFonts w:ascii="Aptos" w:hAnsi="Aptos"/>
          <w:sz w:val="22"/>
          <w:szCs w:val="22"/>
        </w:rPr>
        <w:t>nonFCS</w:t>
      </w:r>
      <w:proofErr w:type="spellEnd"/>
      <w:r w:rsidR="00973E25" w:rsidRPr="00014FD9">
        <w:rPr>
          <w:rFonts w:ascii="Aptos" w:hAnsi="Aptos"/>
          <w:sz w:val="22"/>
          <w:szCs w:val="22"/>
        </w:rPr>
        <w:t xml:space="preserve"> portfolios due to capability, fiduciary, and access constraints</w:t>
      </w:r>
      <w:r w:rsidRPr="00014FD9">
        <w:rPr>
          <w:rFonts w:ascii="Aptos" w:hAnsi="Aptos"/>
          <w:sz w:val="22"/>
          <w:szCs w:val="22"/>
        </w:rPr>
        <w:t>. T</w:t>
      </w:r>
      <w:r w:rsidR="00973E25" w:rsidRPr="00014FD9">
        <w:rPr>
          <w:rFonts w:ascii="Aptos" w:hAnsi="Aptos"/>
          <w:sz w:val="22"/>
          <w:szCs w:val="22"/>
        </w:rPr>
        <w:t xml:space="preserve">he FCS share of innovative projects is also lower than in </w:t>
      </w:r>
      <w:proofErr w:type="spellStart"/>
      <w:r w:rsidR="00973E25" w:rsidRPr="00014FD9">
        <w:rPr>
          <w:rFonts w:ascii="Aptos" w:hAnsi="Aptos"/>
          <w:sz w:val="22"/>
          <w:szCs w:val="22"/>
        </w:rPr>
        <w:t>nonFCS</w:t>
      </w:r>
      <w:proofErr w:type="spellEnd"/>
      <w:r w:rsidR="00973E25" w:rsidRPr="00014FD9">
        <w:rPr>
          <w:rFonts w:ascii="Aptos" w:hAnsi="Aptos"/>
          <w:sz w:val="22"/>
          <w:szCs w:val="22"/>
        </w:rPr>
        <w:t>, indicating a harder diffusion path.</w:t>
      </w:r>
    </w:p>
    <w:p w14:paraId="5D4A81EE" w14:textId="77777777" w:rsidR="00CA58F5" w:rsidRPr="00014FD9" w:rsidRDefault="00CA58F5" w:rsidP="244FAC12">
      <w:pPr>
        <w:pStyle w:val="NormalWeb"/>
        <w:spacing w:before="0" w:beforeAutospacing="0" w:after="0" w:afterAutospacing="0"/>
        <w:jc w:val="both"/>
        <w:textAlignment w:val="baseline"/>
        <w:rPr>
          <w:rFonts w:ascii="Aptos" w:hAnsi="Aptos"/>
          <w:i/>
          <w:iCs/>
          <w:sz w:val="22"/>
          <w:szCs w:val="22"/>
        </w:rPr>
      </w:pPr>
    </w:p>
    <w:p w14:paraId="2CE9D245" w14:textId="21A50E45" w:rsidR="00313CDE" w:rsidRPr="00014FD9" w:rsidRDefault="00313CDE"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sz w:val="22"/>
          <w:szCs w:val="22"/>
        </w:rPr>
        <w:t>Validation:</w:t>
      </w:r>
      <w:r w:rsidRPr="00014FD9">
        <w:rPr>
          <w:rFonts w:ascii="Aptos" w:hAnsi="Aptos"/>
          <w:sz w:val="22"/>
          <w:szCs w:val="22"/>
        </w:rPr>
        <w:t xml:space="preserve"> </w:t>
      </w:r>
      <w:r w:rsidR="0042382E" w:rsidRPr="00014FD9">
        <w:rPr>
          <w:rFonts w:ascii="Aptos" w:hAnsi="Aptos"/>
          <w:sz w:val="22"/>
          <w:szCs w:val="22"/>
        </w:rPr>
        <w:t>E</w:t>
      </w:r>
      <w:r w:rsidR="00973E25" w:rsidRPr="00014FD9">
        <w:rPr>
          <w:rFonts w:ascii="Aptos" w:hAnsi="Aptos"/>
          <w:sz w:val="22"/>
          <w:szCs w:val="22"/>
        </w:rPr>
        <w:t>stimate a model of Outcome ~ H</w:t>
      </w:r>
      <w:r w:rsidR="0042382E" w:rsidRPr="00014FD9">
        <w:rPr>
          <w:rFonts w:ascii="Aptos" w:hAnsi="Aptos"/>
          <w:sz w:val="22"/>
          <w:szCs w:val="22"/>
        </w:rPr>
        <w:t xml:space="preserve">igh/Moderate Innovation </w:t>
      </w:r>
      <w:r w:rsidR="00973E25" w:rsidRPr="00014FD9">
        <w:rPr>
          <w:rFonts w:ascii="Aptos" w:hAnsi="Aptos"/>
          <w:sz w:val="22"/>
          <w:szCs w:val="22"/>
        </w:rPr>
        <w:t xml:space="preserve">+ FCS + </w:t>
      </w:r>
      <w:r w:rsidR="0042382E" w:rsidRPr="00014FD9">
        <w:rPr>
          <w:rFonts w:ascii="Aptos" w:hAnsi="Aptos"/>
          <w:sz w:val="22"/>
          <w:szCs w:val="22"/>
        </w:rPr>
        <w:t xml:space="preserve">High/Moderate Innovation </w:t>
      </w:r>
      <w:r w:rsidR="00973E25" w:rsidRPr="00014FD9">
        <w:rPr>
          <w:rFonts w:ascii="Aptos" w:hAnsi="Aptos"/>
          <w:sz w:val="22"/>
          <w:szCs w:val="22"/>
        </w:rPr>
        <w:t>×</w:t>
      </w:r>
      <w:r w:rsidR="0042382E" w:rsidRPr="00014FD9">
        <w:rPr>
          <w:rFonts w:ascii="Aptos" w:hAnsi="Aptos"/>
          <w:sz w:val="22"/>
          <w:szCs w:val="22"/>
        </w:rPr>
        <w:t xml:space="preserve"> </w:t>
      </w:r>
      <w:r w:rsidR="00973E25" w:rsidRPr="00014FD9">
        <w:rPr>
          <w:rFonts w:ascii="Aptos" w:hAnsi="Aptos"/>
          <w:sz w:val="22"/>
          <w:szCs w:val="22"/>
        </w:rPr>
        <w:t xml:space="preserve">FCS + controls, where the interaction term </w:t>
      </w:r>
      <w:r w:rsidR="0042382E" w:rsidRPr="00014FD9">
        <w:rPr>
          <w:rFonts w:ascii="Aptos" w:hAnsi="Aptos"/>
          <w:sz w:val="22"/>
          <w:szCs w:val="22"/>
        </w:rPr>
        <w:t>tests</w:t>
      </w:r>
      <w:r w:rsidR="00973E25" w:rsidRPr="00014FD9">
        <w:rPr>
          <w:rFonts w:ascii="Aptos" w:hAnsi="Aptos"/>
          <w:sz w:val="22"/>
          <w:szCs w:val="22"/>
        </w:rPr>
        <w:t xml:space="preserve"> whether the innovation premium is </w:t>
      </w:r>
      <w:r w:rsidR="00973E25" w:rsidRPr="00014FD9">
        <w:rPr>
          <w:rFonts w:ascii="Aptos" w:hAnsi="Aptos"/>
          <w:sz w:val="22"/>
          <w:szCs w:val="22"/>
        </w:rPr>
        <w:lastRenderedPageBreak/>
        <w:t xml:space="preserve">attenuated in fragile contexts. As a sensitivity check, the analysis could be </w:t>
      </w:r>
      <w:r w:rsidR="00FE03D5" w:rsidRPr="00014FD9">
        <w:rPr>
          <w:rFonts w:ascii="Aptos" w:hAnsi="Aptos"/>
        </w:rPr>
        <w:t>disaggregated</w:t>
      </w:r>
      <w:r w:rsidR="00973E25" w:rsidRPr="00014FD9">
        <w:rPr>
          <w:rFonts w:ascii="Aptos" w:hAnsi="Aptos"/>
          <w:sz w:val="22"/>
          <w:szCs w:val="22"/>
        </w:rPr>
        <w:t xml:space="preserve"> by innovation type (e.g., operational/institutional </w:t>
      </w:r>
      <w:r w:rsidR="00D80301" w:rsidRPr="00014FD9">
        <w:rPr>
          <w:rFonts w:ascii="Aptos" w:hAnsi="Aptos"/>
          <w:sz w:val="22"/>
          <w:szCs w:val="22"/>
        </w:rPr>
        <w:t xml:space="preserve">vs. </w:t>
      </w:r>
      <w:r w:rsidR="00973E25" w:rsidRPr="00014FD9">
        <w:rPr>
          <w:rFonts w:ascii="Aptos" w:hAnsi="Aptos"/>
          <w:sz w:val="22"/>
          <w:szCs w:val="22"/>
        </w:rPr>
        <w:t>technological</w:t>
      </w:r>
      <w:r w:rsidR="00FE03D5" w:rsidRPr="00014FD9">
        <w:rPr>
          <w:rFonts w:ascii="Aptos" w:hAnsi="Aptos"/>
          <w:sz w:val="22"/>
          <w:szCs w:val="22"/>
        </w:rPr>
        <w:t xml:space="preserve"> innovations</w:t>
      </w:r>
      <w:r w:rsidR="00973E25" w:rsidRPr="00014FD9">
        <w:rPr>
          <w:rFonts w:ascii="Aptos" w:hAnsi="Aptos"/>
          <w:sz w:val="22"/>
          <w:szCs w:val="22"/>
        </w:rPr>
        <w:t xml:space="preserve">) to </w:t>
      </w:r>
      <w:r w:rsidR="00FE03D5" w:rsidRPr="00014FD9">
        <w:rPr>
          <w:rFonts w:ascii="Aptos" w:hAnsi="Aptos"/>
          <w:sz w:val="22"/>
          <w:szCs w:val="22"/>
        </w:rPr>
        <w:t xml:space="preserve">assess </w:t>
      </w:r>
      <w:r w:rsidR="00973E25" w:rsidRPr="00014FD9">
        <w:rPr>
          <w:rFonts w:ascii="Aptos" w:hAnsi="Aptos"/>
          <w:sz w:val="22"/>
          <w:szCs w:val="22"/>
        </w:rPr>
        <w:t xml:space="preserve">whether certain approaches </w:t>
      </w:r>
      <w:r w:rsidR="0042382E" w:rsidRPr="00014FD9">
        <w:rPr>
          <w:rFonts w:ascii="Aptos" w:hAnsi="Aptos"/>
          <w:sz w:val="22"/>
          <w:szCs w:val="22"/>
        </w:rPr>
        <w:t xml:space="preserve">work </w:t>
      </w:r>
      <w:r w:rsidR="00973E25" w:rsidRPr="00014FD9">
        <w:rPr>
          <w:rFonts w:ascii="Aptos" w:hAnsi="Aptos"/>
          <w:sz w:val="22"/>
          <w:szCs w:val="22"/>
        </w:rPr>
        <w:t xml:space="preserve">more effectively in fragile portfolios. Parallel estimates </w:t>
      </w:r>
      <w:r w:rsidR="00FE03D5" w:rsidRPr="00014FD9">
        <w:rPr>
          <w:rFonts w:ascii="Aptos" w:hAnsi="Aptos"/>
          <w:sz w:val="22"/>
          <w:szCs w:val="22"/>
        </w:rPr>
        <w:t xml:space="preserve">conducted </w:t>
      </w:r>
      <w:r w:rsidR="00973E25" w:rsidRPr="00014FD9">
        <w:rPr>
          <w:rFonts w:ascii="Aptos" w:hAnsi="Aptos"/>
          <w:sz w:val="22"/>
          <w:szCs w:val="22"/>
        </w:rPr>
        <w:t xml:space="preserve">by decade </w:t>
      </w:r>
      <w:r w:rsidR="0042382E" w:rsidRPr="00014FD9">
        <w:rPr>
          <w:rFonts w:ascii="Aptos" w:hAnsi="Aptos"/>
          <w:sz w:val="22"/>
          <w:szCs w:val="22"/>
        </w:rPr>
        <w:t xml:space="preserve">could </w:t>
      </w:r>
      <w:r w:rsidR="00973E25" w:rsidRPr="00014FD9">
        <w:rPr>
          <w:rFonts w:ascii="Aptos" w:hAnsi="Aptos"/>
          <w:sz w:val="22"/>
          <w:szCs w:val="22"/>
        </w:rPr>
        <w:t xml:space="preserve">show whether any attenuation narrows over time, potentially reflecting the </w:t>
      </w:r>
      <w:r w:rsidR="00FE03D5" w:rsidRPr="00014FD9">
        <w:rPr>
          <w:rFonts w:ascii="Aptos" w:hAnsi="Aptos"/>
          <w:sz w:val="22"/>
          <w:szCs w:val="22"/>
        </w:rPr>
        <w:t xml:space="preserve">cumulative </w:t>
      </w:r>
      <w:r w:rsidR="00973E25" w:rsidRPr="00014FD9">
        <w:rPr>
          <w:rFonts w:ascii="Aptos" w:hAnsi="Aptos"/>
          <w:sz w:val="22"/>
          <w:szCs w:val="22"/>
        </w:rPr>
        <w:t>effect of institutional reforms.</w:t>
      </w:r>
    </w:p>
    <w:p w14:paraId="644FD0AC" w14:textId="77777777" w:rsidR="00CA58F5" w:rsidRPr="00014FD9" w:rsidRDefault="00CA58F5" w:rsidP="244FAC12">
      <w:pPr>
        <w:pStyle w:val="NormalWeb"/>
        <w:spacing w:before="0" w:beforeAutospacing="0" w:after="0" w:afterAutospacing="0"/>
        <w:jc w:val="both"/>
        <w:textAlignment w:val="baseline"/>
        <w:rPr>
          <w:rFonts w:ascii="Aptos" w:hAnsi="Aptos"/>
          <w:b/>
          <w:bCs/>
          <w:color w:val="000000"/>
          <w:sz w:val="22"/>
          <w:szCs w:val="22"/>
        </w:rPr>
      </w:pPr>
    </w:p>
    <w:p w14:paraId="6AD52BED" w14:textId="091D10F5" w:rsidR="0042382E" w:rsidRPr="00014FD9" w:rsidRDefault="007B302D" w:rsidP="244FAC12">
      <w:pPr>
        <w:pStyle w:val="NormalWeb"/>
        <w:spacing w:before="0" w:beforeAutospacing="0" w:after="0" w:afterAutospacing="0"/>
        <w:jc w:val="both"/>
        <w:textAlignment w:val="baseline"/>
        <w:rPr>
          <w:rFonts w:ascii="Aptos" w:hAnsi="Aptos"/>
          <w:i/>
          <w:iCs/>
          <w:color w:val="000000"/>
          <w:sz w:val="22"/>
          <w:szCs w:val="22"/>
        </w:rPr>
      </w:pPr>
      <w:r w:rsidRPr="00014FD9">
        <w:rPr>
          <w:rFonts w:ascii="Aptos" w:hAnsi="Aptos"/>
          <w:b/>
          <w:bCs/>
          <w:color w:val="000000" w:themeColor="text1"/>
          <w:sz w:val="22"/>
          <w:szCs w:val="22"/>
        </w:rPr>
        <w:t>Strong project management enables innovation (and vice versa)</w:t>
      </w:r>
      <w:r w:rsidR="00835075" w:rsidRPr="00014FD9">
        <w:rPr>
          <w:rFonts w:ascii="Aptos" w:hAnsi="Aptos"/>
          <w:b/>
          <w:bCs/>
          <w:color w:val="000000" w:themeColor="text1"/>
          <w:sz w:val="22"/>
          <w:szCs w:val="22"/>
        </w:rPr>
        <w:t xml:space="preserve"> </w:t>
      </w:r>
      <w:r w:rsidR="00835075" w:rsidRPr="00014FD9">
        <w:rPr>
          <w:rFonts w:ascii="Aptos" w:hAnsi="Aptos"/>
          <w:i/>
          <w:iCs/>
          <w:color w:val="000000" w:themeColor="text1"/>
          <w:sz w:val="22"/>
          <w:szCs w:val="22"/>
        </w:rPr>
        <w:t xml:space="preserve">– partially validated </w:t>
      </w:r>
    </w:p>
    <w:p w14:paraId="1C3D99CE" w14:textId="77777777" w:rsidR="00CA58F5" w:rsidRPr="00014FD9" w:rsidRDefault="00CA58F5" w:rsidP="244FAC12">
      <w:pPr>
        <w:pStyle w:val="NormalWeb"/>
        <w:spacing w:before="0" w:beforeAutospacing="0" w:after="0" w:afterAutospacing="0"/>
        <w:jc w:val="both"/>
        <w:textAlignment w:val="baseline"/>
        <w:rPr>
          <w:rFonts w:ascii="Aptos" w:hAnsi="Aptos"/>
          <w:b/>
          <w:bCs/>
          <w:color w:val="000000"/>
          <w:sz w:val="22"/>
          <w:szCs w:val="22"/>
        </w:rPr>
      </w:pPr>
    </w:p>
    <w:p w14:paraId="513C3E2C" w14:textId="29FF8E3B" w:rsidR="007B302D" w:rsidRPr="00014FD9" w:rsidRDefault="0042382E"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 xml:space="preserve">Hypothesis: </w:t>
      </w:r>
      <w:r w:rsidRPr="00014FD9">
        <w:rPr>
          <w:rFonts w:ascii="Aptos" w:hAnsi="Aptos"/>
          <w:color w:val="000000" w:themeColor="text1"/>
          <w:sz w:val="22"/>
          <w:szCs w:val="22"/>
        </w:rPr>
        <w:t>A p</w:t>
      </w:r>
      <w:r w:rsidR="007B302D" w:rsidRPr="00014FD9">
        <w:rPr>
          <w:rFonts w:ascii="Aptos" w:hAnsi="Aptos"/>
          <w:color w:val="000000" w:themeColor="text1"/>
          <w:sz w:val="22"/>
          <w:szCs w:val="22"/>
        </w:rPr>
        <w:t xml:space="preserve">ositive feedback </w:t>
      </w:r>
      <w:r w:rsidRPr="00014FD9">
        <w:rPr>
          <w:rFonts w:ascii="Aptos" w:hAnsi="Aptos"/>
          <w:color w:val="000000" w:themeColor="text1"/>
          <w:sz w:val="22"/>
          <w:szCs w:val="22"/>
        </w:rPr>
        <w:t xml:space="preserve">loop occurs </w:t>
      </w:r>
      <w:r w:rsidR="007B302D" w:rsidRPr="00014FD9">
        <w:rPr>
          <w:rFonts w:ascii="Aptos" w:hAnsi="Aptos"/>
          <w:color w:val="000000" w:themeColor="text1"/>
          <w:sz w:val="22"/>
          <w:szCs w:val="22"/>
        </w:rPr>
        <w:t xml:space="preserve">between innovation and project implementation quality: teams that manage projects well (high </w:t>
      </w:r>
      <w:r w:rsidR="00BE6EB1" w:rsidRPr="00014FD9">
        <w:rPr>
          <w:rFonts w:ascii="Aptos" w:hAnsi="Aptos"/>
          <w:color w:val="000000" w:themeColor="text1"/>
          <w:sz w:val="22"/>
          <w:szCs w:val="22"/>
        </w:rPr>
        <w:t>Quality at Entry</w:t>
      </w:r>
      <w:r w:rsidR="007B302D" w:rsidRPr="00014FD9">
        <w:rPr>
          <w:rFonts w:ascii="Aptos" w:hAnsi="Aptos"/>
          <w:color w:val="000000" w:themeColor="text1"/>
          <w:sz w:val="22"/>
          <w:szCs w:val="22"/>
        </w:rPr>
        <w:t xml:space="preserve">, effective </w:t>
      </w:r>
      <w:r w:rsidRPr="00014FD9">
        <w:rPr>
          <w:rFonts w:ascii="Aptos" w:hAnsi="Aptos"/>
          <w:color w:val="000000" w:themeColor="text1"/>
          <w:sz w:val="22"/>
          <w:szCs w:val="22"/>
        </w:rPr>
        <w:t>supervision</w:t>
      </w:r>
      <w:r w:rsidR="007B302D" w:rsidRPr="00014FD9">
        <w:rPr>
          <w:rFonts w:ascii="Aptos" w:hAnsi="Aptos"/>
          <w:color w:val="000000" w:themeColor="text1"/>
          <w:sz w:val="22"/>
          <w:szCs w:val="22"/>
        </w:rPr>
        <w:t xml:space="preserve">, strong M&amp;E) will implement innovations successfully, which in turn leads to better outcomes. </w:t>
      </w:r>
    </w:p>
    <w:p w14:paraId="0CD3F609"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0F2A010B" w14:textId="0B4D8FEE" w:rsidR="007B302D" w:rsidRPr="00014FD9" w:rsidRDefault="007B302D"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Validation:</w:t>
      </w:r>
      <w:r w:rsidRPr="00014FD9">
        <w:rPr>
          <w:rFonts w:ascii="Aptos" w:hAnsi="Aptos"/>
          <w:color w:val="000000" w:themeColor="text1"/>
          <w:sz w:val="22"/>
          <w:szCs w:val="22"/>
        </w:rPr>
        <w:t xml:space="preserve"> The data hints at this correlation. </w:t>
      </w:r>
      <w:r w:rsidR="0042382E" w:rsidRPr="00014FD9">
        <w:rPr>
          <w:rFonts w:ascii="Aptos" w:hAnsi="Aptos"/>
          <w:color w:val="000000" w:themeColor="text1"/>
          <w:sz w:val="22"/>
          <w:szCs w:val="22"/>
        </w:rPr>
        <w:t>M</w:t>
      </w:r>
      <w:r w:rsidRPr="00014FD9">
        <w:rPr>
          <w:rFonts w:ascii="Aptos" w:hAnsi="Aptos"/>
          <w:color w:val="000000" w:themeColor="text1"/>
          <w:sz w:val="22"/>
          <w:szCs w:val="22"/>
        </w:rPr>
        <w:t>ore rigorous</w:t>
      </w:r>
      <w:r w:rsidR="0042382E" w:rsidRPr="00014FD9">
        <w:rPr>
          <w:rFonts w:ascii="Aptos" w:hAnsi="Aptos"/>
          <w:color w:val="000000" w:themeColor="text1"/>
          <w:sz w:val="22"/>
          <w:szCs w:val="22"/>
        </w:rPr>
        <w:t xml:space="preserve"> testing could involve</w:t>
      </w:r>
      <w:r w:rsidRPr="00014FD9">
        <w:rPr>
          <w:rFonts w:ascii="Aptos" w:hAnsi="Aptos"/>
          <w:color w:val="000000" w:themeColor="text1"/>
          <w:sz w:val="22"/>
          <w:szCs w:val="22"/>
        </w:rPr>
        <w:t xml:space="preserve"> a multivariate analysis wher</w:t>
      </w:r>
      <w:r w:rsidR="00FE03D5" w:rsidRPr="00014FD9">
        <w:rPr>
          <w:rFonts w:ascii="Aptos" w:hAnsi="Aptos"/>
          <w:color w:val="000000" w:themeColor="text1"/>
          <w:sz w:val="22"/>
          <w:szCs w:val="22"/>
        </w:rPr>
        <w:t>ein the presence of</w:t>
      </w:r>
      <w:r w:rsidRPr="00014FD9">
        <w:rPr>
          <w:rFonts w:ascii="Aptos" w:hAnsi="Aptos"/>
          <w:color w:val="000000" w:themeColor="text1"/>
          <w:sz w:val="22"/>
          <w:szCs w:val="22"/>
        </w:rPr>
        <w:t xml:space="preserve"> innovation is predicted by quality ratings, or conversely, outcome success is predicted by an interaction </w:t>
      </w:r>
      <w:r w:rsidR="00FE03D5" w:rsidRPr="00014FD9">
        <w:rPr>
          <w:rFonts w:ascii="Aptos" w:hAnsi="Aptos"/>
          <w:color w:val="000000" w:themeColor="text1"/>
          <w:sz w:val="22"/>
          <w:szCs w:val="22"/>
        </w:rPr>
        <w:t xml:space="preserve">between </w:t>
      </w:r>
      <w:r w:rsidRPr="00014FD9">
        <w:rPr>
          <w:rFonts w:ascii="Aptos" w:hAnsi="Aptos"/>
          <w:color w:val="000000" w:themeColor="text1"/>
          <w:sz w:val="22"/>
          <w:szCs w:val="22"/>
        </w:rPr>
        <w:t xml:space="preserve">innovation and quality measures. For </w:t>
      </w:r>
      <w:r w:rsidR="0042382E" w:rsidRPr="00014FD9">
        <w:rPr>
          <w:rFonts w:ascii="Aptos" w:hAnsi="Aptos"/>
          <w:color w:val="000000" w:themeColor="text1"/>
          <w:sz w:val="22"/>
          <w:szCs w:val="22"/>
        </w:rPr>
        <w:t>example</w:t>
      </w:r>
      <w:r w:rsidRPr="00014FD9">
        <w:rPr>
          <w:rFonts w:ascii="Aptos" w:hAnsi="Aptos"/>
          <w:color w:val="000000" w:themeColor="text1"/>
          <w:sz w:val="22"/>
          <w:szCs w:val="22"/>
        </w:rPr>
        <w:t>, a logistic regression could model the probability of a project being rated successful (Moderately Satisfactory</w:t>
      </w:r>
      <w:r w:rsidR="00FE03D5" w:rsidRPr="00014FD9">
        <w:rPr>
          <w:rFonts w:ascii="Aptos" w:hAnsi="Aptos"/>
          <w:color w:val="000000" w:themeColor="text1"/>
          <w:sz w:val="22"/>
          <w:szCs w:val="22"/>
        </w:rPr>
        <w:t xml:space="preserve"> or higher</w:t>
      </w:r>
      <w:r w:rsidRPr="00014FD9">
        <w:rPr>
          <w:rFonts w:ascii="Aptos" w:hAnsi="Aptos"/>
          <w:color w:val="000000" w:themeColor="text1"/>
          <w:sz w:val="22"/>
          <w:szCs w:val="22"/>
        </w:rPr>
        <w:t>) as a function of</w:t>
      </w:r>
      <w:r w:rsidR="00FE03D5" w:rsidRPr="00014FD9">
        <w:rPr>
          <w:rFonts w:ascii="Aptos" w:hAnsi="Aptos"/>
          <w:color w:val="000000" w:themeColor="text1"/>
          <w:sz w:val="22"/>
          <w:szCs w:val="22"/>
        </w:rPr>
        <w:t xml:space="preserve"> the inclusion of</w:t>
      </w:r>
      <w:r w:rsidRPr="00014FD9">
        <w:rPr>
          <w:rFonts w:ascii="Aptos" w:hAnsi="Aptos"/>
          <w:color w:val="000000" w:themeColor="text1"/>
          <w:sz w:val="22"/>
          <w:szCs w:val="22"/>
        </w:rPr>
        <w:t xml:space="preserve"> innovative element</w:t>
      </w:r>
      <w:r w:rsidR="0042382E" w:rsidRPr="00014FD9">
        <w:rPr>
          <w:rFonts w:ascii="Aptos" w:hAnsi="Aptos"/>
          <w:color w:val="000000" w:themeColor="text1"/>
          <w:sz w:val="22"/>
          <w:szCs w:val="22"/>
        </w:rPr>
        <w:t>s</w:t>
      </w:r>
      <w:r w:rsidR="00FE03D5" w:rsidRPr="00014FD9">
        <w:rPr>
          <w:rFonts w:ascii="Aptos" w:hAnsi="Aptos"/>
          <w:color w:val="000000" w:themeColor="text1"/>
          <w:sz w:val="22"/>
          <w:szCs w:val="22"/>
        </w:rPr>
        <w:t xml:space="preserve"> alongside</w:t>
      </w:r>
      <w:r w:rsidRPr="00014FD9">
        <w:rPr>
          <w:rFonts w:ascii="Aptos" w:hAnsi="Aptos"/>
          <w:color w:val="000000" w:themeColor="text1"/>
          <w:sz w:val="22"/>
          <w:szCs w:val="22"/>
        </w:rPr>
        <w:t xml:space="preserve"> Quality</w:t>
      </w:r>
      <w:r w:rsidR="007F61FB" w:rsidRPr="00014FD9">
        <w:rPr>
          <w:rFonts w:ascii="Aptos" w:hAnsi="Aptos"/>
          <w:color w:val="000000" w:themeColor="text1"/>
          <w:sz w:val="22"/>
          <w:szCs w:val="22"/>
        </w:rPr>
        <w:t xml:space="preserve"> </w:t>
      </w:r>
      <w:r w:rsidRPr="00014FD9">
        <w:rPr>
          <w:rFonts w:ascii="Aptos" w:hAnsi="Aptos"/>
          <w:color w:val="000000" w:themeColor="text1"/>
          <w:sz w:val="22"/>
          <w:szCs w:val="22"/>
        </w:rPr>
        <w:t>at</w:t>
      </w:r>
      <w:r w:rsidR="007F61FB" w:rsidRPr="00014FD9">
        <w:rPr>
          <w:rFonts w:ascii="Aptos" w:hAnsi="Aptos"/>
          <w:color w:val="000000" w:themeColor="text1"/>
          <w:sz w:val="22"/>
          <w:szCs w:val="22"/>
        </w:rPr>
        <w:t xml:space="preserve"> </w:t>
      </w:r>
      <w:r w:rsidRPr="00014FD9">
        <w:rPr>
          <w:rFonts w:ascii="Aptos" w:hAnsi="Aptos"/>
          <w:color w:val="000000" w:themeColor="text1"/>
          <w:sz w:val="22"/>
          <w:szCs w:val="22"/>
        </w:rPr>
        <w:t xml:space="preserve">Entry and </w:t>
      </w:r>
      <w:r w:rsidR="0042382E" w:rsidRPr="00014FD9">
        <w:rPr>
          <w:rFonts w:ascii="Aptos" w:hAnsi="Aptos"/>
          <w:color w:val="000000" w:themeColor="text1"/>
          <w:sz w:val="22"/>
          <w:szCs w:val="22"/>
        </w:rPr>
        <w:t xml:space="preserve">supervision </w:t>
      </w:r>
      <w:r w:rsidRPr="00014FD9">
        <w:rPr>
          <w:rFonts w:ascii="Aptos" w:hAnsi="Aptos"/>
          <w:color w:val="000000" w:themeColor="text1"/>
          <w:sz w:val="22"/>
          <w:szCs w:val="22"/>
        </w:rPr>
        <w:t xml:space="preserve">ratings. </w:t>
      </w:r>
      <w:r w:rsidR="0042382E" w:rsidRPr="00014FD9">
        <w:rPr>
          <w:rFonts w:ascii="Aptos" w:hAnsi="Aptos"/>
          <w:color w:val="000000" w:themeColor="text1"/>
          <w:sz w:val="22"/>
          <w:szCs w:val="22"/>
        </w:rPr>
        <w:t>Significant</w:t>
      </w:r>
      <w:r w:rsidRPr="00014FD9">
        <w:rPr>
          <w:rFonts w:ascii="Aptos" w:hAnsi="Aptos"/>
          <w:color w:val="000000" w:themeColor="text1"/>
          <w:sz w:val="22"/>
          <w:szCs w:val="22"/>
        </w:rPr>
        <w:t xml:space="preserve"> interaction terms would indicate </w:t>
      </w:r>
      <w:r w:rsidR="00FE03D5" w:rsidRPr="00014FD9">
        <w:rPr>
          <w:rFonts w:ascii="Aptos" w:hAnsi="Aptos"/>
          <w:color w:val="000000" w:themeColor="text1"/>
          <w:sz w:val="22"/>
          <w:szCs w:val="22"/>
        </w:rPr>
        <w:t xml:space="preserve">that the combination of </w:t>
      </w:r>
      <w:r w:rsidRPr="00014FD9">
        <w:rPr>
          <w:rFonts w:ascii="Aptos" w:hAnsi="Aptos"/>
          <w:color w:val="000000" w:themeColor="text1"/>
          <w:sz w:val="22"/>
          <w:szCs w:val="22"/>
        </w:rPr>
        <w:t>innovation plus strong management boost</w:t>
      </w:r>
      <w:r w:rsidR="00FE03D5" w:rsidRPr="00014FD9">
        <w:rPr>
          <w:rFonts w:ascii="Aptos" w:hAnsi="Aptos"/>
          <w:color w:val="000000" w:themeColor="text1"/>
          <w:sz w:val="22"/>
          <w:szCs w:val="22"/>
        </w:rPr>
        <w:t>s project</w:t>
      </w:r>
      <w:r w:rsidRPr="00014FD9">
        <w:rPr>
          <w:rFonts w:ascii="Aptos" w:hAnsi="Aptos"/>
          <w:color w:val="000000" w:themeColor="text1"/>
          <w:sz w:val="22"/>
          <w:szCs w:val="22"/>
        </w:rPr>
        <w:t xml:space="preserve"> success. </w:t>
      </w:r>
      <w:r w:rsidR="00FE03D5" w:rsidRPr="00014FD9">
        <w:rPr>
          <w:rFonts w:ascii="Aptos" w:hAnsi="Aptos"/>
          <w:color w:val="000000" w:themeColor="text1"/>
          <w:sz w:val="22"/>
          <w:szCs w:val="22"/>
        </w:rPr>
        <w:t>In addition, c</w:t>
      </w:r>
      <w:r w:rsidRPr="00014FD9">
        <w:rPr>
          <w:rFonts w:ascii="Aptos" w:hAnsi="Aptos"/>
          <w:color w:val="000000" w:themeColor="text1"/>
          <w:sz w:val="22"/>
          <w:szCs w:val="22"/>
        </w:rPr>
        <w:t xml:space="preserve">lustering or factor analysis might reveal an “innovation </w:t>
      </w:r>
      <w:r w:rsidR="0042382E" w:rsidRPr="00014FD9">
        <w:rPr>
          <w:rFonts w:ascii="Aptos" w:hAnsi="Aptos"/>
          <w:color w:val="000000" w:themeColor="text1"/>
          <w:sz w:val="22"/>
          <w:szCs w:val="22"/>
        </w:rPr>
        <w:t xml:space="preserve">and </w:t>
      </w:r>
      <w:r w:rsidRPr="00014FD9">
        <w:rPr>
          <w:rFonts w:ascii="Aptos" w:hAnsi="Aptos"/>
          <w:color w:val="000000" w:themeColor="text1"/>
          <w:sz w:val="22"/>
          <w:szCs w:val="22"/>
        </w:rPr>
        <w:t>excellence” factor.</w:t>
      </w:r>
    </w:p>
    <w:p w14:paraId="77A5DB0D" w14:textId="77777777" w:rsidR="00CA58F5" w:rsidRPr="00014FD9" w:rsidRDefault="00CA58F5" w:rsidP="244FAC12">
      <w:pPr>
        <w:pStyle w:val="NormalWeb"/>
        <w:spacing w:before="0" w:beforeAutospacing="0" w:after="0" w:afterAutospacing="0"/>
        <w:jc w:val="both"/>
        <w:textAlignment w:val="baseline"/>
        <w:rPr>
          <w:rFonts w:ascii="Aptos" w:hAnsi="Aptos"/>
          <w:b/>
          <w:bCs/>
          <w:color w:val="000000"/>
          <w:sz w:val="22"/>
          <w:szCs w:val="22"/>
        </w:rPr>
      </w:pPr>
    </w:p>
    <w:p w14:paraId="4C530C01" w14:textId="1ED6525F" w:rsidR="0042382E" w:rsidRPr="00014FD9" w:rsidRDefault="007B302D" w:rsidP="244FAC12">
      <w:pPr>
        <w:pStyle w:val="NormalWeb"/>
        <w:spacing w:before="0" w:beforeAutospacing="0" w:after="0" w:afterAutospacing="0"/>
        <w:jc w:val="both"/>
        <w:textAlignment w:val="baseline"/>
        <w:rPr>
          <w:rFonts w:ascii="Aptos" w:hAnsi="Aptos"/>
          <w:i/>
          <w:iCs/>
          <w:color w:val="000000"/>
          <w:sz w:val="22"/>
          <w:szCs w:val="22"/>
        </w:rPr>
      </w:pPr>
      <w:r w:rsidRPr="00014FD9">
        <w:rPr>
          <w:rFonts w:ascii="Aptos" w:hAnsi="Aptos"/>
          <w:b/>
          <w:bCs/>
          <w:color w:val="000000" w:themeColor="text1"/>
          <w:sz w:val="22"/>
          <w:szCs w:val="22"/>
        </w:rPr>
        <w:t>Different types of innovation</w:t>
      </w:r>
      <w:r w:rsidR="0042382E" w:rsidRPr="00014FD9">
        <w:rPr>
          <w:rFonts w:ascii="Aptos" w:hAnsi="Aptos"/>
          <w:b/>
          <w:bCs/>
          <w:color w:val="000000" w:themeColor="text1"/>
          <w:sz w:val="22"/>
          <w:szCs w:val="22"/>
        </w:rPr>
        <w:t>s</w:t>
      </w:r>
      <w:r w:rsidRPr="00014FD9">
        <w:rPr>
          <w:rFonts w:ascii="Aptos" w:hAnsi="Aptos"/>
          <w:b/>
          <w:bCs/>
          <w:color w:val="000000" w:themeColor="text1"/>
          <w:sz w:val="22"/>
          <w:szCs w:val="22"/>
        </w:rPr>
        <w:t xml:space="preserve"> have different impacts</w:t>
      </w:r>
      <w:r w:rsidR="00835075" w:rsidRPr="00014FD9">
        <w:rPr>
          <w:rFonts w:ascii="Aptos" w:hAnsi="Aptos"/>
          <w:b/>
          <w:bCs/>
          <w:color w:val="000000" w:themeColor="text1"/>
          <w:sz w:val="22"/>
          <w:szCs w:val="22"/>
        </w:rPr>
        <w:t xml:space="preserve"> </w:t>
      </w:r>
      <w:r w:rsidR="0074409B" w:rsidRPr="00014FD9">
        <w:rPr>
          <w:rFonts w:ascii="Aptos" w:hAnsi="Aptos"/>
          <w:i/>
          <w:iCs/>
          <w:color w:val="000000" w:themeColor="text1"/>
          <w:sz w:val="22"/>
          <w:szCs w:val="22"/>
        </w:rPr>
        <w:t>–</w:t>
      </w:r>
      <w:r w:rsidR="00835075" w:rsidRPr="00014FD9">
        <w:rPr>
          <w:rFonts w:ascii="Aptos" w:hAnsi="Aptos"/>
          <w:i/>
          <w:iCs/>
          <w:color w:val="000000" w:themeColor="text1"/>
          <w:sz w:val="22"/>
          <w:szCs w:val="22"/>
        </w:rPr>
        <w:t xml:space="preserve"> </w:t>
      </w:r>
      <w:r w:rsidR="0074409B" w:rsidRPr="00014FD9">
        <w:rPr>
          <w:rFonts w:ascii="Aptos" w:hAnsi="Aptos"/>
          <w:i/>
          <w:iCs/>
          <w:color w:val="000000" w:themeColor="text1"/>
          <w:sz w:val="22"/>
          <w:szCs w:val="22"/>
        </w:rPr>
        <w:t>not tested</w:t>
      </w:r>
    </w:p>
    <w:p w14:paraId="27A803D7"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5976BB6A" w14:textId="025669BC" w:rsidR="007B302D" w:rsidRPr="00014FD9" w:rsidRDefault="0042382E"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 xml:space="preserve">Hypothesis: </w:t>
      </w:r>
      <w:r w:rsidR="007B302D" w:rsidRPr="00014FD9">
        <w:rPr>
          <w:rFonts w:ascii="Aptos" w:hAnsi="Aptos"/>
          <w:color w:val="000000" w:themeColor="text1"/>
          <w:sz w:val="22"/>
          <w:szCs w:val="22"/>
        </w:rPr>
        <w:t xml:space="preserve">Not all innovations </w:t>
      </w:r>
      <w:r w:rsidRPr="00014FD9">
        <w:rPr>
          <w:rFonts w:ascii="Aptos" w:hAnsi="Aptos"/>
          <w:color w:val="000000" w:themeColor="text1"/>
          <w:sz w:val="22"/>
          <w:szCs w:val="22"/>
        </w:rPr>
        <w:t>are equal. P</w:t>
      </w:r>
      <w:r w:rsidR="007B302D" w:rsidRPr="00014FD9">
        <w:rPr>
          <w:rFonts w:ascii="Aptos" w:hAnsi="Aptos"/>
          <w:color w:val="000000" w:themeColor="text1"/>
          <w:sz w:val="22"/>
          <w:szCs w:val="22"/>
        </w:rPr>
        <w:t>erhaps technological innovations show the biggest gains in certain sectors, whereas social or financial innovations matter more in others. For example, maybe tech</w:t>
      </w:r>
      <w:r w:rsidRPr="00014FD9">
        <w:rPr>
          <w:rFonts w:ascii="Aptos" w:hAnsi="Aptos"/>
          <w:color w:val="000000" w:themeColor="text1"/>
          <w:sz w:val="22"/>
          <w:szCs w:val="22"/>
        </w:rPr>
        <w:t>nological</w:t>
      </w:r>
      <w:r w:rsidR="007B302D" w:rsidRPr="00014FD9">
        <w:rPr>
          <w:rFonts w:ascii="Aptos" w:hAnsi="Aptos"/>
          <w:color w:val="000000" w:themeColor="text1"/>
          <w:sz w:val="22"/>
          <w:szCs w:val="22"/>
        </w:rPr>
        <w:t xml:space="preserve"> innovation correlates strongly with success in middle-income countries but not in low-income ones, whereas community innovation correlate</w:t>
      </w:r>
      <w:r w:rsidRPr="00014FD9">
        <w:rPr>
          <w:rFonts w:ascii="Aptos" w:hAnsi="Aptos"/>
          <w:color w:val="000000" w:themeColor="text1"/>
          <w:sz w:val="22"/>
          <w:szCs w:val="22"/>
        </w:rPr>
        <w:t>s</w:t>
      </w:r>
      <w:r w:rsidR="007B302D" w:rsidRPr="00014FD9">
        <w:rPr>
          <w:rFonts w:ascii="Aptos" w:hAnsi="Aptos"/>
          <w:color w:val="000000" w:themeColor="text1"/>
          <w:sz w:val="22"/>
          <w:szCs w:val="22"/>
        </w:rPr>
        <w:t xml:space="preserve"> with success in rural poverty projects. </w:t>
      </w:r>
    </w:p>
    <w:p w14:paraId="046CFD7B"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3B00C918" w14:textId="19B8041E" w:rsidR="007B302D" w:rsidRPr="00014FD9" w:rsidRDefault="007B302D"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Validation:</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Test s</w:t>
      </w:r>
      <w:r w:rsidRPr="00014FD9">
        <w:rPr>
          <w:rFonts w:ascii="Aptos" w:hAnsi="Aptos"/>
          <w:color w:val="000000" w:themeColor="text1"/>
          <w:sz w:val="22"/>
          <w:szCs w:val="22"/>
        </w:rPr>
        <w:t xml:space="preserve">ub-hypotheses by segmenting the data: run separate analyses for technology-focused projects </w:t>
      </w:r>
      <w:r w:rsidR="0042382E" w:rsidRPr="00014FD9">
        <w:rPr>
          <w:rFonts w:ascii="Aptos" w:hAnsi="Aptos"/>
          <w:color w:val="000000" w:themeColor="text1"/>
          <w:sz w:val="22"/>
          <w:szCs w:val="22"/>
        </w:rPr>
        <w:t>v</w:t>
      </w:r>
      <w:r w:rsidR="00D80301" w:rsidRPr="00014FD9">
        <w:rPr>
          <w:rFonts w:ascii="Aptos" w:hAnsi="Aptos"/>
          <w:color w:val="000000" w:themeColor="text1"/>
          <w:sz w:val="22"/>
          <w:szCs w:val="22"/>
        </w:rPr>
        <w:t>s.</w:t>
      </w:r>
      <w:r w:rsidR="0042382E" w:rsidRPr="00014FD9">
        <w:rPr>
          <w:rFonts w:ascii="Aptos" w:hAnsi="Aptos"/>
          <w:color w:val="000000" w:themeColor="text1"/>
          <w:sz w:val="22"/>
          <w:szCs w:val="22"/>
        </w:rPr>
        <w:t xml:space="preserve"> </w:t>
      </w:r>
      <w:r w:rsidRPr="00014FD9">
        <w:rPr>
          <w:rFonts w:ascii="Aptos" w:hAnsi="Aptos"/>
          <w:color w:val="000000" w:themeColor="text1"/>
          <w:sz w:val="22"/>
          <w:szCs w:val="22"/>
        </w:rPr>
        <w:t xml:space="preserve">others or by </w:t>
      </w:r>
      <w:r w:rsidR="0042382E" w:rsidRPr="00014FD9">
        <w:rPr>
          <w:rFonts w:ascii="Aptos" w:hAnsi="Aptos"/>
          <w:color w:val="000000" w:themeColor="text1"/>
          <w:sz w:val="22"/>
          <w:szCs w:val="22"/>
        </w:rPr>
        <w:t>GP</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A</w:t>
      </w:r>
      <w:r w:rsidRPr="00014FD9">
        <w:rPr>
          <w:rFonts w:ascii="Aptos" w:hAnsi="Aptos"/>
          <w:color w:val="000000" w:themeColor="text1"/>
          <w:sz w:val="22"/>
          <w:szCs w:val="22"/>
        </w:rPr>
        <w:t xml:space="preserve"> sentiment analysis or topic modeling on the </w:t>
      </w:r>
      <w:r w:rsidR="0042382E" w:rsidRPr="00014FD9">
        <w:rPr>
          <w:rFonts w:ascii="Aptos" w:hAnsi="Aptos"/>
          <w:color w:val="000000" w:themeColor="text1"/>
          <w:sz w:val="22"/>
          <w:szCs w:val="22"/>
        </w:rPr>
        <w:t>lessons could identify whether</w:t>
      </w:r>
      <w:r w:rsidRPr="00014FD9">
        <w:rPr>
          <w:rFonts w:ascii="Aptos" w:hAnsi="Aptos"/>
          <w:color w:val="000000" w:themeColor="text1"/>
          <w:sz w:val="22"/>
          <w:szCs w:val="22"/>
        </w:rPr>
        <w:t xml:space="preserve"> a “technology” topic emerge</w:t>
      </w:r>
      <w:r w:rsidR="0042382E" w:rsidRPr="00014FD9">
        <w:rPr>
          <w:rFonts w:ascii="Aptos" w:hAnsi="Aptos"/>
          <w:color w:val="000000" w:themeColor="text1"/>
          <w:sz w:val="22"/>
          <w:szCs w:val="22"/>
        </w:rPr>
        <w:t>s</w:t>
      </w:r>
      <w:r w:rsidRPr="00014FD9">
        <w:rPr>
          <w:rFonts w:ascii="Aptos" w:hAnsi="Aptos"/>
          <w:color w:val="000000" w:themeColor="text1"/>
          <w:sz w:val="22"/>
          <w:szCs w:val="22"/>
        </w:rPr>
        <w:t xml:space="preserve"> and align</w:t>
      </w:r>
      <w:r w:rsidR="0042382E" w:rsidRPr="00014FD9">
        <w:rPr>
          <w:rFonts w:ascii="Aptos" w:hAnsi="Aptos"/>
          <w:color w:val="000000" w:themeColor="text1"/>
          <w:sz w:val="22"/>
          <w:szCs w:val="22"/>
        </w:rPr>
        <w:t>s</w:t>
      </w:r>
      <w:r w:rsidRPr="00014FD9">
        <w:rPr>
          <w:rFonts w:ascii="Aptos" w:hAnsi="Aptos"/>
          <w:color w:val="000000" w:themeColor="text1"/>
          <w:sz w:val="22"/>
          <w:szCs w:val="22"/>
        </w:rPr>
        <w:t xml:space="preserve"> with higher outcomes in one subset, while a “participation” topic aligns in another</w:t>
      </w:r>
      <w:r w:rsidR="0042382E" w:rsidRPr="00014FD9">
        <w:rPr>
          <w:rFonts w:ascii="Aptos" w:hAnsi="Aptos"/>
          <w:color w:val="000000" w:themeColor="text1"/>
          <w:sz w:val="22"/>
          <w:szCs w:val="22"/>
        </w:rPr>
        <w:t xml:space="preserve">. </w:t>
      </w:r>
      <w:r w:rsidRPr="00014FD9">
        <w:rPr>
          <w:rFonts w:ascii="Aptos" w:hAnsi="Aptos"/>
          <w:color w:val="000000" w:themeColor="text1"/>
          <w:sz w:val="22"/>
          <w:szCs w:val="22"/>
        </w:rPr>
        <w:t xml:space="preserve">This </w:t>
      </w:r>
      <w:r w:rsidR="00FE03D5" w:rsidRPr="00014FD9">
        <w:rPr>
          <w:rFonts w:ascii="Aptos" w:hAnsi="Aptos"/>
          <w:color w:val="000000" w:themeColor="text1"/>
          <w:sz w:val="22"/>
          <w:szCs w:val="22"/>
        </w:rPr>
        <w:t xml:space="preserve">analysis </w:t>
      </w:r>
      <w:r w:rsidRPr="00014FD9">
        <w:rPr>
          <w:rFonts w:ascii="Aptos" w:hAnsi="Aptos"/>
          <w:color w:val="000000" w:themeColor="text1"/>
          <w:sz w:val="22"/>
          <w:szCs w:val="22"/>
        </w:rPr>
        <w:t xml:space="preserve">would require natural language processing techniques to classify lessons </w:t>
      </w:r>
      <w:r w:rsidR="00FE03D5" w:rsidRPr="00014FD9">
        <w:rPr>
          <w:rFonts w:ascii="Aptos" w:hAnsi="Aptos"/>
          <w:color w:val="000000" w:themeColor="text1"/>
          <w:sz w:val="22"/>
          <w:szCs w:val="22"/>
        </w:rPr>
        <w:t xml:space="preserve">as </w:t>
      </w:r>
      <w:r w:rsidRPr="00014FD9">
        <w:rPr>
          <w:rFonts w:ascii="Aptos" w:hAnsi="Aptos"/>
          <w:color w:val="000000" w:themeColor="text1"/>
          <w:sz w:val="22"/>
          <w:szCs w:val="22"/>
        </w:rPr>
        <w:t>innovation types</w:t>
      </w:r>
      <w:r w:rsidR="00FE03D5" w:rsidRPr="00014FD9">
        <w:rPr>
          <w:rFonts w:ascii="Aptos" w:hAnsi="Aptos"/>
          <w:color w:val="000000" w:themeColor="text1"/>
          <w:sz w:val="22"/>
          <w:szCs w:val="22"/>
        </w:rPr>
        <w:t>, followed by</w:t>
      </w:r>
      <w:r w:rsidRPr="00014FD9">
        <w:rPr>
          <w:rFonts w:ascii="Aptos" w:hAnsi="Aptos"/>
          <w:color w:val="000000" w:themeColor="text1"/>
          <w:sz w:val="22"/>
          <w:szCs w:val="22"/>
        </w:rPr>
        <w:t xml:space="preserve"> statistical comparison</w:t>
      </w:r>
      <w:r w:rsidR="00FE03D5" w:rsidRPr="00014FD9">
        <w:rPr>
          <w:rFonts w:ascii="Aptos" w:hAnsi="Aptos"/>
          <w:color w:val="000000" w:themeColor="text1"/>
          <w:sz w:val="22"/>
          <w:szCs w:val="22"/>
        </w:rPr>
        <w:t>s</w:t>
      </w:r>
      <w:r w:rsidRPr="00014FD9">
        <w:rPr>
          <w:rFonts w:ascii="Aptos" w:hAnsi="Aptos"/>
          <w:color w:val="000000" w:themeColor="text1"/>
          <w:sz w:val="22"/>
          <w:szCs w:val="22"/>
        </w:rPr>
        <w:t xml:space="preserve"> across </w:t>
      </w:r>
      <w:r w:rsidR="00FE03D5" w:rsidRPr="00014FD9">
        <w:rPr>
          <w:rFonts w:ascii="Aptos" w:hAnsi="Aptos"/>
          <w:color w:val="000000" w:themeColor="text1"/>
          <w:sz w:val="22"/>
          <w:szCs w:val="22"/>
        </w:rPr>
        <w:t>these categories</w:t>
      </w:r>
      <w:r w:rsidRPr="00014FD9">
        <w:rPr>
          <w:rFonts w:ascii="Aptos" w:hAnsi="Aptos"/>
          <w:color w:val="000000" w:themeColor="text1"/>
          <w:sz w:val="22"/>
          <w:szCs w:val="22"/>
        </w:rPr>
        <w:t>.</w:t>
      </w:r>
    </w:p>
    <w:p w14:paraId="75FCB176" w14:textId="77777777" w:rsidR="00CA58F5" w:rsidRPr="00014FD9" w:rsidRDefault="00CA58F5" w:rsidP="244FAC12">
      <w:pPr>
        <w:pStyle w:val="NormalWeb"/>
        <w:spacing w:before="0" w:beforeAutospacing="0" w:after="0" w:afterAutospacing="0"/>
        <w:jc w:val="both"/>
        <w:rPr>
          <w:rStyle w:val="Strong"/>
          <w:rFonts w:ascii="Aptos" w:eastAsiaTheme="majorEastAsia" w:hAnsi="Aptos"/>
          <w:sz w:val="22"/>
          <w:szCs w:val="22"/>
        </w:rPr>
      </w:pPr>
    </w:p>
    <w:p w14:paraId="6A6C9092" w14:textId="568DF961" w:rsidR="0042382E" w:rsidRPr="00014FD9" w:rsidRDefault="00313CDE" w:rsidP="244FAC12">
      <w:pPr>
        <w:pStyle w:val="NormalWeb"/>
        <w:spacing w:before="0" w:beforeAutospacing="0" w:after="0" w:afterAutospacing="0"/>
        <w:jc w:val="both"/>
        <w:rPr>
          <w:rFonts w:ascii="Aptos" w:hAnsi="Aptos"/>
          <w:i/>
          <w:iCs/>
          <w:sz w:val="22"/>
          <w:szCs w:val="22"/>
        </w:rPr>
      </w:pPr>
      <w:r w:rsidRPr="00014FD9">
        <w:rPr>
          <w:rStyle w:val="Strong"/>
          <w:rFonts w:ascii="Aptos" w:eastAsiaTheme="majorEastAsia" w:hAnsi="Aptos"/>
          <w:sz w:val="22"/>
          <w:szCs w:val="22"/>
        </w:rPr>
        <w:t>Diffusion speed accelerates with institutional reforms</w:t>
      </w:r>
      <w:r w:rsidR="0074409B" w:rsidRPr="00014FD9">
        <w:rPr>
          <w:rStyle w:val="Strong"/>
          <w:rFonts w:ascii="Aptos" w:eastAsiaTheme="majorEastAsia" w:hAnsi="Aptos"/>
          <w:sz w:val="22"/>
          <w:szCs w:val="22"/>
        </w:rPr>
        <w:t xml:space="preserve"> </w:t>
      </w:r>
      <w:r w:rsidR="0074409B" w:rsidRPr="00014FD9">
        <w:rPr>
          <w:rStyle w:val="Strong"/>
          <w:rFonts w:ascii="Aptos" w:eastAsiaTheme="majorEastAsia" w:hAnsi="Aptos"/>
          <w:b w:val="0"/>
          <w:bCs w:val="0"/>
          <w:i/>
          <w:iCs/>
          <w:sz w:val="22"/>
          <w:szCs w:val="22"/>
        </w:rPr>
        <w:t xml:space="preserve">– partially validated </w:t>
      </w:r>
    </w:p>
    <w:p w14:paraId="7D234B8E" w14:textId="77777777" w:rsidR="00CA58F5" w:rsidRPr="00014FD9" w:rsidRDefault="00CA58F5" w:rsidP="244FAC12">
      <w:pPr>
        <w:pStyle w:val="NormalWeb"/>
        <w:spacing w:before="0" w:beforeAutospacing="0" w:after="0" w:afterAutospacing="0"/>
        <w:jc w:val="both"/>
        <w:rPr>
          <w:rFonts w:ascii="Aptos" w:hAnsi="Aptos"/>
          <w:i/>
          <w:iCs/>
          <w:color w:val="000000"/>
          <w:sz w:val="22"/>
          <w:szCs w:val="22"/>
        </w:rPr>
      </w:pPr>
    </w:p>
    <w:p w14:paraId="2E229CC8" w14:textId="3BA7F19D" w:rsidR="00313CDE" w:rsidRPr="00014FD9" w:rsidRDefault="0042382E" w:rsidP="244FAC12">
      <w:pPr>
        <w:pStyle w:val="NormalWeb"/>
        <w:spacing w:before="0" w:beforeAutospacing="0" w:after="0" w:afterAutospacing="0"/>
        <w:jc w:val="both"/>
        <w:rPr>
          <w:rFonts w:ascii="Aptos" w:hAnsi="Aptos"/>
        </w:rPr>
      </w:pPr>
      <w:r w:rsidRPr="00014FD9">
        <w:rPr>
          <w:rFonts w:ascii="Aptos" w:hAnsi="Aptos"/>
          <w:i/>
          <w:iCs/>
          <w:color w:val="000000" w:themeColor="text1"/>
          <w:sz w:val="22"/>
          <w:szCs w:val="22"/>
        </w:rPr>
        <w:t xml:space="preserve">Hypothesis: </w:t>
      </w:r>
      <w:r w:rsidR="00313CDE" w:rsidRPr="00014FD9">
        <w:rPr>
          <w:rFonts w:ascii="Aptos" w:hAnsi="Aptos"/>
          <w:sz w:val="22"/>
          <w:szCs w:val="22"/>
        </w:rPr>
        <w:t xml:space="preserve">Major </w:t>
      </w:r>
      <w:r w:rsidR="007F61FB" w:rsidRPr="00014FD9">
        <w:rPr>
          <w:rFonts w:ascii="Aptos" w:hAnsi="Aptos"/>
          <w:sz w:val="22"/>
          <w:szCs w:val="22"/>
        </w:rPr>
        <w:t xml:space="preserve">Bank Group </w:t>
      </w:r>
      <w:r w:rsidR="00313CDE" w:rsidRPr="00014FD9">
        <w:rPr>
          <w:rFonts w:ascii="Aptos" w:hAnsi="Aptos"/>
          <w:sz w:val="22"/>
          <w:szCs w:val="22"/>
        </w:rPr>
        <w:t xml:space="preserve">corporate reforms (e.g., Procurement Framework 2016, </w:t>
      </w:r>
      <w:r w:rsidR="00C26A01" w:rsidRPr="00014FD9">
        <w:rPr>
          <w:rFonts w:ascii="Aptos" w:hAnsi="Aptos"/>
          <w:sz w:val="22"/>
          <w:szCs w:val="22"/>
        </w:rPr>
        <w:t xml:space="preserve">MPA 2017, </w:t>
      </w:r>
      <w:r w:rsidR="00313CDE" w:rsidRPr="00014FD9">
        <w:rPr>
          <w:rFonts w:ascii="Aptos" w:hAnsi="Aptos"/>
          <w:sz w:val="22"/>
          <w:szCs w:val="22"/>
        </w:rPr>
        <w:t xml:space="preserve">ESF 2018) coincide with </w:t>
      </w:r>
      <w:r w:rsidR="007F61FB" w:rsidRPr="00014FD9">
        <w:rPr>
          <w:rFonts w:ascii="Aptos" w:hAnsi="Aptos"/>
          <w:sz w:val="22"/>
          <w:szCs w:val="22"/>
        </w:rPr>
        <w:t xml:space="preserve">the </w:t>
      </w:r>
      <w:r w:rsidR="00313CDE" w:rsidRPr="00014FD9">
        <w:rPr>
          <w:rFonts w:ascii="Aptos" w:hAnsi="Aptos"/>
          <w:sz w:val="22"/>
          <w:szCs w:val="22"/>
        </w:rPr>
        <w:t xml:space="preserve">step-changes in innovation diffusion, accelerating uptake across multiple </w:t>
      </w:r>
      <w:r w:rsidRPr="00014FD9">
        <w:rPr>
          <w:rFonts w:ascii="Aptos" w:hAnsi="Aptos"/>
          <w:sz w:val="22"/>
          <w:szCs w:val="22"/>
        </w:rPr>
        <w:t>GPs</w:t>
      </w:r>
      <w:r w:rsidR="00313CDE" w:rsidRPr="00014FD9">
        <w:rPr>
          <w:rFonts w:ascii="Aptos" w:hAnsi="Aptos"/>
          <w:sz w:val="22"/>
          <w:szCs w:val="22"/>
        </w:rPr>
        <w:t>.</w:t>
      </w:r>
    </w:p>
    <w:p w14:paraId="202D6894" w14:textId="77777777" w:rsidR="00CA58F5" w:rsidRPr="00014FD9" w:rsidRDefault="00CA58F5" w:rsidP="244FAC12">
      <w:pPr>
        <w:pStyle w:val="NormalWeb"/>
        <w:spacing w:before="0" w:beforeAutospacing="0" w:after="0" w:afterAutospacing="0"/>
        <w:jc w:val="both"/>
        <w:rPr>
          <w:rFonts w:ascii="Aptos" w:hAnsi="Aptos"/>
          <w:i/>
          <w:iCs/>
          <w:sz w:val="22"/>
          <w:szCs w:val="22"/>
        </w:rPr>
      </w:pPr>
    </w:p>
    <w:p w14:paraId="6074DD06" w14:textId="43D8783C" w:rsidR="00313CDE" w:rsidRPr="00014FD9" w:rsidRDefault="00313CDE" w:rsidP="244FAC12">
      <w:pPr>
        <w:pStyle w:val="NormalWeb"/>
        <w:spacing w:before="0" w:beforeAutospacing="0" w:after="0" w:afterAutospacing="0"/>
        <w:jc w:val="both"/>
        <w:rPr>
          <w:rFonts w:ascii="Aptos" w:hAnsi="Aptos"/>
          <w:sz w:val="22"/>
          <w:szCs w:val="22"/>
        </w:rPr>
      </w:pPr>
      <w:r w:rsidRPr="00014FD9">
        <w:rPr>
          <w:rFonts w:ascii="Aptos" w:hAnsi="Aptos"/>
          <w:i/>
          <w:iCs/>
          <w:sz w:val="22"/>
          <w:szCs w:val="22"/>
        </w:rPr>
        <w:t>Validation:</w:t>
      </w:r>
      <w:r w:rsidRPr="00014FD9">
        <w:rPr>
          <w:rFonts w:ascii="Aptos" w:hAnsi="Aptos"/>
          <w:sz w:val="22"/>
          <w:szCs w:val="22"/>
        </w:rPr>
        <w:t xml:space="preserve"> </w:t>
      </w:r>
      <w:r w:rsidR="0042382E" w:rsidRPr="00014FD9">
        <w:rPr>
          <w:rFonts w:ascii="Aptos" w:hAnsi="Aptos"/>
          <w:sz w:val="22"/>
          <w:szCs w:val="22"/>
        </w:rPr>
        <w:t>C</w:t>
      </w:r>
      <w:r w:rsidR="003C00A7" w:rsidRPr="00014FD9">
        <w:rPr>
          <w:rFonts w:ascii="Aptos" w:hAnsi="Aptos"/>
          <w:sz w:val="22"/>
          <w:szCs w:val="22"/>
        </w:rPr>
        <w:t xml:space="preserve">ompare </w:t>
      </w:r>
      <w:r w:rsidR="0042382E" w:rsidRPr="00014FD9">
        <w:rPr>
          <w:rFonts w:ascii="Aptos" w:hAnsi="Aptos"/>
          <w:sz w:val="22"/>
          <w:szCs w:val="22"/>
        </w:rPr>
        <w:t xml:space="preserve">innovation density before and after </w:t>
      </w:r>
      <w:r w:rsidR="003C00A7" w:rsidRPr="00014FD9">
        <w:rPr>
          <w:rFonts w:ascii="Aptos" w:hAnsi="Aptos"/>
          <w:sz w:val="22"/>
          <w:szCs w:val="22"/>
        </w:rPr>
        <w:t>reform periods using a defined significance threshold (e.g., a minimum share of projects exceeding the innovation cut-off) and model mentions by decade. Event-study specifications could be run in ±5-year windows around reform</w:t>
      </w:r>
      <w:r w:rsidR="00FE03D5" w:rsidRPr="00014FD9">
        <w:rPr>
          <w:rFonts w:ascii="Aptos" w:hAnsi="Aptos"/>
          <w:sz w:val="22"/>
          <w:szCs w:val="22"/>
        </w:rPr>
        <w:t xml:space="preserve"> enactments</w:t>
      </w:r>
      <w:r w:rsidR="003C00A7" w:rsidRPr="00014FD9">
        <w:rPr>
          <w:rFonts w:ascii="Aptos" w:hAnsi="Aptos"/>
          <w:sz w:val="22"/>
          <w:szCs w:val="22"/>
        </w:rPr>
        <w:t xml:space="preserve"> to </w:t>
      </w:r>
      <w:r w:rsidR="00FE03D5" w:rsidRPr="00014FD9">
        <w:rPr>
          <w:rFonts w:ascii="Aptos" w:hAnsi="Aptos"/>
          <w:sz w:val="22"/>
          <w:szCs w:val="22"/>
        </w:rPr>
        <w:t xml:space="preserve">assess </w:t>
      </w:r>
      <w:r w:rsidR="003C00A7" w:rsidRPr="00014FD9">
        <w:rPr>
          <w:rFonts w:ascii="Aptos" w:hAnsi="Aptos"/>
          <w:sz w:val="22"/>
          <w:szCs w:val="22"/>
        </w:rPr>
        <w:t xml:space="preserve">timing </w:t>
      </w:r>
      <w:r w:rsidR="00FE03D5" w:rsidRPr="00014FD9">
        <w:rPr>
          <w:rFonts w:ascii="Aptos" w:hAnsi="Aptos"/>
          <w:sz w:val="22"/>
          <w:szCs w:val="22"/>
        </w:rPr>
        <w:t xml:space="preserve">effects </w:t>
      </w:r>
      <w:r w:rsidR="003C00A7" w:rsidRPr="00014FD9">
        <w:rPr>
          <w:rFonts w:ascii="Aptos" w:hAnsi="Aptos"/>
          <w:sz w:val="22"/>
          <w:szCs w:val="22"/>
        </w:rPr>
        <w:t xml:space="preserve">and parallel trends. </w:t>
      </w:r>
    </w:p>
    <w:p w14:paraId="4B8F5BBF" w14:textId="77777777" w:rsidR="00CA58F5" w:rsidRPr="00014FD9" w:rsidRDefault="00CA58F5" w:rsidP="244FAC12">
      <w:pPr>
        <w:pStyle w:val="NormalWeb"/>
        <w:spacing w:before="0" w:beforeAutospacing="0" w:after="0" w:afterAutospacing="0"/>
        <w:jc w:val="both"/>
        <w:rPr>
          <w:rStyle w:val="Strong"/>
          <w:rFonts w:ascii="Aptos" w:eastAsiaTheme="majorEastAsia" w:hAnsi="Aptos"/>
          <w:sz w:val="22"/>
          <w:szCs w:val="22"/>
        </w:rPr>
      </w:pPr>
    </w:p>
    <w:p w14:paraId="20720870" w14:textId="37C9185F" w:rsidR="0042382E" w:rsidRPr="00014FD9" w:rsidRDefault="00313CDE" w:rsidP="244FAC12">
      <w:pPr>
        <w:pStyle w:val="NormalWeb"/>
        <w:spacing w:before="0" w:beforeAutospacing="0" w:after="0" w:afterAutospacing="0"/>
        <w:jc w:val="both"/>
        <w:rPr>
          <w:rStyle w:val="Strong"/>
          <w:rFonts w:ascii="Aptos" w:eastAsiaTheme="majorEastAsia" w:hAnsi="Aptos"/>
          <w:i/>
          <w:iCs/>
        </w:rPr>
      </w:pPr>
      <w:r w:rsidRPr="00014FD9">
        <w:rPr>
          <w:rStyle w:val="Strong"/>
          <w:rFonts w:ascii="Aptos" w:eastAsiaTheme="majorEastAsia" w:hAnsi="Aptos"/>
          <w:sz w:val="22"/>
          <w:szCs w:val="22"/>
        </w:rPr>
        <w:t xml:space="preserve">IFC </w:t>
      </w:r>
      <w:r w:rsidR="0042382E" w:rsidRPr="00014FD9">
        <w:rPr>
          <w:rStyle w:val="Strong"/>
          <w:rFonts w:ascii="Aptos" w:eastAsiaTheme="majorEastAsia" w:hAnsi="Aptos"/>
          <w:sz w:val="22"/>
          <w:szCs w:val="22"/>
        </w:rPr>
        <w:t xml:space="preserve">collaboration </w:t>
      </w:r>
      <w:r w:rsidRPr="00014FD9">
        <w:rPr>
          <w:rStyle w:val="Strong"/>
          <w:rFonts w:ascii="Aptos" w:eastAsiaTheme="majorEastAsia" w:hAnsi="Aptos"/>
          <w:sz w:val="22"/>
          <w:szCs w:val="22"/>
        </w:rPr>
        <w:t xml:space="preserve">is an </w:t>
      </w:r>
      <w:r w:rsidR="0042382E" w:rsidRPr="00014FD9">
        <w:rPr>
          <w:rStyle w:val="Strong"/>
          <w:rFonts w:ascii="Aptos" w:eastAsiaTheme="majorEastAsia" w:hAnsi="Aptos"/>
          <w:sz w:val="22"/>
          <w:szCs w:val="22"/>
        </w:rPr>
        <w:t>innovation multiplier</w:t>
      </w:r>
      <w:r w:rsidR="21550F5A" w:rsidRPr="00014FD9">
        <w:rPr>
          <w:rStyle w:val="Strong"/>
          <w:rFonts w:ascii="Aptos" w:eastAsiaTheme="majorEastAsia" w:hAnsi="Aptos"/>
          <w:i/>
          <w:iCs/>
          <w:sz w:val="22"/>
          <w:szCs w:val="22"/>
        </w:rPr>
        <w:t xml:space="preserve"> – </w:t>
      </w:r>
      <w:r w:rsidR="21550F5A" w:rsidRPr="00014FD9">
        <w:rPr>
          <w:rStyle w:val="Strong"/>
          <w:rFonts w:ascii="Aptos" w:eastAsiaTheme="majorEastAsia" w:hAnsi="Aptos"/>
          <w:b w:val="0"/>
          <w:bCs w:val="0"/>
          <w:i/>
          <w:iCs/>
          <w:sz w:val="22"/>
          <w:szCs w:val="22"/>
        </w:rPr>
        <w:t>partially validated</w:t>
      </w:r>
    </w:p>
    <w:p w14:paraId="74FBFA50" w14:textId="77777777" w:rsidR="00CA58F5" w:rsidRPr="00014FD9" w:rsidRDefault="00CA58F5" w:rsidP="244FAC12">
      <w:pPr>
        <w:pStyle w:val="NormalWeb"/>
        <w:spacing w:before="0" w:beforeAutospacing="0" w:after="0" w:afterAutospacing="0"/>
        <w:jc w:val="both"/>
        <w:rPr>
          <w:rFonts w:ascii="Aptos" w:hAnsi="Aptos"/>
          <w:i/>
          <w:iCs/>
          <w:color w:val="000000"/>
          <w:sz w:val="22"/>
          <w:szCs w:val="22"/>
        </w:rPr>
      </w:pPr>
    </w:p>
    <w:p w14:paraId="721292BB" w14:textId="56BA6FF4" w:rsidR="00313CDE" w:rsidRPr="00014FD9" w:rsidRDefault="0042382E" w:rsidP="244FAC12">
      <w:pPr>
        <w:pStyle w:val="NormalWeb"/>
        <w:spacing w:before="0" w:beforeAutospacing="0" w:after="0" w:afterAutospacing="0"/>
        <w:jc w:val="both"/>
        <w:rPr>
          <w:rFonts w:ascii="Aptos" w:hAnsi="Aptos"/>
          <w:sz w:val="22"/>
          <w:szCs w:val="22"/>
        </w:rPr>
      </w:pPr>
      <w:r w:rsidRPr="00014FD9">
        <w:rPr>
          <w:rFonts w:ascii="Aptos" w:hAnsi="Aptos"/>
          <w:i/>
          <w:iCs/>
          <w:color w:val="000000" w:themeColor="text1"/>
          <w:sz w:val="22"/>
          <w:szCs w:val="22"/>
        </w:rPr>
        <w:t xml:space="preserve">Hypothesis: </w:t>
      </w:r>
      <w:r w:rsidR="00313CDE" w:rsidRPr="00014FD9">
        <w:rPr>
          <w:rFonts w:ascii="Aptos" w:hAnsi="Aptos"/>
          <w:sz w:val="22"/>
          <w:szCs w:val="22"/>
        </w:rPr>
        <w:t>Projects with IFC collaboration are disproportionately represented among High</w:t>
      </w:r>
      <w:r w:rsidRPr="00014FD9">
        <w:rPr>
          <w:rFonts w:ascii="Aptos" w:hAnsi="Aptos"/>
          <w:sz w:val="22"/>
          <w:szCs w:val="22"/>
        </w:rPr>
        <w:t xml:space="preserve"> </w:t>
      </w:r>
      <w:r w:rsidR="007F61FB" w:rsidRPr="00014FD9">
        <w:rPr>
          <w:rFonts w:ascii="Aptos" w:hAnsi="Aptos"/>
          <w:sz w:val="22"/>
          <w:szCs w:val="22"/>
        </w:rPr>
        <w:t>and</w:t>
      </w:r>
      <w:r w:rsidRPr="00014FD9">
        <w:rPr>
          <w:rFonts w:ascii="Aptos" w:hAnsi="Aptos"/>
          <w:sz w:val="22"/>
          <w:szCs w:val="22"/>
        </w:rPr>
        <w:t xml:space="preserve"> </w:t>
      </w:r>
      <w:r w:rsidR="00313CDE" w:rsidRPr="00014FD9">
        <w:rPr>
          <w:rFonts w:ascii="Aptos" w:hAnsi="Aptos"/>
          <w:sz w:val="22"/>
          <w:szCs w:val="22"/>
        </w:rPr>
        <w:t>Moderate innovation projects and more likely to deploy financial and technological innovations.</w:t>
      </w:r>
    </w:p>
    <w:p w14:paraId="707B1396" w14:textId="77777777" w:rsidR="00CA58F5" w:rsidRPr="00014FD9" w:rsidRDefault="00CA58F5" w:rsidP="244FAC12">
      <w:pPr>
        <w:pStyle w:val="NormalWeb"/>
        <w:spacing w:before="0" w:beforeAutospacing="0" w:after="0" w:afterAutospacing="0"/>
        <w:jc w:val="both"/>
        <w:rPr>
          <w:rFonts w:ascii="Aptos" w:hAnsi="Aptos"/>
          <w:i/>
          <w:iCs/>
          <w:sz w:val="22"/>
          <w:szCs w:val="22"/>
        </w:rPr>
      </w:pPr>
    </w:p>
    <w:p w14:paraId="1D971C03" w14:textId="26646D43" w:rsidR="00313CDE" w:rsidRPr="00014FD9" w:rsidRDefault="00313CDE" w:rsidP="244FAC12">
      <w:pPr>
        <w:pStyle w:val="NormalWeb"/>
        <w:spacing w:before="0" w:beforeAutospacing="0" w:after="0" w:afterAutospacing="0"/>
        <w:jc w:val="both"/>
        <w:rPr>
          <w:rFonts w:ascii="Aptos" w:hAnsi="Aptos"/>
          <w:sz w:val="22"/>
          <w:szCs w:val="22"/>
        </w:rPr>
      </w:pPr>
      <w:r w:rsidRPr="00014FD9">
        <w:rPr>
          <w:rFonts w:ascii="Aptos" w:hAnsi="Aptos"/>
          <w:i/>
          <w:iCs/>
          <w:sz w:val="22"/>
          <w:szCs w:val="22"/>
        </w:rPr>
        <w:t>Validation:</w:t>
      </w:r>
      <w:r w:rsidRPr="00014FD9">
        <w:rPr>
          <w:rFonts w:ascii="Aptos" w:hAnsi="Aptos"/>
          <w:sz w:val="22"/>
          <w:szCs w:val="22"/>
        </w:rPr>
        <w:t xml:space="preserve"> </w:t>
      </w:r>
      <w:r w:rsidR="0042382E" w:rsidRPr="00014FD9">
        <w:rPr>
          <w:rFonts w:ascii="Aptos" w:hAnsi="Aptos"/>
          <w:sz w:val="22"/>
          <w:szCs w:val="22"/>
        </w:rPr>
        <w:t>C</w:t>
      </w:r>
      <w:r w:rsidR="003C00A7" w:rsidRPr="00014FD9">
        <w:rPr>
          <w:rFonts w:ascii="Aptos" w:hAnsi="Aptos"/>
          <w:sz w:val="22"/>
          <w:szCs w:val="22"/>
        </w:rPr>
        <w:t>ompare innovation intensity (</w:t>
      </w:r>
      <w:r w:rsidR="0042382E" w:rsidRPr="00014FD9">
        <w:rPr>
          <w:rFonts w:ascii="Aptos" w:hAnsi="Aptos"/>
          <w:sz w:val="22"/>
          <w:szCs w:val="22"/>
        </w:rPr>
        <w:t xml:space="preserve">share of </w:t>
      </w:r>
      <w:r w:rsidR="003C00A7" w:rsidRPr="00014FD9">
        <w:rPr>
          <w:rFonts w:ascii="Aptos" w:hAnsi="Aptos"/>
          <w:sz w:val="22"/>
          <w:szCs w:val="22"/>
        </w:rPr>
        <w:t xml:space="preserve">High/Moderate </w:t>
      </w:r>
      <w:r w:rsidR="0042382E" w:rsidRPr="00014FD9">
        <w:rPr>
          <w:rFonts w:ascii="Aptos" w:hAnsi="Aptos"/>
          <w:sz w:val="22"/>
          <w:szCs w:val="22"/>
        </w:rPr>
        <w:t>projects</w:t>
      </w:r>
      <w:r w:rsidR="003C00A7" w:rsidRPr="00014FD9">
        <w:rPr>
          <w:rFonts w:ascii="Aptos" w:hAnsi="Aptos"/>
          <w:sz w:val="22"/>
          <w:szCs w:val="22"/>
        </w:rPr>
        <w:t xml:space="preserve">) and the distribution of innovation types between IFC-mention projects and the rest of the portfolio, controlling for sector and region. Given the small sample size, exact tests could be used and confidence intervals reported transparently. As an exploratory extension, the interaction of </w:t>
      </w:r>
      <w:r w:rsidR="00D87500" w:rsidRPr="00014FD9">
        <w:rPr>
          <w:rFonts w:ascii="Aptos" w:hAnsi="Aptos"/>
          <w:sz w:val="22"/>
          <w:szCs w:val="22"/>
        </w:rPr>
        <w:t xml:space="preserve">the </w:t>
      </w:r>
      <w:r w:rsidR="003C00A7" w:rsidRPr="00014FD9">
        <w:rPr>
          <w:rFonts w:ascii="Aptos" w:hAnsi="Aptos"/>
          <w:sz w:val="22"/>
          <w:szCs w:val="22"/>
        </w:rPr>
        <w:t xml:space="preserve">IFC-mention with </w:t>
      </w:r>
      <w:r w:rsidR="007F61FB" w:rsidRPr="00014FD9">
        <w:rPr>
          <w:rFonts w:ascii="Aptos" w:hAnsi="Aptos"/>
          <w:sz w:val="22"/>
          <w:szCs w:val="22"/>
        </w:rPr>
        <w:t xml:space="preserve">financial or technological </w:t>
      </w:r>
      <w:r w:rsidR="003C00A7" w:rsidRPr="00014FD9">
        <w:rPr>
          <w:rFonts w:ascii="Aptos" w:hAnsi="Aptos"/>
          <w:sz w:val="22"/>
          <w:szCs w:val="22"/>
        </w:rPr>
        <w:t xml:space="preserve">tags could be tested to </w:t>
      </w:r>
      <w:r w:rsidR="0042382E" w:rsidRPr="00014FD9">
        <w:rPr>
          <w:rFonts w:ascii="Aptos" w:hAnsi="Aptos"/>
          <w:sz w:val="22"/>
          <w:szCs w:val="22"/>
        </w:rPr>
        <w:t xml:space="preserve">assess </w:t>
      </w:r>
      <w:r w:rsidR="003C00A7" w:rsidRPr="00014FD9">
        <w:rPr>
          <w:rFonts w:ascii="Aptos" w:hAnsi="Aptos"/>
          <w:sz w:val="22"/>
          <w:szCs w:val="22"/>
        </w:rPr>
        <w:t xml:space="preserve">whether </w:t>
      </w:r>
      <w:r w:rsidR="00D87500" w:rsidRPr="00014FD9">
        <w:rPr>
          <w:rFonts w:ascii="Aptos" w:hAnsi="Aptos"/>
          <w:sz w:val="22"/>
          <w:szCs w:val="22"/>
        </w:rPr>
        <w:t xml:space="preserve">such </w:t>
      </w:r>
      <w:r w:rsidR="003C00A7" w:rsidRPr="00014FD9">
        <w:rPr>
          <w:rFonts w:ascii="Aptos" w:hAnsi="Aptos"/>
          <w:sz w:val="22"/>
          <w:szCs w:val="22"/>
        </w:rPr>
        <w:t xml:space="preserve">projects are more likely to adopt or diffuse </w:t>
      </w:r>
      <w:r w:rsidR="00D87500" w:rsidRPr="00014FD9">
        <w:rPr>
          <w:rFonts w:ascii="Aptos" w:hAnsi="Aptos"/>
          <w:sz w:val="22"/>
          <w:szCs w:val="22"/>
        </w:rPr>
        <w:t xml:space="preserve">these </w:t>
      </w:r>
      <w:r w:rsidR="003C00A7" w:rsidRPr="00014FD9">
        <w:rPr>
          <w:rFonts w:ascii="Aptos" w:hAnsi="Aptos"/>
          <w:sz w:val="22"/>
          <w:szCs w:val="22"/>
        </w:rPr>
        <w:t xml:space="preserve">innovations, rather than </w:t>
      </w:r>
      <w:r w:rsidR="00D87500" w:rsidRPr="00014FD9">
        <w:rPr>
          <w:rFonts w:ascii="Aptos" w:hAnsi="Aptos"/>
          <w:sz w:val="22"/>
          <w:szCs w:val="22"/>
        </w:rPr>
        <w:t xml:space="preserve">simply </w:t>
      </w:r>
      <w:r w:rsidR="003C00A7" w:rsidRPr="00014FD9">
        <w:rPr>
          <w:rFonts w:ascii="Aptos" w:hAnsi="Aptos"/>
          <w:sz w:val="22"/>
          <w:szCs w:val="22"/>
        </w:rPr>
        <w:t>achiev</w:t>
      </w:r>
      <w:r w:rsidR="0042382E" w:rsidRPr="00014FD9">
        <w:rPr>
          <w:rFonts w:ascii="Aptos" w:hAnsi="Aptos"/>
          <w:sz w:val="22"/>
          <w:szCs w:val="22"/>
        </w:rPr>
        <w:t>e</w:t>
      </w:r>
      <w:r w:rsidR="003C00A7" w:rsidRPr="00014FD9">
        <w:rPr>
          <w:rFonts w:ascii="Aptos" w:hAnsi="Aptos"/>
          <w:sz w:val="22"/>
          <w:szCs w:val="22"/>
        </w:rPr>
        <w:t xml:space="preserve"> higher mean </w:t>
      </w:r>
      <w:r w:rsidR="00D87500" w:rsidRPr="00014FD9">
        <w:rPr>
          <w:rFonts w:ascii="Aptos" w:hAnsi="Aptos"/>
          <w:sz w:val="22"/>
          <w:szCs w:val="22"/>
        </w:rPr>
        <w:t>outcome ratings</w:t>
      </w:r>
      <w:r w:rsidR="003C00A7" w:rsidRPr="00014FD9">
        <w:rPr>
          <w:rFonts w:ascii="Aptos" w:hAnsi="Aptos"/>
          <w:sz w:val="22"/>
          <w:szCs w:val="22"/>
        </w:rPr>
        <w:t>.</w:t>
      </w:r>
    </w:p>
    <w:p w14:paraId="126651DF" w14:textId="77777777" w:rsidR="00CA58F5" w:rsidRPr="00014FD9" w:rsidRDefault="00CA58F5" w:rsidP="244FAC12">
      <w:pPr>
        <w:pStyle w:val="NormalWeb"/>
        <w:spacing w:before="0" w:beforeAutospacing="0" w:after="0" w:afterAutospacing="0"/>
        <w:jc w:val="both"/>
        <w:textAlignment w:val="baseline"/>
        <w:rPr>
          <w:rFonts w:ascii="Aptos" w:hAnsi="Aptos"/>
          <w:b/>
          <w:bCs/>
          <w:color w:val="000000"/>
          <w:sz w:val="22"/>
          <w:szCs w:val="22"/>
        </w:rPr>
      </w:pPr>
    </w:p>
    <w:p w14:paraId="76C4321A" w14:textId="2132ED54" w:rsidR="0042382E" w:rsidRPr="00014FD9" w:rsidRDefault="007B302D" w:rsidP="244FAC12">
      <w:pPr>
        <w:pStyle w:val="NormalWeb"/>
        <w:spacing w:before="0" w:beforeAutospacing="0" w:after="0" w:afterAutospacing="0"/>
        <w:jc w:val="both"/>
        <w:textAlignment w:val="baseline"/>
        <w:rPr>
          <w:rFonts w:ascii="Aptos" w:hAnsi="Aptos"/>
          <w:b/>
          <w:bCs/>
          <w:i/>
          <w:iCs/>
          <w:color w:val="000000"/>
          <w:sz w:val="22"/>
          <w:szCs w:val="22"/>
        </w:rPr>
      </w:pPr>
      <w:r w:rsidRPr="00014FD9">
        <w:rPr>
          <w:rFonts w:ascii="Aptos" w:hAnsi="Aptos"/>
          <w:b/>
          <w:bCs/>
          <w:color w:val="000000" w:themeColor="text1"/>
          <w:sz w:val="22"/>
          <w:szCs w:val="22"/>
        </w:rPr>
        <w:t>Stronger diffusion correlates with better development outcomes</w:t>
      </w:r>
      <w:r w:rsidR="00B25506" w:rsidRPr="00014FD9">
        <w:rPr>
          <w:rFonts w:ascii="Aptos" w:hAnsi="Aptos"/>
          <w:b/>
          <w:bCs/>
          <w:color w:val="000000" w:themeColor="text1"/>
          <w:sz w:val="22"/>
          <w:szCs w:val="22"/>
        </w:rPr>
        <w:t xml:space="preserve"> – </w:t>
      </w:r>
      <w:r w:rsidR="00B25506" w:rsidRPr="00014FD9">
        <w:rPr>
          <w:rFonts w:ascii="Aptos" w:hAnsi="Aptos"/>
          <w:i/>
          <w:iCs/>
          <w:color w:val="000000" w:themeColor="text1"/>
          <w:sz w:val="22"/>
          <w:szCs w:val="22"/>
        </w:rPr>
        <w:t>partially validated</w:t>
      </w:r>
    </w:p>
    <w:p w14:paraId="30394DAB"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282F73AA" w14:textId="5C3AAF31" w:rsidR="007B302D" w:rsidRPr="00014FD9" w:rsidRDefault="0042382E"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Hypothesis:</w:t>
      </w:r>
      <w:r w:rsidR="00870C5E" w:rsidRPr="00014FD9">
        <w:rPr>
          <w:rFonts w:ascii="Aptos" w:hAnsi="Aptos"/>
          <w:i/>
          <w:iCs/>
          <w:color w:val="000000" w:themeColor="text1"/>
          <w:sz w:val="22"/>
          <w:szCs w:val="22"/>
        </w:rPr>
        <w:t xml:space="preserve"> </w:t>
      </w:r>
      <w:r w:rsidR="007349AC" w:rsidRPr="00014FD9">
        <w:rPr>
          <w:rFonts w:ascii="Aptos" w:hAnsi="Aptos"/>
          <w:sz w:val="22"/>
          <w:szCs w:val="22"/>
        </w:rPr>
        <w:t>Bank Group</w:t>
      </w:r>
      <w:r w:rsidR="007B302D" w:rsidRPr="00014FD9">
        <w:rPr>
          <w:rFonts w:ascii="Aptos" w:hAnsi="Aptos"/>
          <w:color w:val="000000" w:themeColor="text1"/>
          <w:sz w:val="22"/>
          <w:szCs w:val="22"/>
        </w:rPr>
        <w:t xml:space="preserve"> projects that </w:t>
      </w:r>
      <w:r w:rsidR="00C724A3" w:rsidRPr="00014FD9">
        <w:rPr>
          <w:rFonts w:ascii="Aptos" w:hAnsi="Aptos"/>
          <w:color w:val="000000" w:themeColor="text1"/>
          <w:sz w:val="22"/>
          <w:szCs w:val="22"/>
        </w:rPr>
        <w:t xml:space="preserve">successfully </w:t>
      </w:r>
      <w:r w:rsidR="007B302D" w:rsidRPr="00014FD9">
        <w:rPr>
          <w:rFonts w:ascii="Aptos" w:hAnsi="Aptos"/>
          <w:color w:val="000000" w:themeColor="text1"/>
          <w:sz w:val="22"/>
          <w:szCs w:val="22"/>
        </w:rPr>
        <w:t>scale or widely adopt their innovations (</w:t>
      </w:r>
      <w:r w:rsidR="00C724A3" w:rsidRPr="00014FD9">
        <w:rPr>
          <w:rFonts w:ascii="Aptos" w:hAnsi="Aptos"/>
          <w:color w:val="000000" w:themeColor="text1"/>
          <w:sz w:val="22"/>
          <w:szCs w:val="22"/>
        </w:rPr>
        <w:t xml:space="preserve">i.e., </w:t>
      </w:r>
      <w:r w:rsidR="007B302D" w:rsidRPr="00014FD9">
        <w:rPr>
          <w:rFonts w:ascii="Aptos" w:hAnsi="Aptos"/>
          <w:color w:val="000000" w:themeColor="text1"/>
          <w:sz w:val="22"/>
          <w:szCs w:val="22"/>
        </w:rPr>
        <w:t xml:space="preserve">high diffusion) achieve higher outcome ratings and sustained </w:t>
      </w:r>
      <w:r w:rsidR="00C724A3" w:rsidRPr="00014FD9">
        <w:rPr>
          <w:rFonts w:ascii="Aptos" w:hAnsi="Aptos"/>
          <w:color w:val="000000" w:themeColor="text1"/>
          <w:sz w:val="22"/>
          <w:szCs w:val="22"/>
        </w:rPr>
        <w:t xml:space="preserve">development </w:t>
      </w:r>
      <w:r w:rsidR="007B302D" w:rsidRPr="00014FD9">
        <w:rPr>
          <w:rFonts w:ascii="Aptos" w:hAnsi="Aptos"/>
          <w:color w:val="000000" w:themeColor="text1"/>
          <w:sz w:val="22"/>
          <w:szCs w:val="22"/>
        </w:rPr>
        <w:t xml:space="preserve">impacts. The intuition is that </w:t>
      </w:r>
      <w:r w:rsidR="00C724A3" w:rsidRPr="00014FD9">
        <w:rPr>
          <w:rFonts w:ascii="Aptos" w:hAnsi="Aptos"/>
          <w:color w:val="000000" w:themeColor="text1"/>
          <w:sz w:val="22"/>
          <w:szCs w:val="22"/>
        </w:rPr>
        <w:t xml:space="preserve">full adoption of an </w:t>
      </w:r>
      <w:r w:rsidR="007B302D" w:rsidRPr="00014FD9">
        <w:rPr>
          <w:rFonts w:ascii="Aptos" w:hAnsi="Aptos"/>
          <w:color w:val="000000" w:themeColor="text1"/>
          <w:sz w:val="22"/>
          <w:szCs w:val="22"/>
        </w:rPr>
        <w:t xml:space="preserve">innovation (rather than remaining </w:t>
      </w:r>
      <w:r w:rsidR="00C724A3" w:rsidRPr="00014FD9">
        <w:rPr>
          <w:rFonts w:ascii="Aptos" w:hAnsi="Aptos"/>
          <w:color w:val="000000" w:themeColor="text1"/>
          <w:sz w:val="22"/>
          <w:szCs w:val="22"/>
        </w:rPr>
        <w:t xml:space="preserve">in the </w:t>
      </w:r>
      <w:r w:rsidR="007B302D" w:rsidRPr="00014FD9">
        <w:rPr>
          <w:rFonts w:ascii="Aptos" w:hAnsi="Aptos"/>
          <w:color w:val="000000" w:themeColor="text1"/>
          <w:sz w:val="22"/>
          <w:szCs w:val="22"/>
        </w:rPr>
        <w:t>pilot</w:t>
      </w:r>
      <w:r w:rsidR="00C724A3" w:rsidRPr="00014FD9">
        <w:rPr>
          <w:rFonts w:ascii="Aptos" w:hAnsi="Aptos"/>
          <w:color w:val="000000" w:themeColor="text1"/>
          <w:sz w:val="22"/>
          <w:szCs w:val="22"/>
        </w:rPr>
        <w:t xml:space="preserve"> stage</w:t>
      </w:r>
      <w:r w:rsidR="007B302D" w:rsidRPr="00014FD9">
        <w:rPr>
          <w:rFonts w:ascii="Aptos" w:hAnsi="Aptos"/>
          <w:color w:val="000000" w:themeColor="text1"/>
          <w:sz w:val="22"/>
          <w:szCs w:val="22"/>
        </w:rPr>
        <w:t xml:space="preserve">) likely means it was successful and generated significant benefits, which would </w:t>
      </w:r>
      <w:r w:rsidR="00C724A3" w:rsidRPr="00014FD9">
        <w:rPr>
          <w:rFonts w:ascii="Aptos" w:hAnsi="Aptos"/>
          <w:color w:val="000000" w:themeColor="text1"/>
          <w:sz w:val="22"/>
          <w:szCs w:val="22"/>
        </w:rPr>
        <w:t xml:space="preserve">be </w:t>
      </w:r>
      <w:r w:rsidR="007B302D" w:rsidRPr="00014FD9">
        <w:rPr>
          <w:rFonts w:ascii="Aptos" w:hAnsi="Aptos"/>
          <w:color w:val="000000" w:themeColor="text1"/>
          <w:sz w:val="22"/>
          <w:szCs w:val="22"/>
        </w:rPr>
        <w:t>capture</w:t>
      </w:r>
      <w:r w:rsidR="00C724A3" w:rsidRPr="00014FD9">
        <w:rPr>
          <w:rFonts w:ascii="Aptos" w:hAnsi="Aptos"/>
          <w:color w:val="000000" w:themeColor="text1"/>
          <w:sz w:val="22"/>
          <w:szCs w:val="22"/>
        </w:rPr>
        <w:t>d</w:t>
      </w:r>
      <w:r w:rsidR="007B302D" w:rsidRPr="00014FD9">
        <w:rPr>
          <w:rFonts w:ascii="Aptos" w:hAnsi="Aptos"/>
          <w:color w:val="000000" w:themeColor="text1"/>
          <w:sz w:val="22"/>
          <w:szCs w:val="22"/>
        </w:rPr>
        <w:t xml:space="preserve"> in </w:t>
      </w:r>
      <w:r w:rsidR="00C724A3" w:rsidRPr="00014FD9">
        <w:rPr>
          <w:rFonts w:ascii="Aptos" w:hAnsi="Aptos"/>
          <w:color w:val="000000" w:themeColor="text1"/>
          <w:sz w:val="22"/>
          <w:szCs w:val="22"/>
        </w:rPr>
        <w:t xml:space="preserve">IEG </w:t>
      </w:r>
      <w:r w:rsidR="007B302D" w:rsidRPr="00014FD9">
        <w:rPr>
          <w:rFonts w:ascii="Aptos" w:hAnsi="Aptos"/>
          <w:color w:val="000000" w:themeColor="text1"/>
          <w:sz w:val="22"/>
          <w:szCs w:val="22"/>
        </w:rPr>
        <w:t xml:space="preserve">outcome ratings or long-term results. </w:t>
      </w:r>
    </w:p>
    <w:p w14:paraId="1AEA7091" w14:textId="77777777" w:rsidR="00CA58F5" w:rsidRPr="00014FD9" w:rsidRDefault="00CA58F5" w:rsidP="244FAC12">
      <w:pPr>
        <w:pStyle w:val="NormalWeb"/>
        <w:spacing w:before="0" w:beforeAutospacing="0" w:after="0" w:afterAutospacing="0"/>
        <w:jc w:val="both"/>
        <w:textAlignment w:val="baseline"/>
        <w:rPr>
          <w:rFonts w:ascii="Aptos" w:hAnsi="Aptos"/>
          <w:i/>
          <w:iCs/>
          <w:color w:val="000000"/>
          <w:sz w:val="22"/>
          <w:szCs w:val="22"/>
        </w:rPr>
      </w:pPr>
    </w:p>
    <w:p w14:paraId="4A871142" w14:textId="513A50F4" w:rsidR="007B302D" w:rsidRPr="00014FD9" w:rsidRDefault="007B302D" w:rsidP="244FAC12">
      <w:pPr>
        <w:pStyle w:val="NormalWeb"/>
        <w:spacing w:before="0" w:beforeAutospacing="0" w:after="0" w:afterAutospacing="0"/>
        <w:jc w:val="both"/>
        <w:textAlignment w:val="baseline"/>
        <w:rPr>
          <w:rFonts w:ascii="Aptos" w:hAnsi="Aptos"/>
          <w:color w:val="000000"/>
          <w:sz w:val="22"/>
          <w:szCs w:val="22"/>
        </w:rPr>
      </w:pPr>
      <w:r w:rsidRPr="00014FD9">
        <w:rPr>
          <w:rFonts w:ascii="Aptos" w:hAnsi="Aptos"/>
          <w:i/>
          <w:iCs/>
          <w:color w:val="000000" w:themeColor="text1"/>
          <w:sz w:val="22"/>
          <w:szCs w:val="22"/>
        </w:rPr>
        <w:t>Validation:</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Identify p</w:t>
      </w:r>
      <w:r w:rsidRPr="00014FD9">
        <w:rPr>
          <w:rFonts w:ascii="Aptos" w:hAnsi="Aptos"/>
          <w:color w:val="000000" w:themeColor="text1"/>
          <w:sz w:val="22"/>
          <w:szCs w:val="22"/>
        </w:rPr>
        <w:t xml:space="preserve">rojects </w:t>
      </w:r>
      <w:r w:rsidR="0042382E" w:rsidRPr="00014FD9">
        <w:rPr>
          <w:rFonts w:ascii="Aptos" w:hAnsi="Aptos"/>
          <w:color w:val="000000" w:themeColor="text1"/>
          <w:sz w:val="22"/>
          <w:szCs w:val="22"/>
        </w:rPr>
        <w:t xml:space="preserve">in the dataset </w:t>
      </w:r>
      <w:r w:rsidRPr="00014FD9">
        <w:rPr>
          <w:rFonts w:ascii="Aptos" w:hAnsi="Aptos"/>
          <w:color w:val="000000" w:themeColor="text1"/>
          <w:sz w:val="22"/>
          <w:szCs w:val="22"/>
        </w:rPr>
        <w:t>where the innovative component was scaled or replicated</w:t>
      </w:r>
      <w:r w:rsidR="00C724A3" w:rsidRPr="00014FD9">
        <w:rPr>
          <w:rFonts w:ascii="Aptos" w:hAnsi="Aptos"/>
          <w:color w:val="000000" w:themeColor="text1"/>
          <w:sz w:val="22"/>
          <w:szCs w:val="22"/>
        </w:rPr>
        <w:t xml:space="preserve">, information that can be </w:t>
      </w:r>
      <w:r w:rsidRPr="00014FD9">
        <w:rPr>
          <w:rFonts w:ascii="Aptos" w:hAnsi="Aptos"/>
          <w:color w:val="000000" w:themeColor="text1"/>
          <w:sz w:val="22"/>
          <w:szCs w:val="22"/>
        </w:rPr>
        <w:t>flagged through IEG lessons or project documents</w:t>
      </w:r>
      <w:r w:rsidR="00C724A3" w:rsidRPr="00014FD9">
        <w:rPr>
          <w:rFonts w:ascii="Aptos" w:hAnsi="Aptos"/>
          <w:color w:val="000000" w:themeColor="text1"/>
          <w:sz w:val="22"/>
          <w:szCs w:val="22"/>
        </w:rPr>
        <w:t>.</w:t>
      </w:r>
      <w:r w:rsidR="0042382E" w:rsidRPr="00014FD9">
        <w:rPr>
          <w:rFonts w:ascii="Aptos" w:hAnsi="Aptos"/>
          <w:color w:val="000000" w:themeColor="text1"/>
          <w:sz w:val="22"/>
          <w:szCs w:val="22"/>
        </w:rPr>
        <w:t xml:space="preserve"> </w:t>
      </w:r>
      <w:r w:rsidR="00C724A3" w:rsidRPr="00014FD9">
        <w:rPr>
          <w:rFonts w:ascii="Aptos" w:hAnsi="Aptos"/>
          <w:color w:val="000000" w:themeColor="text1"/>
          <w:sz w:val="22"/>
          <w:szCs w:val="22"/>
        </w:rPr>
        <w:t>C</w:t>
      </w:r>
      <w:r w:rsidRPr="00014FD9">
        <w:rPr>
          <w:rFonts w:ascii="Aptos" w:hAnsi="Aptos"/>
          <w:color w:val="000000" w:themeColor="text1"/>
          <w:sz w:val="22"/>
          <w:szCs w:val="22"/>
        </w:rPr>
        <w:t>ompare the</w:t>
      </w:r>
      <w:r w:rsidR="00C724A3" w:rsidRPr="00014FD9">
        <w:rPr>
          <w:rFonts w:ascii="Aptos" w:hAnsi="Aptos"/>
          <w:color w:val="000000" w:themeColor="text1"/>
          <w:sz w:val="22"/>
          <w:szCs w:val="22"/>
        </w:rPr>
        <w:t>se projects’</w:t>
      </w:r>
      <w:r w:rsidRPr="00014FD9">
        <w:rPr>
          <w:rFonts w:ascii="Aptos" w:hAnsi="Aptos"/>
          <w:color w:val="000000" w:themeColor="text1"/>
          <w:sz w:val="22"/>
          <w:szCs w:val="22"/>
        </w:rPr>
        <w:t xml:space="preserve"> outcome ratings </w:t>
      </w:r>
      <w:r w:rsidR="0042382E" w:rsidRPr="00014FD9">
        <w:rPr>
          <w:rFonts w:ascii="Aptos" w:hAnsi="Aptos"/>
          <w:color w:val="000000" w:themeColor="text1"/>
          <w:sz w:val="22"/>
          <w:szCs w:val="22"/>
        </w:rPr>
        <w:t>to those</w:t>
      </w:r>
      <w:r w:rsidRPr="00014FD9">
        <w:rPr>
          <w:rFonts w:ascii="Aptos" w:hAnsi="Aptos"/>
          <w:color w:val="000000" w:themeColor="text1"/>
          <w:sz w:val="22"/>
          <w:szCs w:val="22"/>
        </w:rPr>
        <w:t xml:space="preserve"> where innovation remained limited. </w:t>
      </w:r>
      <w:r w:rsidR="00C724A3" w:rsidRPr="00014FD9">
        <w:rPr>
          <w:rFonts w:ascii="Aptos" w:hAnsi="Aptos"/>
          <w:color w:val="000000" w:themeColor="text1"/>
          <w:sz w:val="22"/>
          <w:szCs w:val="22"/>
        </w:rPr>
        <w:t>If available, e</w:t>
      </w:r>
      <w:r w:rsidRPr="00014FD9">
        <w:rPr>
          <w:rFonts w:ascii="Aptos" w:hAnsi="Aptos"/>
          <w:color w:val="000000" w:themeColor="text1"/>
          <w:sz w:val="22"/>
          <w:szCs w:val="22"/>
        </w:rPr>
        <w:t xml:space="preserve">x-post impact measures </w:t>
      </w:r>
      <w:r w:rsidR="0042382E" w:rsidRPr="00014FD9">
        <w:rPr>
          <w:rFonts w:ascii="Aptos" w:hAnsi="Aptos"/>
          <w:color w:val="000000" w:themeColor="text1"/>
          <w:sz w:val="22"/>
          <w:szCs w:val="22"/>
        </w:rPr>
        <w:t>could be incorporated</w:t>
      </w:r>
      <w:r w:rsidR="00C724A3"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 xml:space="preserve">that is, </w:t>
      </w:r>
      <w:r w:rsidR="00C724A3" w:rsidRPr="00014FD9">
        <w:rPr>
          <w:rFonts w:ascii="Aptos" w:hAnsi="Aptos"/>
          <w:color w:val="000000" w:themeColor="text1"/>
          <w:sz w:val="22"/>
          <w:szCs w:val="22"/>
        </w:rPr>
        <w:t xml:space="preserve">whether </w:t>
      </w:r>
      <w:r w:rsidRPr="00014FD9">
        <w:rPr>
          <w:rFonts w:ascii="Aptos" w:hAnsi="Aptos"/>
          <w:color w:val="000000" w:themeColor="text1"/>
          <w:sz w:val="22"/>
          <w:szCs w:val="22"/>
        </w:rPr>
        <w:t>certain indicators improve</w:t>
      </w:r>
      <w:r w:rsidR="00C724A3" w:rsidRPr="00014FD9">
        <w:rPr>
          <w:rFonts w:ascii="Aptos" w:hAnsi="Aptos"/>
          <w:color w:val="000000" w:themeColor="text1"/>
          <w:sz w:val="22"/>
          <w:szCs w:val="22"/>
        </w:rPr>
        <w:t>d</w:t>
      </w:r>
      <w:r w:rsidRPr="00014FD9">
        <w:rPr>
          <w:rFonts w:ascii="Aptos" w:hAnsi="Aptos"/>
          <w:color w:val="000000" w:themeColor="text1"/>
          <w:sz w:val="22"/>
          <w:szCs w:val="22"/>
        </w:rPr>
        <w:t xml:space="preserve"> more in scaled cases. For a more quantitative test, a logistic regression </w:t>
      </w:r>
      <w:r w:rsidR="00C724A3" w:rsidRPr="00014FD9">
        <w:rPr>
          <w:rFonts w:ascii="Aptos" w:hAnsi="Aptos"/>
          <w:color w:val="000000" w:themeColor="text1"/>
          <w:sz w:val="22"/>
          <w:szCs w:val="22"/>
        </w:rPr>
        <w:t xml:space="preserve">model </w:t>
      </w:r>
      <w:r w:rsidRPr="00014FD9">
        <w:rPr>
          <w:rFonts w:ascii="Aptos" w:hAnsi="Aptos"/>
          <w:color w:val="000000" w:themeColor="text1"/>
          <w:sz w:val="22"/>
          <w:szCs w:val="22"/>
        </w:rPr>
        <w:t xml:space="preserve">could </w:t>
      </w:r>
      <w:r w:rsidR="00C724A3" w:rsidRPr="00014FD9">
        <w:rPr>
          <w:rFonts w:ascii="Aptos" w:hAnsi="Aptos"/>
          <w:color w:val="000000" w:themeColor="text1"/>
          <w:sz w:val="22"/>
          <w:szCs w:val="22"/>
        </w:rPr>
        <w:t xml:space="preserve">be applied, using </w:t>
      </w:r>
      <w:r w:rsidRPr="00014FD9">
        <w:rPr>
          <w:rFonts w:ascii="Aptos" w:hAnsi="Aptos"/>
          <w:color w:val="000000" w:themeColor="text1"/>
          <w:sz w:val="22"/>
          <w:szCs w:val="22"/>
        </w:rPr>
        <w:t xml:space="preserve">outcome rating or a success dummy as the dependent variable and a diffusion dummy (scaled </w:t>
      </w:r>
      <w:r w:rsidR="0042382E" w:rsidRPr="00014FD9">
        <w:rPr>
          <w:rFonts w:ascii="Aptos" w:hAnsi="Aptos"/>
          <w:color w:val="000000" w:themeColor="text1"/>
          <w:sz w:val="22"/>
          <w:szCs w:val="22"/>
        </w:rPr>
        <w:t>v</w:t>
      </w:r>
      <w:r w:rsidR="00D80301" w:rsidRPr="00014FD9">
        <w:rPr>
          <w:rFonts w:ascii="Aptos" w:hAnsi="Aptos"/>
          <w:color w:val="000000" w:themeColor="text1"/>
          <w:sz w:val="22"/>
          <w:szCs w:val="22"/>
        </w:rPr>
        <w:t>s.</w:t>
      </w:r>
      <w:r w:rsidR="0042382E" w:rsidRPr="00014FD9">
        <w:rPr>
          <w:rFonts w:ascii="Aptos" w:hAnsi="Aptos"/>
          <w:color w:val="000000" w:themeColor="text1"/>
          <w:sz w:val="22"/>
          <w:szCs w:val="22"/>
        </w:rPr>
        <w:t xml:space="preserve"> </w:t>
      </w:r>
      <w:r w:rsidRPr="00014FD9">
        <w:rPr>
          <w:rFonts w:ascii="Aptos" w:hAnsi="Aptos"/>
          <w:color w:val="000000" w:themeColor="text1"/>
          <w:sz w:val="22"/>
          <w:szCs w:val="22"/>
        </w:rPr>
        <w:t>not</w:t>
      </w:r>
      <w:r w:rsidR="00C724A3" w:rsidRPr="00014FD9">
        <w:rPr>
          <w:rFonts w:ascii="Aptos" w:hAnsi="Aptos"/>
          <w:color w:val="000000" w:themeColor="text1"/>
          <w:sz w:val="22"/>
          <w:szCs w:val="22"/>
        </w:rPr>
        <w:t xml:space="preserve"> scaled</w:t>
      </w:r>
      <w:r w:rsidRPr="00014FD9">
        <w:rPr>
          <w:rFonts w:ascii="Aptos" w:hAnsi="Aptos"/>
          <w:color w:val="000000" w:themeColor="text1"/>
          <w:sz w:val="22"/>
          <w:szCs w:val="22"/>
        </w:rPr>
        <w:t xml:space="preserve">) as </w:t>
      </w:r>
      <w:r w:rsidR="00C724A3" w:rsidRPr="00014FD9">
        <w:rPr>
          <w:rFonts w:ascii="Aptos" w:hAnsi="Aptos"/>
          <w:color w:val="000000" w:themeColor="text1"/>
          <w:sz w:val="22"/>
          <w:szCs w:val="22"/>
        </w:rPr>
        <w:t>the</w:t>
      </w:r>
      <w:r w:rsidR="007F61FB" w:rsidRPr="00014FD9">
        <w:rPr>
          <w:rFonts w:ascii="Aptos" w:hAnsi="Aptos"/>
          <w:color w:val="000000" w:themeColor="text1"/>
          <w:sz w:val="22"/>
          <w:szCs w:val="22"/>
        </w:rPr>
        <w:t xml:space="preserve"> </w:t>
      </w:r>
      <w:r w:rsidRPr="00014FD9">
        <w:rPr>
          <w:rFonts w:ascii="Aptos" w:hAnsi="Aptos"/>
          <w:color w:val="000000" w:themeColor="text1"/>
          <w:sz w:val="22"/>
          <w:szCs w:val="22"/>
        </w:rPr>
        <w:t>independent</w:t>
      </w:r>
      <w:r w:rsidR="007F61FB" w:rsidRPr="00014FD9">
        <w:rPr>
          <w:rFonts w:ascii="Aptos" w:hAnsi="Aptos"/>
          <w:color w:val="000000" w:themeColor="text1"/>
          <w:sz w:val="22"/>
          <w:szCs w:val="22"/>
        </w:rPr>
        <w:t xml:space="preserve"> variable</w:t>
      </w:r>
      <w:r w:rsidRPr="00014FD9">
        <w:rPr>
          <w:rFonts w:ascii="Aptos" w:hAnsi="Aptos"/>
          <w:color w:val="000000" w:themeColor="text1"/>
          <w:sz w:val="22"/>
          <w:szCs w:val="22"/>
        </w:rPr>
        <w:t xml:space="preserve">, controlling for other </w:t>
      </w:r>
      <w:r w:rsidR="00C724A3" w:rsidRPr="00014FD9">
        <w:rPr>
          <w:rFonts w:ascii="Aptos" w:hAnsi="Aptos"/>
          <w:color w:val="000000" w:themeColor="text1"/>
          <w:sz w:val="22"/>
          <w:szCs w:val="22"/>
        </w:rPr>
        <w:t xml:space="preserve">relevant </w:t>
      </w:r>
      <w:r w:rsidRPr="00014FD9">
        <w:rPr>
          <w:rFonts w:ascii="Aptos" w:hAnsi="Aptos"/>
          <w:color w:val="000000" w:themeColor="text1"/>
          <w:sz w:val="22"/>
          <w:szCs w:val="22"/>
        </w:rPr>
        <w:t xml:space="preserve">factors like project size or sector. If the hypothesis holds, the regression </w:t>
      </w:r>
      <w:proofErr w:type="gramStart"/>
      <w:r w:rsidRPr="00014FD9">
        <w:rPr>
          <w:rFonts w:ascii="Aptos" w:hAnsi="Aptos"/>
          <w:color w:val="000000" w:themeColor="text1"/>
          <w:sz w:val="22"/>
          <w:szCs w:val="22"/>
        </w:rPr>
        <w:t>would</w:t>
      </w:r>
      <w:proofErr w:type="gramEnd"/>
      <w:r w:rsidRPr="00014FD9">
        <w:rPr>
          <w:rFonts w:ascii="Aptos" w:hAnsi="Aptos"/>
          <w:color w:val="000000" w:themeColor="text1"/>
          <w:sz w:val="22"/>
          <w:szCs w:val="22"/>
        </w:rPr>
        <w:t xml:space="preserve"> show a </w:t>
      </w:r>
      <w:r w:rsidR="00C724A3" w:rsidRPr="00014FD9">
        <w:rPr>
          <w:rFonts w:ascii="Aptos" w:hAnsi="Aptos"/>
          <w:color w:val="000000" w:themeColor="text1"/>
          <w:sz w:val="22"/>
          <w:szCs w:val="22"/>
        </w:rPr>
        <w:t xml:space="preserve">statistically significant </w:t>
      </w:r>
      <w:r w:rsidRPr="00014FD9">
        <w:rPr>
          <w:rFonts w:ascii="Aptos" w:hAnsi="Aptos"/>
          <w:color w:val="000000" w:themeColor="text1"/>
          <w:sz w:val="22"/>
          <w:szCs w:val="22"/>
        </w:rPr>
        <w:t xml:space="preserve">positive association between diffusion and </w:t>
      </w:r>
      <w:r w:rsidR="00C724A3" w:rsidRPr="00014FD9">
        <w:rPr>
          <w:rFonts w:ascii="Aptos" w:hAnsi="Aptos"/>
          <w:color w:val="000000" w:themeColor="text1"/>
          <w:sz w:val="22"/>
          <w:szCs w:val="22"/>
        </w:rPr>
        <w:t xml:space="preserve">project </w:t>
      </w:r>
      <w:r w:rsidRPr="00014FD9">
        <w:rPr>
          <w:rFonts w:ascii="Aptos" w:hAnsi="Aptos"/>
          <w:color w:val="000000" w:themeColor="text1"/>
          <w:sz w:val="22"/>
          <w:szCs w:val="22"/>
        </w:rPr>
        <w:t xml:space="preserve">success. This would </w:t>
      </w:r>
      <w:r w:rsidR="0042382E" w:rsidRPr="00014FD9">
        <w:rPr>
          <w:rFonts w:ascii="Aptos" w:hAnsi="Aptos"/>
          <w:color w:val="000000" w:themeColor="text1"/>
          <w:sz w:val="22"/>
          <w:szCs w:val="22"/>
        </w:rPr>
        <w:t>confirm</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 xml:space="preserve">that when </w:t>
      </w:r>
      <w:r w:rsidRPr="00014FD9">
        <w:rPr>
          <w:rFonts w:ascii="Aptos" w:hAnsi="Aptos"/>
          <w:color w:val="000000" w:themeColor="text1"/>
          <w:sz w:val="22"/>
          <w:szCs w:val="22"/>
        </w:rPr>
        <w:t>innovations diffuse, the development impact is larger and more appreciable</w:t>
      </w:r>
      <w:r w:rsidR="0042382E" w:rsidRPr="00014FD9">
        <w:rPr>
          <w:rFonts w:ascii="Aptos" w:hAnsi="Aptos"/>
          <w:color w:val="000000" w:themeColor="text1"/>
          <w:sz w:val="22"/>
          <w:szCs w:val="22"/>
        </w:rPr>
        <w:t>—</w:t>
      </w:r>
      <w:r w:rsidRPr="00014FD9">
        <w:rPr>
          <w:rFonts w:ascii="Aptos" w:hAnsi="Aptos"/>
          <w:color w:val="000000" w:themeColor="text1"/>
          <w:sz w:val="22"/>
          <w:szCs w:val="22"/>
        </w:rPr>
        <w:t>somewhat intuitive but worth evidentiary confirmation.</w:t>
      </w:r>
    </w:p>
    <w:p w14:paraId="508C4A8E" w14:textId="77777777" w:rsidR="00CA58F5" w:rsidRPr="00014FD9" w:rsidRDefault="00CA58F5" w:rsidP="000A3020">
      <w:pPr>
        <w:jc w:val="both"/>
        <w:rPr>
          <w:rFonts w:ascii="Aptos" w:hAnsi="Aptos"/>
          <w:b/>
          <w:bCs/>
          <w:color w:val="000000" w:themeColor="text1"/>
          <w:sz w:val="22"/>
          <w:szCs w:val="22"/>
        </w:rPr>
      </w:pPr>
    </w:p>
    <w:p w14:paraId="4E8D2536" w14:textId="6076A8B7" w:rsidR="0042382E" w:rsidRPr="00014FD9" w:rsidRDefault="0042382E" w:rsidP="244FAC12">
      <w:pPr>
        <w:jc w:val="both"/>
        <w:rPr>
          <w:rFonts w:ascii="Aptos" w:hAnsi="Aptos"/>
          <w:i/>
          <w:iCs/>
          <w:color w:val="000000" w:themeColor="text1"/>
          <w:sz w:val="22"/>
          <w:szCs w:val="22"/>
        </w:rPr>
      </w:pPr>
      <w:r w:rsidRPr="00014FD9">
        <w:rPr>
          <w:rFonts w:ascii="Aptos" w:hAnsi="Aptos"/>
          <w:b/>
          <w:bCs/>
          <w:color w:val="000000" w:themeColor="text1"/>
          <w:sz w:val="22"/>
          <w:szCs w:val="22"/>
        </w:rPr>
        <w:t>I</w:t>
      </w:r>
      <w:r w:rsidR="007B302D" w:rsidRPr="00014FD9">
        <w:rPr>
          <w:rFonts w:ascii="Aptos" w:hAnsi="Aptos"/>
          <w:b/>
          <w:bCs/>
          <w:color w:val="000000" w:themeColor="text1"/>
          <w:sz w:val="22"/>
          <w:szCs w:val="22"/>
        </w:rPr>
        <w:t xml:space="preserve">nnovations in multiple countries </w:t>
      </w:r>
      <w:r w:rsidRPr="00014FD9">
        <w:rPr>
          <w:rFonts w:ascii="Aptos" w:hAnsi="Aptos"/>
          <w:b/>
          <w:bCs/>
          <w:color w:val="000000" w:themeColor="text1"/>
          <w:sz w:val="22"/>
          <w:szCs w:val="22"/>
        </w:rPr>
        <w:t xml:space="preserve">diffuse more rapidly </w:t>
      </w:r>
      <w:r w:rsidR="007B302D" w:rsidRPr="00014FD9">
        <w:rPr>
          <w:rFonts w:ascii="Aptos" w:hAnsi="Aptos"/>
          <w:b/>
          <w:bCs/>
          <w:color w:val="000000" w:themeColor="text1"/>
          <w:sz w:val="22"/>
          <w:szCs w:val="22"/>
        </w:rPr>
        <w:t>in subsequent adopters</w:t>
      </w:r>
      <w:r w:rsidRPr="00014FD9">
        <w:rPr>
          <w:rFonts w:ascii="Aptos" w:hAnsi="Aptos"/>
          <w:b/>
          <w:bCs/>
          <w:color w:val="000000" w:themeColor="text1"/>
          <w:sz w:val="22"/>
          <w:szCs w:val="22"/>
        </w:rPr>
        <w:t xml:space="preserve"> due to learning</w:t>
      </w:r>
      <w:r w:rsidR="007F61FB" w:rsidRPr="00014FD9">
        <w:rPr>
          <w:rFonts w:ascii="Aptos" w:hAnsi="Aptos"/>
          <w:b/>
          <w:bCs/>
          <w:color w:val="000000" w:themeColor="text1"/>
          <w:sz w:val="22"/>
          <w:szCs w:val="22"/>
        </w:rPr>
        <w:t xml:space="preserve"> effects</w:t>
      </w:r>
      <w:r w:rsidR="007B302D" w:rsidRPr="00014FD9">
        <w:rPr>
          <w:rFonts w:ascii="Aptos" w:hAnsi="Aptos"/>
          <w:color w:val="000000" w:themeColor="text1"/>
          <w:sz w:val="22"/>
          <w:szCs w:val="22"/>
        </w:rPr>
        <w:t xml:space="preserve"> </w:t>
      </w:r>
      <w:r w:rsidR="00237D2F" w:rsidRPr="00014FD9">
        <w:rPr>
          <w:rFonts w:ascii="Aptos" w:hAnsi="Aptos"/>
          <w:color w:val="000000" w:themeColor="text1"/>
          <w:sz w:val="22"/>
          <w:szCs w:val="22"/>
        </w:rPr>
        <w:t xml:space="preserve">– </w:t>
      </w:r>
      <w:r w:rsidR="00237D2F" w:rsidRPr="00014FD9">
        <w:rPr>
          <w:rFonts w:ascii="Aptos" w:hAnsi="Aptos"/>
          <w:i/>
          <w:iCs/>
          <w:color w:val="000000" w:themeColor="text1"/>
          <w:sz w:val="22"/>
          <w:szCs w:val="22"/>
        </w:rPr>
        <w:t>not tested</w:t>
      </w:r>
    </w:p>
    <w:p w14:paraId="3AC0C6F6" w14:textId="77777777" w:rsidR="00CA58F5" w:rsidRPr="00014FD9" w:rsidRDefault="00CA58F5" w:rsidP="244FAC12">
      <w:pPr>
        <w:jc w:val="both"/>
        <w:rPr>
          <w:rFonts w:ascii="Aptos" w:hAnsi="Aptos"/>
          <w:i/>
          <w:iCs/>
          <w:color w:val="000000"/>
          <w:sz w:val="22"/>
          <w:szCs w:val="22"/>
        </w:rPr>
      </w:pPr>
    </w:p>
    <w:p w14:paraId="3AADDD2E" w14:textId="458FABDD" w:rsidR="007B302D" w:rsidRPr="00014FD9" w:rsidRDefault="0042382E" w:rsidP="244FAC12">
      <w:pPr>
        <w:jc w:val="both"/>
        <w:rPr>
          <w:rFonts w:ascii="Aptos" w:hAnsi="Aptos"/>
          <w:b/>
          <w:bCs/>
          <w:color w:val="000000" w:themeColor="text1"/>
          <w:sz w:val="22"/>
          <w:szCs w:val="22"/>
        </w:rPr>
      </w:pPr>
      <w:r w:rsidRPr="00014FD9">
        <w:rPr>
          <w:rFonts w:ascii="Aptos" w:hAnsi="Aptos"/>
          <w:i/>
          <w:iCs/>
          <w:color w:val="000000" w:themeColor="text1"/>
          <w:sz w:val="22"/>
          <w:szCs w:val="22"/>
        </w:rPr>
        <w:t xml:space="preserve">Hypothesis: </w:t>
      </w:r>
      <w:r w:rsidR="007B302D" w:rsidRPr="00014FD9">
        <w:rPr>
          <w:rFonts w:ascii="Aptos" w:hAnsi="Aptos"/>
          <w:color w:val="000000" w:themeColor="text1"/>
          <w:sz w:val="22"/>
          <w:szCs w:val="22"/>
        </w:rPr>
        <w:t xml:space="preserve">Once an innovation has been </w:t>
      </w:r>
      <w:r w:rsidR="00C724A3" w:rsidRPr="00014FD9">
        <w:rPr>
          <w:rFonts w:ascii="Aptos" w:hAnsi="Aptos"/>
          <w:color w:val="000000" w:themeColor="text1"/>
          <w:sz w:val="22"/>
          <w:szCs w:val="22"/>
        </w:rPr>
        <w:t xml:space="preserve">piloted </w:t>
      </w:r>
      <w:r w:rsidR="007B302D" w:rsidRPr="00014FD9">
        <w:rPr>
          <w:rFonts w:ascii="Aptos" w:hAnsi="Aptos"/>
          <w:color w:val="000000" w:themeColor="text1"/>
          <w:sz w:val="22"/>
          <w:szCs w:val="22"/>
        </w:rPr>
        <w:t>in a</w:t>
      </w:r>
      <w:r w:rsidR="00C724A3" w:rsidRPr="00014FD9">
        <w:rPr>
          <w:rFonts w:ascii="Aptos" w:hAnsi="Aptos"/>
          <w:color w:val="000000" w:themeColor="text1"/>
          <w:sz w:val="22"/>
          <w:szCs w:val="22"/>
        </w:rPr>
        <w:t>n initial set</w:t>
      </w:r>
      <w:r w:rsidR="007B302D" w:rsidRPr="00014FD9">
        <w:rPr>
          <w:rFonts w:ascii="Aptos" w:hAnsi="Aptos"/>
          <w:color w:val="000000" w:themeColor="text1"/>
          <w:sz w:val="22"/>
          <w:szCs w:val="22"/>
        </w:rPr>
        <w:t xml:space="preserve"> of places, </w:t>
      </w:r>
      <w:r w:rsidR="00C724A3" w:rsidRPr="00014FD9">
        <w:rPr>
          <w:rFonts w:ascii="Aptos" w:hAnsi="Aptos"/>
          <w:sz w:val="22"/>
          <w:szCs w:val="22"/>
        </w:rPr>
        <w:t xml:space="preserve">subsequent adopters are able </w:t>
      </w:r>
      <w:r w:rsidR="007B302D" w:rsidRPr="00014FD9">
        <w:rPr>
          <w:rFonts w:ascii="Aptos" w:hAnsi="Aptos"/>
          <w:color w:val="000000" w:themeColor="text1"/>
          <w:sz w:val="22"/>
          <w:szCs w:val="22"/>
        </w:rPr>
        <w:t xml:space="preserve">to implement it more quickly and </w:t>
      </w:r>
      <w:r w:rsidR="00C724A3" w:rsidRPr="00014FD9">
        <w:rPr>
          <w:rFonts w:ascii="Aptos" w:hAnsi="Aptos"/>
          <w:sz w:val="22"/>
          <w:szCs w:val="22"/>
        </w:rPr>
        <w:t>with greater efficiency</w:t>
      </w:r>
      <w:r w:rsidR="007B302D" w:rsidRPr="00014FD9">
        <w:rPr>
          <w:rFonts w:ascii="Aptos" w:hAnsi="Aptos"/>
          <w:color w:val="000000" w:themeColor="text1"/>
          <w:sz w:val="22"/>
          <w:szCs w:val="22"/>
        </w:rPr>
        <w:t xml:space="preserve"> </w:t>
      </w:r>
      <w:r w:rsidRPr="00014FD9">
        <w:rPr>
          <w:rFonts w:ascii="Aptos" w:hAnsi="Aptos"/>
          <w:color w:val="000000" w:themeColor="text1"/>
          <w:sz w:val="22"/>
          <w:szCs w:val="22"/>
        </w:rPr>
        <w:t>due to</w:t>
      </w:r>
      <w:r w:rsidR="007B302D" w:rsidRPr="00014FD9">
        <w:rPr>
          <w:rFonts w:ascii="Aptos" w:hAnsi="Aptos"/>
          <w:color w:val="000000" w:themeColor="text1"/>
          <w:sz w:val="22"/>
          <w:szCs w:val="22"/>
        </w:rPr>
        <w:t xml:space="preserve"> </w:t>
      </w:r>
      <w:r w:rsidRPr="00014FD9">
        <w:rPr>
          <w:rFonts w:ascii="Aptos" w:hAnsi="Aptos"/>
          <w:color w:val="000000" w:themeColor="text1"/>
          <w:sz w:val="22"/>
          <w:szCs w:val="22"/>
        </w:rPr>
        <w:t xml:space="preserve">accumulated </w:t>
      </w:r>
      <w:r w:rsidR="00C724A3" w:rsidRPr="00014FD9">
        <w:rPr>
          <w:rFonts w:ascii="Aptos" w:hAnsi="Aptos"/>
          <w:color w:val="000000" w:themeColor="text1"/>
          <w:sz w:val="22"/>
          <w:szCs w:val="22"/>
        </w:rPr>
        <w:t>ins</w:t>
      </w:r>
      <w:r w:rsidR="413B2CBB" w:rsidRPr="00014FD9">
        <w:rPr>
          <w:rFonts w:ascii="Aptos" w:hAnsi="Aptos"/>
          <w:color w:val="000000" w:themeColor="text1"/>
          <w:sz w:val="22"/>
          <w:szCs w:val="22"/>
        </w:rPr>
        <w:t>t</w:t>
      </w:r>
      <w:r w:rsidR="00C724A3" w:rsidRPr="00014FD9">
        <w:rPr>
          <w:rFonts w:ascii="Aptos" w:hAnsi="Aptos"/>
          <w:color w:val="000000" w:themeColor="text1"/>
          <w:sz w:val="22"/>
          <w:szCs w:val="22"/>
        </w:rPr>
        <w:t xml:space="preserve">itutional </w:t>
      </w:r>
      <w:r w:rsidRPr="00014FD9">
        <w:rPr>
          <w:rFonts w:ascii="Aptos" w:hAnsi="Aptos"/>
          <w:color w:val="000000" w:themeColor="text1"/>
          <w:sz w:val="22"/>
          <w:szCs w:val="22"/>
        </w:rPr>
        <w:t xml:space="preserve">learning and </w:t>
      </w:r>
      <w:r w:rsidR="007B302D" w:rsidRPr="00014FD9">
        <w:rPr>
          <w:rFonts w:ascii="Aptos" w:hAnsi="Aptos"/>
          <w:color w:val="000000" w:themeColor="text1"/>
          <w:sz w:val="22"/>
          <w:szCs w:val="22"/>
        </w:rPr>
        <w:t xml:space="preserve">knowledge </w:t>
      </w:r>
      <w:r w:rsidRPr="00014FD9">
        <w:rPr>
          <w:rFonts w:ascii="Aptos" w:hAnsi="Aptos"/>
          <w:color w:val="000000" w:themeColor="text1"/>
          <w:sz w:val="22"/>
          <w:szCs w:val="22"/>
        </w:rPr>
        <w:t>transfer</w:t>
      </w:r>
      <w:r w:rsidR="007B302D" w:rsidRPr="00014FD9">
        <w:rPr>
          <w:rFonts w:ascii="Aptos" w:hAnsi="Aptos"/>
          <w:color w:val="000000" w:themeColor="text1"/>
          <w:sz w:val="22"/>
          <w:szCs w:val="22"/>
        </w:rPr>
        <w:t xml:space="preserve">. </w:t>
      </w:r>
    </w:p>
    <w:p w14:paraId="13EF8AD2" w14:textId="1037D2DE" w:rsidR="00CA58F5" w:rsidRPr="00014FD9" w:rsidRDefault="00CA58F5" w:rsidP="244FAC12">
      <w:pPr>
        <w:pStyle w:val="ListParagraph"/>
        <w:ind w:left="0"/>
        <w:jc w:val="both"/>
        <w:rPr>
          <w:rFonts w:ascii="Aptos" w:hAnsi="Aptos"/>
          <w:b/>
          <w:bCs/>
          <w:color w:val="000000"/>
          <w:sz w:val="22"/>
          <w:szCs w:val="22"/>
        </w:rPr>
      </w:pPr>
    </w:p>
    <w:p w14:paraId="2F9DEFDF" w14:textId="0A7FCFCC" w:rsidR="007B302D" w:rsidRPr="00014FD9" w:rsidRDefault="007B302D" w:rsidP="244FAC12">
      <w:pPr>
        <w:pStyle w:val="ListParagraph"/>
        <w:ind w:left="0"/>
        <w:jc w:val="both"/>
        <w:rPr>
          <w:rFonts w:ascii="Aptos" w:hAnsi="Aptos"/>
          <w:sz w:val="22"/>
          <w:szCs w:val="22"/>
        </w:rPr>
      </w:pPr>
      <w:r w:rsidRPr="00014FD9">
        <w:rPr>
          <w:rFonts w:ascii="Aptos" w:hAnsi="Aptos"/>
          <w:i/>
          <w:iCs/>
          <w:color w:val="000000" w:themeColor="text1"/>
          <w:sz w:val="22"/>
          <w:szCs w:val="22"/>
        </w:rPr>
        <w:t>Validation:</w:t>
      </w:r>
      <w:r w:rsidRPr="00014FD9">
        <w:rPr>
          <w:rFonts w:ascii="Aptos" w:hAnsi="Aptos"/>
          <w:color w:val="000000" w:themeColor="text1"/>
          <w:sz w:val="22"/>
          <w:szCs w:val="22"/>
        </w:rPr>
        <w:t xml:space="preserve"> </w:t>
      </w:r>
      <w:r w:rsidR="0042382E" w:rsidRPr="00014FD9">
        <w:rPr>
          <w:rFonts w:ascii="Aptos" w:hAnsi="Aptos"/>
          <w:color w:val="000000" w:themeColor="text1"/>
          <w:sz w:val="22"/>
          <w:szCs w:val="22"/>
        </w:rPr>
        <w:t>E</w:t>
      </w:r>
      <w:r w:rsidR="003C00A7" w:rsidRPr="00014FD9">
        <w:rPr>
          <w:rFonts w:ascii="Aptos" w:hAnsi="Aptos"/>
          <w:color w:val="000000" w:themeColor="text1"/>
          <w:sz w:val="22"/>
          <w:szCs w:val="22"/>
        </w:rPr>
        <w:t>xamine a sequence of countries that adopted the same innovation</w:t>
      </w:r>
      <w:r w:rsidR="0042382E" w:rsidRPr="00014FD9">
        <w:rPr>
          <w:rFonts w:ascii="Aptos" w:hAnsi="Aptos"/>
          <w:color w:val="000000" w:themeColor="text1"/>
          <w:sz w:val="22"/>
          <w:szCs w:val="22"/>
        </w:rPr>
        <w:t xml:space="preserve">, </w:t>
      </w:r>
      <w:r w:rsidR="003C00A7" w:rsidRPr="00014FD9">
        <w:rPr>
          <w:rFonts w:ascii="Aptos" w:hAnsi="Aptos"/>
          <w:color w:val="000000" w:themeColor="text1"/>
          <w:sz w:val="22"/>
          <w:szCs w:val="22"/>
        </w:rPr>
        <w:t>for example, an education reform piloted in Country A</w:t>
      </w:r>
      <w:r w:rsidR="00C724A3" w:rsidRPr="00014FD9">
        <w:rPr>
          <w:rFonts w:ascii="Aptos" w:hAnsi="Aptos"/>
          <w:color w:val="000000" w:themeColor="text1"/>
          <w:sz w:val="22"/>
          <w:szCs w:val="22"/>
        </w:rPr>
        <w:t xml:space="preserve"> and subsequently </w:t>
      </w:r>
      <w:r w:rsidR="003C00A7" w:rsidRPr="00014FD9">
        <w:rPr>
          <w:rFonts w:ascii="Aptos" w:hAnsi="Aptos"/>
          <w:color w:val="000000" w:themeColor="text1"/>
          <w:sz w:val="22"/>
          <w:szCs w:val="22"/>
        </w:rPr>
        <w:t xml:space="preserve">introduced in Countries B and C. </w:t>
      </w:r>
      <w:r w:rsidR="00C724A3" w:rsidRPr="00014FD9">
        <w:rPr>
          <w:rFonts w:ascii="Aptos" w:hAnsi="Aptos"/>
          <w:sz w:val="22"/>
          <w:szCs w:val="22"/>
        </w:rPr>
        <w:t>Comparative assessments of p</w:t>
      </w:r>
      <w:r w:rsidR="003C00A7" w:rsidRPr="00014FD9">
        <w:rPr>
          <w:rFonts w:ascii="Aptos" w:hAnsi="Aptos"/>
          <w:color w:val="000000" w:themeColor="text1"/>
          <w:sz w:val="22"/>
          <w:szCs w:val="22"/>
        </w:rPr>
        <w:t xml:space="preserve">roject timelines and results could </w:t>
      </w:r>
      <w:r w:rsidR="00C724A3" w:rsidRPr="00014FD9">
        <w:rPr>
          <w:rFonts w:ascii="Aptos" w:hAnsi="Aptos"/>
          <w:color w:val="000000" w:themeColor="text1"/>
          <w:sz w:val="22"/>
          <w:szCs w:val="22"/>
        </w:rPr>
        <w:t>help determine</w:t>
      </w:r>
      <w:r w:rsidR="003C00A7" w:rsidRPr="00014FD9">
        <w:rPr>
          <w:rFonts w:ascii="Aptos" w:hAnsi="Aptos"/>
          <w:color w:val="000000" w:themeColor="text1"/>
          <w:sz w:val="22"/>
          <w:szCs w:val="22"/>
        </w:rPr>
        <w:t xml:space="preserve"> whether later adopters achieved results </w:t>
      </w:r>
      <w:r w:rsidR="00C724A3" w:rsidRPr="00014FD9">
        <w:rPr>
          <w:rFonts w:ascii="Aptos" w:hAnsi="Aptos"/>
          <w:color w:val="000000" w:themeColor="text1"/>
          <w:sz w:val="22"/>
          <w:szCs w:val="22"/>
        </w:rPr>
        <w:t>within shorter timeframes</w:t>
      </w:r>
      <w:r w:rsidR="003C00A7" w:rsidRPr="00014FD9">
        <w:rPr>
          <w:rFonts w:ascii="Aptos" w:hAnsi="Aptos"/>
          <w:color w:val="000000" w:themeColor="text1"/>
          <w:sz w:val="22"/>
          <w:szCs w:val="22"/>
        </w:rPr>
        <w:t xml:space="preserve"> than earlier ones, and whether preparation times shortened as toolkits or diagnostics became available. Where outcome trajectories are available, </w:t>
      </w:r>
      <w:r w:rsidR="00C724A3" w:rsidRPr="00014FD9">
        <w:rPr>
          <w:rFonts w:ascii="Aptos" w:hAnsi="Aptos"/>
          <w:color w:val="000000" w:themeColor="text1"/>
          <w:sz w:val="22"/>
          <w:szCs w:val="22"/>
        </w:rPr>
        <w:t xml:space="preserve">the analysis </w:t>
      </w:r>
      <w:r w:rsidR="003C00A7" w:rsidRPr="00014FD9">
        <w:rPr>
          <w:rFonts w:ascii="Aptos" w:hAnsi="Aptos"/>
          <w:color w:val="000000" w:themeColor="text1"/>
          <w:sz w:val="22"/>
          <w:szCs w:val="22"/>
        </w:rPr>
        <w:t xml:space="preserve">could test whether the adoption curve in later countries appears steeper, suggesting that knowledge transfer </w:t>
      </w:r>
      <w:r w:rsidR="00C724A3" w:rsidRPr="00014FD9">
        <w:rPr>
          <w:rFonts w:ascii="Aptos" w:hAnsi="Aptos"/>
          <w:color w:val="000000" w:themeColor="text1"/>
          <w:sz w:val="22"/>
          <w:szCs w:val="22"/>
        </w:rPr>
        <w:t xml:space="preserve">contributed to </w:t>
      </w:r>
      <w:r w:rsidR="003C00A7" w:rsidRPr="00014FD9">
        <w:rPr>
          <w:rFonts w:ascii="Aptos" w:hAnsi="Aptos"/>
          <w:color w:val="000000" w:themeColor="text1"/>
          <w:sz w:val="22"/>
          <w:szCs w:val="22"/>
        </w:rPr>
        <w:t xml:space="preserve">accelerate uptake. Such evidence would support the view that cross-country learning and South-South exchanges can </w:t>
      </w:r>
      <w:r w:rsidR="00C724A3" w:rsidRPr="00014FD9">
        <w:rPr>
          <w:rFonts w:ascii="Aptos" w:hAnsi="Aptos"/>
          <w:color w:val="000000" w:themeColor="text1"/>
          <w:sz w:val="22"/>
          <w:szCs w:val="22"/>
        </w:rPr>
        <w:t>serve as</w:t>
      </w:r>
      <w:r w:rsidR="003C00A7" w:rsidRPr="00014FD9">
        <w:rPr>
          <w:rFonts w:ascii="Aptos" w:hAnsi="Aptos"/>
          <w:color w:val="000000" w:themeColor="text1"/>
          <w:sz w:val="22"/>
          <w:szCs w:val="22"/>
        </w:rPr>
        <w:t xml:space="preserve"> catalytic </w:t>
      </w:r>
      <w:r w:rsidR="00C724A3" w:rsidRPr="00014FD9">
        <w:rPr>
          <w:rFonts w:ascii="Aptos" w:hAnsi="Aptos"/>
          <w:color w:val="000000" w:themeColor="text1"/>
          <w:sz w:val="22"/>
          <w:szCs w:val="22"/>
        </w:rPr>
        <w:t xml:space="preserve">drivers of innovative </w:t>
      </w:r>
      <w:r w:rsidR="003C00A7" w:rsidRPr="00014FD9">
        <w:rPr>
          <w:rFonts w:ascii="Aptos" w:hAnsi="Aptos"/>
          <w:color w:val="000000" w:themeColor="text1"/>
          <w:sz w:val="22"/>
          <w:szCs w:val="22"/>
        </w:rPr>
        <w:t xml:space="preserve">diffusion, enabling lagging countries to </w:t>
      </w:r>
      <w:r w:rsidR="00C724A3" w:rsidRPr="00014FD9">
        <w:rPr>
          <w:rFonts w:ascii="Aptos" w:hAnsi="Aptos"/>
          <w:color w:val="000000" w:themeColor="text1"/>
          <w:sz w:val="22"/>
          <w:szCs w:val="22"/>
        </w:rPr>
        <w:t>progress more quickly</w:t>
      </w:r>
      <w:r w:rsidR="003C00A7" w:rsidRPr="00014FD9">
        <w:rPr>
          <w:rFonts w:ascii="Aptos" w:hAnsi="Aptos"/>
          <w:color w:val="000000" w:themeColor="text1"/>
          <w:sz w:val="22"/>
          <w:szCs w:val="22"/>
        </w:rPr>
        <w:t xml:space="preserve"> from early adoption to majority uptake.</w:t>
      </w:r>
    </w:p>
    <w:p w14:paraId="48D12DA3" w14:textId="4C88208D" w:rsidR="007160A0" w:rsidRPr="00014FD9" w:rsidRDefault="007160A0" w:rsidP="244FAC12">
      <w:pPr>
        <w:rPr>
          <w:rFonts w:ascii="Aptos" w:hAnsi="Aptos"/>
        </w:rPr>
      </w:pPr>
    </w:p>
    <w:p w14:paraId="64C23AAB" w14:textId="357578DE" w:rsidR="00313CDE" w:rsidRPr="00014FD9" w:rsidRDefault="00313CDE" w:rsidP="000A3020">
      <w:pPr>
        <w:rPr>
          <w:rFonts w:ascii="Aptos" w:hAnsi="Aptos"/>
        </w:rPr>
      </w:pPr>
    </w:p>
    <w:p w14:paraId="77225AA3" w14:textId="76AAA361" w:rsidR="00313CDE" w:rsidRPr="00014FD9" w:rsidRDefault="00313CDE" w:rsidP="000A3020">
      <w:pPr>
        <w:rPr>
          <w:rFonts w:ascii="Aptos" w:hAnsi="Aptos"/>
        </w:rPr>
      </w:pPr>
    </w:p>
    <w:p w14:paraId="119625E6" w14:textId="4B4F788C" w:rsidR="00313CDE" w:rsidRPr="00014FD9" w:rsidRDefault="00313CDE" w:rsidP="000A3020">
      <w:pPr>
        <w:rPr>
          <w:rFonts w:ascii="Aptos" w:hAnsi="Aptos"/>
        </w:rPr>
      </w:pPr>
    </w:p>
    <w:p w14:paraId="76251DC3" w14:textId="77777777" w:rsidR="00313CDE" w:rsidRPr="00014FD9" w:rsidRDefault="00313CDE" w:rsidP="244FAC12">
      <w:pPr>
        <w:rPr>
          <w:rFonts w:ascii="Aptos" w:eastAsiaTheme="majorEastAsia" w:hAnsi="Aptos" w:cstheme="majorBidi"/>
          <w:color w:val="0F4761" w:themeColor="accent1" w:themeShade="BF"/>
          <w:sz w:val="32"/>
          <w:szCs w:val="32"/>
        </w:rPr>
      </w:pPr>
    </w:p>
    <w:p w14:paraId="2BC70B17" w14:textId="63F41FE9" w:rsidR="000E0D96" w:rsidRPr="00014FD9" w:rsidRDefault="000045CB" w:rsidP="000A3020">
      <w:pPr>
        <w:pStyle w:val="Heading1"/>
        <w:pageBreakBefore/>
        <w:spacing w:before="0" w:after="0"/>
        <w:rPr>
          <w:rFonts w:ascii="Aptos" w:hAnsi="Aptos"/>
        </w:rPr>
      </w:pPr>
      <w:bookmarkStart w:id="135" w:name="_Toc212189908"/>
      <w:bookmarkStart w:id="136" w:name="_Toc215657606"/>
      <w:bookmarkStart w:id="137" w:name="_Toc222450706"/>
      <w:r w:rsidRPr="00014FD9">
        <w:rPr>
          <w:rFonts w:ascii="Aptos" w:hAnsi="Aptos"/>
        </w:rPr>
        <w:lastRenderedPageBreak/>
        <w:t>Appendix D</w:t>
      </w:r>
      <w:r w:rsidR="000E0D96" w:rsidRPr="00014FD9">
        <w:rPr>
          <w:rFonts w:ascii="Aptos" w:hAnsi="Aptos"/>
        </w:rPr>
        <w:t>.</w:t>
      </w:r>
      <w:r w:rsidR="000E0D96" w:rsidRPr="00014FD9">
        <w:rPr>
          <w:rFonts w:ascii="Aptos" w:hAnsi="Aptos"/>
          <w:color w:val="000000" w:themeColor="text1"/>
        </w:rPr>
        <w:t xml:space="preserve"> </w:t>
      </w:r>
      <w:r w:rsidR="000E0D96" w:rsidRPr="00014FD9">
        <w:rPr>
          <w:rFonts w:ascii="Aptos" w:hAnsi="Aptos"/>
        </w:rPr>
        <w:t xml:space="preserve">Evolution of Innovation Practices at the </w:t>
      </w:r>
      <w:r w:rsidR="001E2791" w:rsidRPr="00014FD9">
        <w:rPr>
          <w:rFonts w:ascii="Aptos" w:hAnsi="Aptos"/>
        </w:rPr>
        <w:t>World Bank Group</w:t>
      </w:r>
      <w:bookmarkEnd w:id="135"/>
      <w:bookmarkEnd w:id="136"/>
      <w:bookmarkEnd w:id="137"/>
    </w:p>
    <w:p w14:paraId="4DE1DA1C" w14:textId="77777777" w:rsidR="00192F5E" w:rsidRPr="00014FD9" w:rsidRDefault="00192F5E" w:rsidP="000A3020">
      <w:pPr>
        <w:jc w:val="both"/>
        <w:rPr>
          <w:rFonts w:ascii="Aptos" w:hAnsi="Aptos"/>
          <w:color w:val="000000" w:themeColor="text1"/>
          <w:sz w:val="22"/>
          <w:szCs w:val="22"/>
        </w:rPr>
      </w:pPr>
    </w:p>
    <w:p w14:paraId="6D5F9662" w14:textId="2352D592" w:rsidR="0A7BDD50" w:rsidRPr="00014FD9" w:rsidRDefault="0A7BDD50" w:rsidP="00B94645">
      <w:pPr>
        <w:jc w:val="both"/>
        <w:rPr>
          <w:rFonts w:ascii="Aptos" w:hAnsi="Aptos"/>
          <w:sz w:val="22"/>
          <w:szCs w:val="22"/>
        </w:rPr>
      </w:pPr>
      <w:r w:rsidRPr="00014FD9">
        <w:rPr>
          <w:rFonts w:ascii="Aptos" w:hAnsi="Aptos"/>
          <w:sz w:val="22"/>
          <w:szCs w:val="22"/>
        </w:rPr>
        <w:t>Over the past three decades, the Bank Group has moved from treating innovation as a series of ad hoc project features to viewing it as a more deliberate capability embedded in operations.</w:t>
      </w:r>
      <w:r w:rsidR="00340065" w:rsidRPr="00014FD9">
        <w:rPr>
          <w:rFonts w:ascii="Aptos" w:hAnsi="Aptos"/>
          <w:sz w:val="22"/>
          <w:szCs w:val="22"/>
        </w:rPr>
        <w:t xml:space="preserve"> Table </w:t>
      </w:r>
      <w:r w:rsidR="00150D26" w:rsidRPr="00014FD9">
        <w:rPr>
          <w:rFonts w:ascii="Aptos" w:hAnsi="Aptos"/>
          <w:sz w:val="22"/>
          <w:szCs w:val="22"/>
        </w:rPr>
        <w:t>D</w:t>
      </w:r>
      <w:r w:rsidR="00182829" w:rsidRPr="00014FD9">
        <w:rPr>
          <w:rFonts w:ascii="Aptos" w:hAnsi="Aptos"/>
          <w:sz w:val="22"/>
          <w:szCs w:val="22"/>
        </w:rPr>
        <w:t xml:space="preserve">.1 </w:t>
      </w:r>
      <w:r w:rsidR="007A7706" w:rsidRPr="00014FD9">
        <w:rPr>
          <w:rFonts w:ascii="Aptos" w:hAnsi="Aptos"/>
          <w:sz w:val="22"/>
          <w:szCs w:val="22"/>
        </w:rPr>
        <w:t xml:space="preserve">shows the full distribution of the innovation tiers in the </w:t>
      </w:r>
      <w:proofErr w:type="spellStart"/>
      <w:proofErr w:type="gramStart"/>
      <w:r w:rsidR="007A7706" w:rsidRPr="00014FD9">
        <w:rPr>
          <w:rFonts w:ascii="Aptos" w:hAnsi="Aptos"/>
          <w:sz w:val="22"/>
          <w:szCs w:val="22"/>
        </w:rPr>
        <w:t>dataset.</w:t>
      </w:r>
      <w:r w:rsidRPr="00014FD9">
        <w:rPr>
          <w:rFonts w:ascii="Aptos" w:hAnsi="Aptos"/>
          <w:sz w:val="22"/>
          <w:szCs w:val="22"/>
        </w:rPr>
        <w:t>By</w:t>
      </w:r>
      <w:proofErr w:type="spellEnd"/>
      <w:proofErr w:type="gramEnd"/>
      <w:r w:rsidRPr="00014FD9">
        <w:rPr>
          <w:rFonts w:ascii="Aptos" w:hAnsi="Aptos"/>
          <w:sz w:val="22"/>
          <w:szCs w:val="22"/>
        </w:rPr>
        <w:t xml:space="preserve"> linking project-level innovation classifications with outcome ratings over time, it is possible to quantify an “innovation premium” and assess whether the Bank’s growing emphasis on innovation has translated into stronger development results (Table D.</w:t>
      </w:r>
      <w:r w:rsidR="00150D26" w:rsidRPr="00014FD9">
        <w:rPr>
          <w:rFonts w:ascii="Aptos" w:hAnsi="Aptos"/>
          <w:sz w:val="22"/>
          <w:szCs w:val="22"/>
        </w:rPr>
        <w:t>2a-d</w:t>
      </w:r>
      <w:r w:rsidRPr="00014FD9">
        <w:rPr>
          <w:rFonts w:ascii="Aptos" w:hAnsi="Aptos"/>
          <w:sz w:val="22"/>
          <w:szCs w:val="22"/>
        </w:rPr>
        <w:t>).</w:t>
      </w:r>
    </w:p>
    <w:p w14:paraId="4A233153" w14:textId="291845E6" w:rsidR="21A2788D" w:rsidRPr="00014FD9" w:rsidRDefault="21A2788D" w:rsidP="21A2788D">
      <w:pPr>
        <w:jc w:val="both"/>
        <w:rPr>
          <w:rFonts w:ascii="Aptos" w:hAnsi="Aptos"/>
          <w:sz w:val="22"/>
          <w:szCs w:val="22"/>
        </w:rPr>
      </w:pPr>
    </w:p>
    <w:p w14:paraId="45F448D3" w14:textId="17D8393F" w:rsidR="00182829" w:rsidRPr="00014FD9" w:rsidRDefault="00182829" w:rsidP="00532354">
      <w:pPr>
        <w:pStyle w:val="Title"/>
        <w:jc w:val="both"/>
        <w:rPr>
          <w:rFonts w:ascii="Aptos" w:hAnsi="Aptos"/>
          <w:szCs w:val="22"/>
        </w:rPr>
      </w:pPr>
      <w:r w:rsidRPr="00014FD9">
        <w:rPr>
          <w:rFonts w:ascii="Aptos" w:hAnsi="Aptos"/>
        </w:rPr>
        <w:t xml:space="preserve">Table </w:t>
      </w:r>
      <w:r w:rsidR="00150D26" w:rsidRPr="00014FD9">
        <w:rPr>
          <w:rFonts w:ascii="Aptos" w:hAnsi="Aptos"/>
        </w:rPr>
        <w:t>D.1.</w:t>
      </w:r>
      <w:r w:rsidRPr="00014FD9">
        <w:rPr>
          <w:rFonts w:ascii="Aptos" w:hAnsi="Aptos"/>
        </w:rPr>
        <w:t xml:space="preserve"> Distribution of Innovation in WBG portfolio</w:t>
      </w:r>
    </w:p>
    <w:tbl>
      <w:tblPr>
        <w:tblW w:w="6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43"/>
        <w:gridCol w:w="1772"/>
        <w:gridCol w:w="2880"/>
      </w:tblGrid>
      <w:tr w:rsidR="00340065" w:rsidRPr="00014FD9" w14:paraId="39FB55CB" w14:textId="77777777" w:rsidTr="00E823DF">
        <w:trPr>
          <w:trHeight w:val="288"/>
          <w:jc w:val="center"/>
        </w:trPr>
        <w:tc>
          <w:tcPr>
            <w:tcW w:w="1643" w:type="dxa"/>
            <w:noWrap/>
            <w:hideMark/>
          </w:tcPr>
          <w:p w14:paraId="5705A31A" w14:textId="34E10854" w:rsidR="00340065" w:rsidRPr="00014FD9" w:rsidRDefault="00E823DF" w:rsidP="002654BA">
            <w:pPr>
              <w:jc w:val="center"/>
              <w:rPr>
                <w:rFonts w:ascii="Aptos" w:hAnsi="Aptos" w:cs="Calibri"/>
                <w:b/>
                <w:bCs/>
                <w:sz w:val="22"/>
                <w:szCs w:val="22"/>
                <w:lang w:val="es-ES" w:eastAsia="es-ES"/>
              </w:rPr>
            </w:pPr>
            <w:proofErr w:type="spellStart"/>
            <w:r w:rsidRPr="00014FD9">
              <w:rPr>
                <w:rFonts w:ascii="Aptos" w:hAnsi="Aptos" w:cs="Calibri"/>
                <w:b/>
                <w:bCs/>
                <w:sz w:val="22"/>
                <w:szCs w:val="22"/>
                <w:lang w:val="es-ES" w:eastAsia="es-ES"/>
              </w:rPr>
              <w:t>I</w:t>
            </w:r>
            <w:r w:rsidR="00340065" w:rsidRPr="00014FD9">
              <w:rPr>
                <w:rFonts w:ascii="Aptos" w:hAnsi="Aptos" w:cs="Calibri"/>
                <w:b/>
                <w:bCs/>
                <w:sz w:val="22"/>
                <w:szCs w:val="22"/>
                <w:lang w:val="es-ES" w:eastAsia="es-ES"/>
              </w:rPr>
              <w:t>nnovation</w:t>
            </w:r>
            <w:proofErr w:type="spellEnd"/>
            <w:r>
              <w:rPr>
                <w:rFonts w:ascii="Aptos" w:hAnsi="Aptos" w:cs="Calibri"/>
                <w:b/>
                <w:bCs/>
                <w:sz w:val="22"/>
                <w:szCs w:val="22"/>
                <w:lang w:val="es-ES" w:eastAsia="es-ES"/>
              </w:rPr>
              <w:t xml:space="preserve"> </w:t>
            </w:r>
            <w:proofErr w:type="spellStart"/>
            <w:r w:rsidR="00340065" w:rsidRPr="00014FD9">
              <w:rPr>
                <w:rFonts w:ascii="Aptos" w:hAnsi="Aptos" w:cs="Calibri"/>
                <w:b/>
                <w:bCs/>
                <w:sz w:val="22"/>
                <w:szCs w:val="22"/>
                <w:lang w:val="es-ES" w:eastAsia="es-ES"/>
              </w:rPr>
              <w:t>tier</w:t>
            </w:r>
            <w:proofErr w:type="spellEnd"/>
          </w:p>
        </w:tc>
        <w:tc>
          <w:tcPr>
            <w:tcW w:w="1772" w:type="dxa"/>
            <w:noWrap/>
            <w:hideMark/>
          </w:tcPr>
          <w:p w14:paraId="0E4F0653" w14:textId="77777777" w:rsidR="00340065" w:rsidRPr="00014FD9" w:rsidRDefault="00340065" w:rsidP="002654BA">
            <w:pPr>
              <w:jc w:val="center"/>
              <w:rPr>
                <w:rFonts w:ascii="Aptos" w:hAnsi="Aptos" w:cs="Calibri"/>
                <w:b/>
                <w:bCs/>
                <w:sz w:val="22"/>
                <w:szCs w:val="22"/>
                <w:lang w:val="es-ES" w:eastAsia="es-ES"/>
              </w:rPr>
            </w:pPr>
            <w:proofErr w:type="gramStart"/>
            <w:r w:rsidRPr="00014FD9">
              <w:rPr>
                <w:rFonts w:ascii="Aptos" w:hAnsi="Aptos" w:cs="Calibri"/>
                <w:b/>
                <w:bCs/>
                <w:sz w:val="22"/>
                <w:szCs w:val="22"/>
                <w:lang w:val="es-ES" w:eastAsia="es-ES"/>
              </w:rPr>
              <w:t>Total</w:t>
            </w:r>
            <w:proofErr w:type="gramEnd"/>
            <w:r w:rsidRPr="00014FD9">
              <w:rPr>
                <w:rFonts w:ascii="Aptos" w:hAnsi="Aptos" w:cs="Calibri"/>
                <w:b/>
                <w:bCs/>
                <w:sz w:val="22"/>
                <w:szCs w:val="22"/>
                <w:lang w:val="es-ES" w:eastAsia="es-ES"/>
              </w:rPr>
              <w:t xml:space="preserve"> </w:t>
            </w:r>
            <w:proofErr w:type="spellStart"/>
            <w:r w:rsidRPr="00014FD9">
              <w:rPr>
                <w:rFonts w:ascii="Aptos" w:hAnsi="Aptos" w:cs="Calibri"/>
                <w:b/>
                <w:bCs/>
                <w:sz w:val="22"/>
                <w:szCs w:val="22"/>
                <w:lang w:val="es-ES" w:eastAsia="es-ES"/>
              </w:rPr>
              <w:t>Projects</w:t>
            </w:r>
            <w:proofErr w:type="spellEnd"/>
          </w:p>
        </w:tc>
        <w:tc>
          <w:tcPr>
            <w:tcW w:w="2880" w:type="dxa"/>
            <w:noWrap/>
            <w:hideMark/>
          </w:tcPr>
          <w:p w14:paraId="08B24485" w14:textId="77777777" w:rsidR="00340065" w:rsidRPr="00014FD9" w:rsidRDefault="00340065"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 xml:space="preserve">Share </w:t>
            </w:r>
            <w:proofErr w:type="spellStart"/>
            <w:r w:rsidRPr="00014FD9">
              <w:rPr>
                <w:rFonts w:ascii="Aptos" w:hAnsi="Aptos" w:cs="Calibri"/>
                <w:b/>
                <w:bCs/>
                <w:sz w:val="22"/>
                <w:szCs w:val="22"/>
                <w:lang w:val="es-ES" w:eastAsia="es-ES"/>
              </w:rPr>
              <w:t>of</w:t>
            </w:r>
            <w:proofErr w:type="spellEnd"/>
            <w:r w:rsidRPr="00014FD9">
              <w:rPr>
                <w:rFonts w:ascii="Aptos" w:hAnsi="Aptos" w:cs="Calibri"/>
                <w:b/>
                <w:bCs/>
                <w:sz w:val="22"/>
                <w:szCs w:val="22"/>
                <w:lang w:val="es-ES" w:eastAsia="es-ES"/>
              </w:rPr>
              <w:t xml:space="preserve"> total </w:t>
            </w:r>
            <w:proofErr w:type="spellStart"/>
            <w:r w:rsidRPr="00014FD9">
              <w:rPr>
                <w:rFonts w:ascii="Aptos" w:hAnsi="Aptos" w:cs="Calibri"/>
                <w:b/>
                <w:bCs/>
                <w:sz w:val="22"/>
                <w:szCs w:val="22"/>
                <w:lang w:val="es-ES" w:eastAsia="es-ES"/>
              </w:rPr>
              <w:t>projects</w:t>
            </w:r>
            <w:proofErr w:type="spellEnd"/>
            <w:r w:rsidRPr="00014FD9">
              <w:rPr>
                <w:rFonts w:ascii="Aptos" w:hAnsi="Aptos" w:cs="Calibri"/>
                <w:b/>
                <w:bCs/>
                <w:sz w:val="22"/>
                <w:szCs w:val="22"/>
                <w:lang w:val="es-ES" w:eastAsia="es-ES"/>
              </w:rPr>
              <w:t xml:space="preserve"> (%)</w:t>
            </w:r>
          </w:p>
        </w:tc>
      </w:tr>
      <w:tr w:rsidR="00340065" w:rsidRPr="00014FD9" w14:paraId="3CECE64D" w14:textId="77777777" w:rsidTr="00E823DF">
        <w:trPr>
          <w:trHeight w:val="288"/>
          <w:jc w:val="center"/>
        </w:trPr>
        <w:tc>
          <w:tcPr>
            <w:tcW w:w="1643" w:type="dxa"/>
            <w:noWrap/>
            <w:vAlign w:val="bottom"/>
            <w:hideMark/>
          </w:tcPr>
          <w:p w14:paraId="7A171E6A" w14:textId="77777777" w:rsidR="00340065" w:rsidRPr="00014FD9" w:rsidRDefault="00340065" w:rsidP="002654BA">
            <w:pPr>
              <w:rPr>
                <w:rFonts w:ascii="Aptos" w:hAnsi="Aptos" w:cs="Calibri"/>
                <w:color w:val="000000"/>
                <w:sz w:val="22"/>
                <w:szCs w:val="22"/>
                <w:lang w:val="es-ES" w:eastAsia="es-ES"/>
              </w:rPr>
            </w:pPr>
            <w:r w:rsidRPr="00014FD9">
              <w:rPr>
                <w:rFonts w:ascii="Aptos" w:hAnsi="Aptos" w:cs="Calibri"/>
                <w:color w:val="000000"/>
                <w:sz w:val="22"/>
                <w:szCs w:val="22"/>
                <w:lang w:val="es-ES" w:eastAsia="es-ES"/>
              </w:rPr>
              <w:t>Low</w:t>
            </w:r>
          </w:p>
        </w:tc>
        <w:tc>
          <w:tcPr>
            <w:tcW w:w="1772" w:type="dxa"/>
            <w:noWrap/>
            <w:vAlign w:val="bottom"/>
            <w:hideMark/>
          </w:tcPr>
          <w:p w14:paraId="63F6C842" w14:textId="77777777" w:rsidR="00340065" w:rsidRPr="00014FD9" w:rsidRDefault="00340065"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6600</w:t>
            </w:r>
          </w:p>
        </w:tc>
        <w:tc>
          <w:tcPr>
            <w:tcW w:w="2880" w:type="dxa"/>
            <w:noWrap/>
            <w:vAlign w:val="bottom"/>
            <w:hideMark/>
          </w:tcPr>
          <w:p w14:paraId="0D6D80A5" w14:textId="021304D5" w:rsidR="00340065" w:rsidRPr="00014FD9" w:rsidRDefault="00340065"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87</w:t>
            </w:r>
            <w:r w:rsidR="00AD159E">
              <w:rPr>
                <w:rFonts w:ascii="Aptos" w:hAnsi="Aptos" w:cs="Calibri"/>
                <w:color w:val="000000"/>
                <w:sz w:val="22"/>
                <w:szCs w:val="22"/>
                <w:lang w:val="es-ES" w:eastAsia="es-ES"/>
              </w:rPr>
              <w:t>.1</w:t>
            </w:r>
            <w:r w:rsidRPr="00014FD9">
              <w:rPr>
                <w:rFonts w:ascii="Aptos" w:hAnsi="Aptos" w:cs="Calibri"/>
                <w:color w:val="000000"/>
                <w:sz w:val="22"/>
                <w:szCs w:val="22"/>
                <w:lang w:val="es-ES" w:eastAsia="es-ES"/>
              </w:rPr>
              <w:t>%</w:t>
            </w:r>
          </w:p>
        </w:tc>
      </w:tr>
      <w:tr w:rsidR="00340065" w:rsidRPr="00014FD9" w14:paraId="26784400" w14:textId="77777777" w:rsidTr="00E823DF">
        <w:trPr>
          <w:trHeight w:val="288"/>
          <w:jc w:val="center"/>
        </w:trPr>
        <w:tc>
          <w:tcPr>
            <w:tcW w:w="1643" w:type="dxa"/>
            <w:noWrap/>
            <w:vAlign w:val="bottom"/>
            <w:hideMark/>
          </w:tcPr>
          <w:p w14:paraId="674BDFD4" w14:textId="77777777" w:rsidR="00340065" w:rsidRPr="00014FD9" w:rsidRDefault="00340065" w:rsidP="002654BA">
            <w:pPr>
              <w:rPr>
                <w:rFonts w:ascii="Aptos" w:hAnsi="Aptos" w:cs="Calibri"/>
                <w:color w:val="000000"/>
                <w:sz w:val="22"/>
                <w:szCs w:val="22"/>
                <w:lang w:val="es-ES" w:eastAsia="es-ES"/>
              </w:rPr>
            </w:pPr>
            <w:proofErr w:type="spellStart"/>
            <w:r w:rsidRPr="00014FD9">
              <w:rPr>
                <w:rFonts w:ascii="Aptos" w:hAnsi="Aptos" w:cs="Calibri"/>
                <w:color w:val="000000"/>
                <w:sz w:val="22"/>
                <w:szCs w:val="22"/>
                <w:lang w:val="es-ES" w:eastAsia="es-ES"/>
              </w:rPr>
              <w:t>Moderate</w:t>
            </w:r>
            <w:proofErr w:type="spellEnd"/>
          </w:p>
        </w:tc>
        <w:tc>
          <w:tcPr>
            <w:tcW w:w="1772" w:type="dxa"/>
            <w:noWrap/>
            <w:vAlign w:val="bottom"/>
            <w:hideMark/>
          </w:tcPr>
          <w:p w14:paraId="64D6A945" w14:textId="77777777" w:rsidR="00340065" w:rsidRPr="00014FD9" w:rsidRDefault="00340065"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774</w:t>
            </w:r>
          </w:p>
        </w:tc>
        <w:tc>
          <w:tcPr>
            <w:tcW w:w="2880" w:type="dxa"/>
            <w:noWrap/>
            <w:vAlign w:val="bottom"/>
            <w:hideMark/>
          </w:tcPr>
          <w:p w14:paraId="1A28B36E" w14:textId="60C01BEF" w:rsidR="00340065" w:rsidRPr="00014FD9" w:rsidRDefault="00340065"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10</w:t>
            </w:r>
            <w:r w:rsidR="00AD159E">
              <w:rPr>
                <w:rFonts w:ascii="Aptos" w:hAnsi="Aptos" w:cs="Calibri"/>
                <w:color w:val="000000"/>
                <w:sz w:val="22"/>
                <w:szCs w:val="22"/>
                <w:lang w:val="es-ES" w:eastAsia="es-ES"/>
              </w:rPr>
              <w:t>.2</w:t>
            </w:r>
            <w:r w:rsidRPr="00014FD9">
              <w:rPr>
                <w:rFonts w:ascii="Aptos" w:hAnsi="Aptos" w:cs="Calibri"/>
                <w:color w:val="000000"/>
                <w:sz w:val="22"/>
                <w:szCs w:val="22"/>
                <w:lang w:val="es-ES" w:eastAsia="es-ES"/>
              </w:rPr>
              <w:t>%</w:t>
            </w:r>
          </w:p>
        </w:tc>
      </w:tr>
      <w:tr w:rsidR="00340065" w:rsidRPr="00014FD9" w14:paraId="1C1DD5AB" w14:textId="77777777" w:rsidTr="00E823DF">
        <w:trPr>
          <w:trHeight w:val="288"/>
          <w:jc w:val="center"/>
        </w:trPr>
        <w:tc>
          <w:tcPr>
            <w:tcW w:w="1643" w:type="dxa"/>
            <w:noWrap/>
            <w:vAlign w:val="bottom"/>
            <w:hideMark/>
          </w:tcPr>
          <w:p w14:paraId="6ED580F3" w14:textId="77777777" w:rsidR="00340065" w:rsidRPr="00014FD9" w:rsidRDefault="00340065" w:rsidP="002654BA">
            <w:pPr>
              <w:rPr>
                <w:rFonts w:ascii="Aptos" w:hAnsi="Aptos" w:cs="Calibri"/>
                <w:color w:val="000000"/>
                <w:sz w:val="22"/>
                <w:szCs w:val="22"/>
                <w:lang w:val="es-ES" w:eastAsia="es-ES"/>
              </w:rPr>
            </w:pPr>
            <w:r w:rsidRPr="00014FD9">
              <w:rPr>
                <w:rFonts w:ascii="Aptos" w:hAnsi="Aptos" w:cs="Calibri"/>
                <w:color w:val="000000"/>
                <w:sz w:val="22"/>
                <w:szCs w:val="22"/>
                <w:lang w:val="es-ES" w:eastAsia="es-ES"/>
              </w:rPr>
              <w:t>High</w:t>
            </w:r>
          </w:p>
        </w:tc>
        <w:tc>
          <w:tcPr>
            <w:tcW w:w="1772" w:type="dxa"/>
            <w:noWrap/>
            <w:vAlign w:val="bottom"/>
            <w:hideMark/>
          </w:tcPr>
          <w:p w14:paraId="0FC0D906" w14:textId="77777777" w:rsidR="00340065" w:rsidRPr="00014FD9" w:rsidRDefault="00340065"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200</w:t>
            </w:r>
          </w:p>
        </w:tc>
        <w:tc>
          <w:tcPr>
            <w:tcW w:w="2880" w:type="dxa"/>
            <w:noWrap/>
            <w:vAlign w:val="bottom"/>
            <w:hideMark/>
          </w:tcPr>
          <w:p w14:paraId="745280A3" w14:textId="29842DB8" w:rsidR="00340065" w:rsidRPr="00014FD9" w:rsidRDefault="00AD159E" w:rsidP="002654BA">
            <w:pPr>
              <w:jc w:val="center"/>
              <w:rPr>
                <w:rFonts w:ascii="Aptos" w:hAnsi="Aptos" w:cs="Calibri"/>
                <w:color w:val="000000"/>
                <w:sz w:val="22"/>
                <w:szCs w:val="22"/>
                <w:lang w:val="es-ES" w:eastAsia="es-ES"/>
              </w:rPr>
            </w:pPr>
            <w:r>
              <w:rPr>
                <w:rFonts w:ascii="Aptos" w:hAnsi="Aptos" w:cs="Calibri"/>
                <w:color w:val="000000"/>
                <w:sz w:val="22"/>
                <w:szCs w:val="22"/>
                <w:lang w:val="es-ES" w:eastAsia="es-ES"/>
              </w:rPr>
              <w:t>2.6</w:t>
            </w:r>
            <w:r w:rsidR="00340065" w:rsidRPr="00014FD9">
              <w:rPr>
                <w:rFonts w:ascii="Aptos" w:hAnsi="Aptos" w:cs="Calibri"/>
                <w:color w:val="000000"/>
                <w:sz w:val="22"/>
                <w:szCs w:val="22"/>
                <w:lang w:val="es-ES" w:eastAsia="es-ES"/>
              </w:rPr>
              <w:t>%</w:t>
            </w:r>
          </w:p>
        </w:tc>
      </w:tr>
    </w:tbl>
    <w:p w14:paraId="6C8E39FE" w14:textId="77777777" w:rsidR="00340065" w:rsidRPr="00014FD9" w:rsidRDefault="00340065" w:rsidP="21A2788D">
      <w:pPr>
        <w:jc w:val="both"/>
        <w:rPr>
          <w:rFonts w:ascii="Aptos" w:hAnsi="Aptos"/>
          <w:sz w:val="22"/>
          <w:szCs w:val="22"/>
        </w:rPr>
      </w:pPr>
    </w:p>
    <w:p w14:paraId="38E7D720" w14:textId="30F6E84C" w:rsidR="6D0762E0" w:rsidRPr="00014FD9" w:rsidRDefault="6D0762E0" w:rsidP="00B94645">
      <w:pPr>
        <w:jc w:val="both"/>
        <w:rPr>
          <w:rFonts w:ascii="Aptos" w:hAnsi="Aptos"/>
          <w:sz w:val="22"/>
          <w:szCs w:val="22"/>
        </w:rPr>
      </w:pPr>
      <w:r w:rsidRPr="00014FD9">
        <w:rPr>
          <w:rFonts w:ascii="Aptos" w:hAnsi="Aptos"/>
          <w:sz w:val="22"/>
          <w:szCs w:val="22"/>
        </w:rPr>
        <w:t>The “innovation premium” refers to the performance gain associated with projects that explicitly incorporate innovative features in their design and implementation. In practice, this means that projects classified as having high or moderate via the Innovation Index tend to achieve slightly better outcome ratings than the portfolio average, while low-innovation projects perform at or below the portfolio baseline. Th</w:t>
      </w:r>
      <w:r w:rsidR="44E21061" w:rsidRPr="00014FD9">
        <w:rPr>
          <w:rFonts w:ascii="Aptos" w:hAnsi="Aptos"/>
          <w:sz w:val="22"/>
          <w:szCs w:val="22"/>
        </w:rPr>
        <w:t>ese</w:t>
      </w:r>
      <w:r w:rsidRPr="00014FD9">
        <w:rPr>
          <w:rFonts w:ascii="Aptos" w:hAnsi="Aptos"/>
          <w:sz w:val="22"/>
          <w:szCs w:val="22"/>
        </w:rPr>
        <w:t xml:space="preserve"> findings </w:t>
      </w:r>
      <w:r w:rsidR="58257B2D" w:rsidRPr="00014FD9">
        <w:rPr>
          <w:rFonts w:ascii="Aptos" w:hAnsi="Aptos"/>
          <w:sz w:val="22"/>
          <w:szCs w:val="22"/>
        </w:rPr>
        <w:t xml:space="preserve">can </w:t>
      </w:r>
      <w:r w:rsidRPr="00014FD9">
        <w:rPr>
          <w:rFonts w:ascii="Aptos" w:hAnsi="Aptos"/>
          <w:sz w:val="22"/>
          <w:szCs w:val="22"/>
        </w:rPr>
        <w:t>provide empirical support for investing in experimentation, learning, and adaptive designs: even relatively small gains at the project level compound across a large portfolio and over time.</w:t>
      </w:r>
    </w:p>
    <w:p w14:paraId="076C4879" w14:textId="77777777" w:rsidR="00B016BC" w:rsidRPr="00014FD9" w:rsidRDefault="00B016BC" w:rsidP="57C00E66">
      <w:pPr>
        <w:pStyle w:val="Title"/>
        <w:jc w:val="both"/>
        <w:rPr>
          <w:rFonts w:ascii="Aptos" w:hAnsi="Aptos"/>
        </w:rPr>
      </w:pPr>
    </w:p>
    <w:p w14:paraId="13349AC9" w14:textId="3BD80015" w:rsidR="000E0D96" w:rsidRPr="00014FD9" w:rsidRDefault="00BE6EB1" w:rsidP="57C00E66">
      <w:pPr>
        <w:pStyle w:val="Title"/>
        <w:jc w:val="both"/>
        <w:rPr>
          <w:rFonts w:ascii="Aptos" w:hAnsi="Aptos"/>
          <w:color w:val="000000" w:themeColor="text1"/>
        </w:rPr>
      </w:pPr>
      <w:r w:rsidRPr="00014FD9">
        <w:rPr>
          <w:rFonts w:ascii="Aptos" w:hAnsi="Aptos"/>
        </w:rPr>
        <w:t>Table D.</w:t>
      </w:r>
      <w:r w:rsidR="00150D26" w:rsidRPr="00014FD9">
        <w:rPr>
          <w:rFonts w:ascii="Aptos" w:hAnsi="Aptos"/>
        </w:rPr>
        <w:t>2</w:t>
      </w:r>
      <w:r w:rsidR="0064450F" w:rsidRPr="00014FD9">
        <w:rPr>
          <w:rFonts w:ascii="Aptos" w:hAnsi="Aptos"/>
        </w:rPr>
        <w:t>a</w:t>
      </w:r>
      <w:r w:rsidR="000E0D96" w:rsidRPr="00014FD9">
        <w:rPr>
          <w:rFonts w:ascii="Aptos" w:hAnsi="Aptos"/>
        </w:rPr>
        <w:t>. Innovation Premium Across Projects</w:t>
      </w:r>
      <w:r w:rsidR="0064450F" w:rsidRPr="00014FD9">
        <w:rPr>
          <w:rFonts w:ascii="Aptos" w:hAnsi="Aptos"/>
        </w:rPr>
        <w:t xml:space="preserve"> -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48"/>
        <w:gridCol w:w="1381"/>
        <w:gridCol w:w="2147"/>
        <w:gridCol w:w="1164"/>
      </w:tblGrid>
      <w:tr w:rsidR="57C00E66" w:rsidRPr="00014FD9" w14:paraId="2ABC7D12" w14:textId="77777777" w:rsidTr="00532354">
        <w:trPr>
          <w:trHeight w:val="285"/>
          <w:jc w:val="center"/>
        </w:trPr>
        <w:tc>
          <w:tcPr>
            <w:tcW w:w="3248" w:type="dxa"/>
            <w:tcMar>
              <w:top w:w="15" w:type="dxa"/>
              <w:left w:w="15" w:type="dxa"/>
              <w:right w:w="15" w:type="dxa"/>
            </w:tcMar>
          </w:tcPr>
          <w:p w14:paraId="7412998F" w14:textId="5F4E5DBA"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Projects</w:t>
            </w:r>
          </w:p>
        </w:tc>
        <w:tc>
          <w:tcPr>
            <w:tcW w:w="1381" w:type="dxa"/>
            <w:tcMar>
              <w:top w:w="15" w:type="dxa"/>
              <w:left w:w="15" w:type="dxa"/>
              <w:right w:w="15" w:type="dxa"/>
            </w:tcMar>
          </w:tcPr>
          <w:p w14:paraId="4EF00863" w14:textId="1CB6DB98"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Average Rating</w:t>
            </w:r>
          </w:p>
        </w:tc>
        <w:tc>
          <w:tcPr>
            <w:tcW w:w="2147" w:type="dxa"/>
            <w:tcMar>
              <w:top w:w="15" w:type="dxa"/>
              <w:left w:w="15" w:type="dxa"/>
              <w:right w:w="15" w:type="dxa"/>
            </w:tcMar>
          </w:tcPr>
          <w:p w14:paraId="404715C1" w14:textId="7FB8942E"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Difference from Overall</w:t>
            </w:r>
          </w:p>
        </w:tc>
        <w:tc>
          <w:tcPr>
            <w:tcW w:w="1164" w:type="dxa"/>
            <w:tcMar>
              <w:top w:w="15" w:type="dxa"/>
              <w:left w:w="15" w:type="dxa"/>
              <w:right w:w="15" w:type="dxa"/>
            </w:tcMar>
          </w:tcPr>
          <w:p w14:paraId="5047D5A7" w14:textId="76E0DFA6"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 Difference</w:t>
            </w:r>
          </w:p>
        </w:tc>
      </w:tr>
      <w:tr w:rsidR="57C00E66" w:rsidRPr="00014FD9" w14:paraId="216071E5" w14:textId="77777777" w:rsidTr="00532354">
        <w:trPr>
          <w:trHeight w:val="285"/>
          <w:jc w:val="center"/>
        </w:trPr>
        <w:tc>
          <w:tcPr>
            <w:tcW w:w="3248" w:type="dxa"/>
            <w:tcMar>
              <w:top w:w="15" w:type="dxa"/>
              <w:left w:w="15" w:type="dxa"/>
              <w:right w:w="15" w:type="dxa"/>
            </w:tcMar>
            <w:vAlign w:val="bottom"/>
          </w:tcPr>
          <w:p w14:paraId="7AEE0067" w14:textId="03C204E1"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All</w:t>
            </w:r>
          </w:p>
        </w:tc>
        <w:tc>
          <w:tcPr>
            <w:tcW w:w="1381" w:type="dxa"/>
            <w:tcMar>
              <w:top w:w="15" w:type="dxa"/>
              <w:left w:w="15" w:type="dxa"/>
              <w:right w:w="15" w:type="dxa"/>
            </w:tcMar>
            <w:vAlign w:val="bottom"/>
          </w:tcPr>
          <w:p w14:paraId="7CEA311F" w14:textId="46DB9DB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4.04</w:t>
            </w:r>
          </w:p>
        </w:tc>
        <w:tc>
          <w:tcPr>
            <w:tcW w:w="2147" w:type="dxa"/>
            <w:tcMar>
              <w:top w:w="15" w:type="dxa"/>
              <w:left w:w="15" w:type="dxa"/>
              <w:right w:w="15" w:type="dxa"/>
            </w:tcMar>
            <w:vAlign w:val="bottom"/>
          </w:tcPr>
          <w:p w14:paraId="22AA8F74" w14:textId="10984C58"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w:t>
            </w:r>
          </w:p>
        </w:tc>
        <w:tc>
          <w:tcPr>
            <w:tcW w:w="1164" w:type="dxa"/>
            <w:tcMar>
              <w:top w:w="15" w:type="dxa"/>
              <w:left w:w="15" w:type="dxa"/>
              <w:right w:w="15" w:type="dxa"/>
            </w:tcMar>
            <w:vAlign w:val="bottom"/>
          </w:tcPr>
          <w:p w14:paraId="5B5CA65F" w14:textId="21BD2A9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w:t>
            </w:r>
          </w:p>
        </w:tc>
      </w:tr>
      <w:tr w:rsidR="57C00E66" w:rsidRPr="00014FD9" w14:paraId="7ED55DF0" w14:textId="77777777" w:rsidTr="00532354">
        <w:trPr>
          <w:trHeight w:val="285"/>
          <w:jc w:val="center"/>
        </w:trPr>
        <w:tc>
          <w:tcPr>
            <w:tcW w:w="3248" w:type="dxa"/>
            <w:tcMar>
              <w:top w:w="15" w:type="dxa"/>
              <w:left w:w="15" w:type="dxa"/>
              <w:right w:w="15" w:type="dxa"/>
            </w:tcMar>
            <w:vAlign w:val="bottom"/>
          </w:tcPr>
          <w:p w14:paraId="6DF1C25B" w14:textId="1CD1C356"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High + Moderate Innovative Projects</w:t>
            </w:r>
          </w:p>
        </w:tc>
        <w:tc>
          <w:tcPr>
            <w:tcW w:w="1381" w:type="dxa"/>
            <w:tcMar>
              <w:top w:w="15" w:type="dxa"/>
              <w:left w:w="15" w:type="dxa"/>
              <w:right w:w="15" w:type="dxa"/>
            </w:tcMar>
            <w:vAlign w:val="bottom"/>
          </w:tcPr>
          <w:p w14:paraId="4654B4F6" w14:textId="2ABE5878"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4.17</w:t>
            </w:r>
          </w:p>
        </w:tc>
        <w:tc>
          <w:tcPr>
            <w:tcW w:w="2147" w:type="dxa"/>
            <w:tcMar>
              <w:top w:w="15" w:type="dxa"/>
              <w:left w:w="15" w:type="dxa"/>
              <w:right w:w="15" w:type="dxa"/>
            </w:tcMar>
            <w:vAlign w:val="bottom"/>
          </w:tcPr>
          <w:p w14:paraId="5E98CF17" w14:textId="2C928CF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0.13</w:t>
            </w:r>
          </w:p>
        </w:tc>
        <w:tc>
          <w:tcPr>
            <w:tcW w:w="1164" w:type="dxa"/>
            <w:tcMar>
              <w:top w:w="15" w:type="dxa"/>
              <w:left w:w="15" w:type="dxa"/>
              <w:right w:w="15" w:type="dxa"/>
            </w:tcMar>
            <w:vAlign w:val="bottom"/>
          </w:tcPr>
          <w:p w14:paraId="4FCFECE6" w14:textId="6D61FD0A"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3.2%</w:t>
            </w:r>
          </w:p>
        </w:tc>
      </w:tr>
      <w:tr w:rsidR="57C00E66" w:rsidRPr="00014FD9" w14:paraId="19BBBD89" w14:textId="77777777" w:rsidTr="00532354">
        <w:trPr>
          <w:trHeight w:val="285"/>
          <w:jc w:val="center"/>
        </w:trPr>
        <w:tc>
          <w:tcPr>
            <w:tcW w:w="3248" w:type="dxa"/>
            <w:tcMar>
              <w:top w:w="15" w:type="dxa"/>
              <w:left w:w="15" w:type="dxa"/>
              <w:right w:w="15" w:type="dxa"/>
            </w:tcMar>
            <w:vAlign w:val="bottom"/>
          </w:tcPr>
          <w:p w14:paraId="1BFB312C" w14:textId="0C1DD4D0"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Low Innovation</w:t>
            </w:r>
          </w:p>
        </w:tc>
        <w:tc>
          <w:tcPr>
            <w:tcW w:w="1381" w:type="dxa"/>
            <w:tcMar>
              <w:top w:w="15" w:type="dxa"/>
              <w:left w:w="15" w:type="dxa"/>
              <w:right w:w="15" w:type="dxa"/>
            </w:tcMar>
            <w:vAlign w:val="bottom"/>
          </w:tcPr>
          <w:p w14:paraId="616E5784" w14:textId="64CC10C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4.02</w:t>
            </w:r>
          </w:p>
        </w:tc>
        <w:tc>
          <w:tcPr>
            <w:tcW w:w="2147" w:type="dxa"/>
            <w:tcMar>
              <w:top w:w="15" w:type="dxa"/>
              <w:left w:w="15" w:type="dxa"/>
              <w:right w:w="15" w:type="dxa"/>
            </w:tcMar>
            <w:vAlign w:val="bottom"/>
          </w:tcPr>
          <w:p w14:paraId="6FF55F11" w14:textId="2A13715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-0.02</w:t>
            </w:r>
          </w:p>
        </w:tc>
        <w:tc>
          <w:tcPr>
            <w:tcW w:w="1164" w:type="dxa"/>
            <w:tcMar>
              <w:top w:w="15" w:type="dxa"/>
              <w:left w:w="15" w:type="dxa"/>
              <w:right w:w="15" w:type="dxa"/>
            </w:tcMar>
            <w:vAlign w:val="bottom"/>
          </w:tcPr>
          <w:p w14:paraId="14D5FD9E" w14:textId="2354B813"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-0.5%</w:t>
            </w:r>
          </w:p>
        </w:tc>
      </w:tr>
    </w:tbl>
    <w:p w14:paraId="77BD5D83" w14:textId="5707E5CC" w:rsidR="57C00E66" w:rsidRPr="00014FD9" w:rsidRDefault="57C00E66" w:rsidP="57C00E66">
      <w:pPr>
        <w:rPr>
          <w:rFonts w:ascii="Aptos" w:hAnsi="Aptos"/>
        </w:rPr>
      </w:pPr>
    </w:p>
    <w:p w14:paraId="2D71117B" w14:textId="7196DDD5" w:rsidR="0064450F" w:rsidRPr="00014FD9" w:rsidRDefault="0064450F" w:rsidP="0064450F">
      <w:pPr>
        <w:pStyle w:val="Title"/>
        <w:jc w:val="both"/>
        <w:rPr>
          <w:rFonts w:ascii="Aptos" w:hAnsi="Aptos"/>
          <w:color w:val="000000" w:themeColor="text1"/>
        </w:rPr>
      </w:pPr>
      <w:r w:rsidRPr="00014FD9">
        <w:rPr>
          <w:rFonts w:ascii="Aptos" w:hAnsi="Aptos"/>
        </w:rPr>
        <w:t>Table D.</w:t>
      </w:r>
      <w:r w:rsidR="00150D26" w:rsidRPr="00014FD9">
        <w:rPr>
          <w:rFonts w:ascii="Aptos" w:hAnsi="Aptos"/>
        </w:rPr>
        <w:t>2</w:t>
      </w:r>
      <w:r w:rsidRPr="00014FD9">
        <w:rPr>
          <w:rFonts w:ascii="Aptos" w:hAnsi="Aptos"/>
        </w:rPr>
        <w:t>b. Innovation Premium Across Projects – Bank Performance Rating</w:t>
      </w:r>
    </w:p>
    <w:tbl>
      <w:tblPr>
        <w:tblW w:w="7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302"/>
        <w:gridCol w:w="1021"/>
        <w:gridCol w:w="1972"/>
        <w:gridCol w:w="1275"/>
      </w:tblGrid>
      <w:tr w:rsidR="00123BD1" w:rsidRPr="00014FD9" w14:paraId="33954E2B" w14:textId="77777777" w:rsidTr="00E823DF">
        <w:trPr>
          <w:trHeight w:val="285"/>
          <w:jc w:val="center"/>
        </w:trPr>
        <w:tc>
          <w:tcPr>
            <w:tcW w:w="3302" w:type="dxa"/>
            <w:noWrap/>
            <w:hideMark/>
          </w:tcPr>
          <w:p w14:paraId="476595DB" w14:textId="77777777" w:rsidR="00123BD1" w:rsidRPr="00014FD9" w:rsidRDefault="00123BD1">
            <w:pPr>
              <w:jc w:val="center"/>
              <w:rPr>
                <w:rFonts w:ascii="Aptos" w:hAnsi="Aptos" w:cs="Calibri"/>
                <w:b/>
                <w:bCs/>
                <w:sz w:val="22"/>
                <w:szCs w:val="22"/>
                <w:lang w:eastAsia="en-US"/>
              </w:rPr>
            </w:pPr>
            <w:r w:rsidRPr="00014FD9">
              <w:rPr>
                <w:rFonts w:ascii="Aptos" w:hAnsi="Aptos" w:cs="Calibri"/>
                <w:b/>
                <w:bCs/>
                <w:sz w:val="22"/>
                <w:szCs w:val="22"/>
              </w:rPr>
              <w:t>Projects</w:t>
            </w:r>
          </w:p>
        </w:tc>
        <w:tc>
          <w:tcPr>
            <w:tcW w:w="1021" w:type="dxa"/>
            <w:noWrap/>
            <w:hideMark/>
          </w:tcPr>
          <w:p w14:paraId="1F32D9E3" w14:textId="77777777" w:rsidR="00123BD1" w:rsidRPr="00014FD9" w:rsidRDefault="00123BD1">
            <w:pPr>
              <w:jc w:val="center"/>
              <w:rPr>
                <w:rFonts w:ascii="Aptos" w:hAnsi="Aptos" w:cs="Calibri"/>
                <w:b/>
                <w:bCs/>
                <w:sz w:val="22"/>
                <w:szCs w:val="22"/>
              </w:rPr>
            </w:pPr>
            <w:r w:rsidRPr="00014FD9">
              <w:rPr>
                <w:rFonts w:ascii="Aptos" w:hAnsi="Aptos" w:cs="Calibri"/>
                <w:b/>
                <w:bCs/>
                <w:sz w:val="22"/>
                <w:szCs w:val="22"/>
              </w:rPr>
              <w:t>Average Rating</w:t>
            </w:r>
          </w:p>
        </w:tc>
        <w:tc>
          <w:tcPr>
            <w:tcW w:w="1972" w:type="dxa"/>
            <w:noWrap/>
            <w:hideMark/>
          </w:tcPr>
          <w:p w14:paraId="7CDD9F72" w14:textId="77777777" w:rsidR="00123BD1" w:rsidRPr="00014FD9" w:rsidRDefault="00123BD1">
            <w:pPr>
              <w:jc w:val="center"/>
              <w:rPr>
                <w:rFonts w:ascii="Aptos" w:hAnsi="Aptos" w:cs="Calibri"/>
                <w:b/>
                <w:bCs/>
                <w:sz w:val="22"/>
                <w:szCs w:val="22"/>
              </w:rPr>
            </w:pPr>
            <w:r w:rsidRPr="00014FD9">
              <w:rPr>
                <w:rFonts w:ascii="Aptos" w:hAnsi="Aptos" w:cs="Calibri"/>
                <w:b/>
                <w:bCs/>
                <w:sz w:val="22"/>
                <w:szCs w:val="22"/>
              </w:rPr>
              <w:t>Difference from Overall</w:t>
            </w:r>
          </w:p>
        </w:tc>
        <w:tc>
          <w:tcPr>
            <w:tcW w:w="1275" w:type="dxa"/>
            <w:noWrap/>
            <w:hideMark/>
          </w:tcPr>
          <w:p w14:paraId="5D3ACB47" w14:textId="77777777" w:rsidR="00123BD1" w:rsidRPr="00014FD9" w:rsidRDefault="00123BD1">
            <w:pPr>
              <w:jc w:val="center"/>
              <w:rPr>
                <w:rFonts w:ascii="Aptos" w:hAnsi="Aptos" w:cs="Calibri"/>
                <w:b/>
                <w:bCs/>
                <w:sz w:val="22"/>
                <w:szCs w:val="22"/>
              </w:rPr>
            </w:pPr>
            <w:r w:rsidRPr="00014FD9">
              <w:rPr>
                <w:rFonts w:ascii="Aptos" w:hAnsi="Aptos" w:cs="Calibri"/>
                <w:b/>
                <w:bCs/>
                <w:sz w:val="22"/>
                <w:szCs w:val="22"/>
              </w:rPr>
              <w:t>% Difference</w:t>
            </w:r>
          </w:p>
        </w:tc>
      </w:tr>
      <w:tr w:rsidR="00123BD1" w:rsidRPr="00014FD9" w14:paraId="4013AF63" w14:textId="77777777" w:rsidTr="00E823DF">
        <w:trPr>
          <w:trHeight w:val="285"/>
          <w:jc w:val="center"/>
        </w:trPr>
        <w:tc>
          <w:tcPr>
            <w:tcW w:w="3302" w:type="dxa"/>
            <w:noWrap/>
            <w:vAlign w:val="bottom"/>
            <w:hideMark/>
          </w:tcPr>
          <w:p w14:paraId="01E48644" w14:textId="77777777" w:rsidR="00123BD1" w:rsidRPr="00014FD9" w:rsidRDefault="00123BD1">
            <w:pPr>
              <w:rPr>
                <w:rFonts w:ascii="Aptos" w:hAnsi="Aptos" w:cs="Calibri"/>
                <w:color w:val="000000"/>
                <w:sz w:val="22"/>
                <w:szCs w:val="22"/>
              </w:rPr>
            </w:pPr>
            <w:r w:rsidRPr="00014FD9">
              <w:rPr>
                <w:rFonts w:ascii="Aptos" w:hAnsi="Aptos" w:cs="Calibri"/>
                <w:color w:val="000000"/>
                <w:sz w:val="22"/>
                <w:szCs w:val="22"/>
              </w:rPr>
              <w:t>All</w:t>
            </w:r>
          </w:p>
        </w:tc>
        <w:tc>
          <w:tcPr>
            <w:tcW w:w="1021" w:type="dxa"/>
            <w:noWrap/>
            <w:vAlign w:val="bottom"/>
            <w:hideMark/>
          </w:tcPr>
          <w:p w14:paraId="36FF8C7C"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4.13</w:t>
            </w:r>
          </w:p>
        </w:tc>
        <w:tc>
          <w:tcPr>
            <w:tcW w:w="1972" w:type="dxa"/>
            <w:noWrap/>
            <w:vAlign w:val="bottom"/>
            <w:hideMark/>
          </w:tcPr>
          <w:p w14:paraId="04BD4A38"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w:t>
            </w:r>
          </w:p>
        </w:tc>
        <w:tc>
          <w:tcPr>
            <w:tcW w:w="1275" w:type="dxa"/>
            <w:noWrap/>
            <w:vAlign w:val="bottom"/>
            <w:hideMark/>
          </w:tcPr>
          <w:p w14:paraId="6CD4F04D"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w:t>
            </w:r>
          </w:p>
        </w:tc>
      </w:tr>
      <w:tr w:rsidR="00123BD1" w:rsidRPr="00014FD9" w14:paraId="710C7160" w14:textId="77777777" w:rsidTr="00E823DF">
        <w:trPr>
          <w:trHeight w:val="285"/>
          <w:jc w:val="center"/>
        </w:trPr>
        <w:tc>
          <w:tcPr>
            <w:tcW w:w="3302" w:type="dxa"/>
            <w:noWrap/>
            <w:vAlign w:val="bottom"/>
            <w:hideMark/>
          </w:tcPr>
          <w:p w14:paraId="4E3C34B8" w14:textId="77777777" w:rsidR="00123BD1" w:rsidRPr="00014FD9" w:rsidRDefault="00123BD1">
            <w:pPr>
              <w:rPr>
                <w:rFonts w:ascii="Aptos" w:hAnsi="Aptos" w:cs="Calibri"/>
                <w:color w:val="000000"/>
                <w:sz w:val="22"/>
                <w:szCs w:val="22"/>
              </w:rPr>
            </w:pPr>
            <w:r w:rsidRPr="00014FD9">
              <w:rPr>
                <w:rFonts w:ascii="Aptos" w:hAnsi="Aptos" w:cs="Calibri"/>
                <w:color w:val="000000"/>
                <w:sz w:val="22"/>
                <w:szCs w:val="22"/>
              </w:rPr>
              <w:t>High + Moderate Innovative Projects</w:t>
            </w:r>
          </w:p>
        </w:tc>
        <w:tc>
          <w:tcPr>
            <w:tcW w:w="1021" w:type="dxa"/>
            <w:noWrap/>
            <w:vAlign w:val="bottom"/>
            <w:hideMark/>
          </w:tcPr>
          <w:p w14:paraId="76BF42D1"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4.2</w:t>
            </w:r>
          </w:p>
        </w:tc>
        <w:tc>
          <w:tcPr>
            <w:tcW w:w="1972" w:type="dxa"/>
            <w:noWrap/>
            <w:vAlign w:val="bottom"/>
            <w:hideMark/>
          </w:tcPr>
          <w:p w14:paraId="2273532C"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0.07</w:t>
            </w:r>
          </w:p>
        </w:tc>
        <w:tc>
          <w:tcPr>
            <w:tcW w:w="1275" w:type="dxa"/>
            <w:noWrap/>
            <w:vAlign w:val="bottom"/>
            <w:hideMark/>
          </w:tcPr>
          <w:p w14:paraId="3D4A9394"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1.7%</w:t>
            </w:r>
          </w:p>
        </w:tc>
      </w:tr>
      <w:tr w:rsidR="00123BD1" w:rsidRPr="00014FD9" w14:paraId="29862A3E" w14:textId="77777777" w:rsidTr="00E823DF">
        <w:trPr>
          <w:trHeight w:val="285"/>
          <w:jc w:val="center"/>
        </w:trPr>
        <w:tc>
          <w:tcPr>
            <w:tcW w:w="3302" w:type="dxa"/>
            <w:noWrap/>
            <w:vAlign w:val="bottom"/>
            <w:hideMark/>
          </w:tcPr>
          <w:p w14:paraId="05665D33" w14:textId="77777777" w:rsidR="00123BD1" w:rsidRPr="00014FD9" w:rsidRDefault="00123BD1">
            <w:pPr>
              <w:rPr>
                <w:rFonts w:ascii="Aptos" w:hAnsi="Aptos" w:cs="Calibri"/>
                <w:color w:val="000000"/>
                <w:sz w:val="22"/>
                <w:szCs w:val="22"/>
              </w:rPr>
            </w:pPr>
            <w:r w:rsidRPr="00014FD9">
              <w:rPr>
                <w:rFonts w:ascii="Aptos" w:hAnsi="Aptos" w:cs="Calibri"/>
                <w:color w:val="000000"/>
                <w:sz w:val="22"/>
                <w:szCs w:val="22"/>
              </w:rPr>
              <w:t>Low Innovation</w:t>
            </w:r>
          </w:p>
        </w:tc>
        <w:tc>
          <w:tcPr>
            <w:tcW w:w="1021" w:type="dxa"/>
            <w:noWrap/>
            <w:vAlign w:val="bottom"/>
            <w:hideMark/>
          </w:tcPr>
          <w:p w14:paraId="4312219A"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4.12</w:t>
            </w:r>
          </w:p>
        </w:tc>
        <w:tc>
          <w:tcPr>
            <w:tcW w:w="1972" w:type="dxa"/>
            <w:noWrap/>
            <w:vAlign w:val="bottom"/>
            <w:hideMark/>
          </w:tcPr>
          <w:p w14:paraId="299FF401"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-0.01</w:t>
            </w:r>
          </w:p>
        </w:tc>
        <w:tc>
          <w:tcPr>
            <w:tcW w:w="1275" w:type="dxa"/>
            <w:noWrap/>
            <w:vAlign w:val="bottom"/>
            <w:hideMark/>
          </w:tcPr>
          <w:p w14:paraId="786082C8" w14:textId="77777777" w:rsidR="00123BD1" w:rsidRPr="00014FD9" w:rsidRDefault="00123BD1">
            <w:pPr>
              <w:jc w:val="center"/>
              <w:rPr>
                <w:rFonts w:ascii="Aptos" w:hAnsi="Aptos" w:cs="Calibri"/>
                <w:color w:val="000000"/>
                <w:sz w:val="22"/>
                <w:szCs w:val="22"/>
              </w:rPr>
            </w:pPr>
            <w:r w:rsidRPr="00014FD9">
              <w:rPr>
                <w:rFonts w:ascii="Aptos" w:hAnsi="Aptos" w:cs="Calibri"/>
                <w:color w:val="000000"/>
                <w:sz w:val="22"/>
                <w:szCs w:val="22"/>
              </w:rPr>
              <w:t>-0.2%</w:t>
            </w:r>
          </w:p>
        </w:tc>
      </w:tr>
    </w:tbl>
    <w:p w14:paraId="0730AA26" w14:textId="77777777" w:rsidR="00123BD1" w:rsidRPr="00014FD9" w:rsidRDefault="00123BD1" w:rsidP="21A2788D">
      <w:pPr>
        <w:jc w:val="both"/>
        <w:rPr>
          <w:rFonts w:ascii="Aptos" w:hAnsi="Aptos"/>
          <w:color w:val="000000" w:themeColor="text1"/>
          <w:sz w:val="22"/>
          <w:szCs w:val="22"/>
        </w:rPr>
      </w:pPr>
    </w:p>
    <w:p w14:paraId="7ACB7186" w14:textId="58CFED82" w:rsidR="00BD713C" w:rsidRPr="00014FD9" w:rsidRDefault="00BD713C" w:rsidP="00BD713C">
      <w:pPr>
        <w:pStyle w:val="Title"/>
        <w:jc w:val="both"/>
        <w:rPr>
          <w:rFonts w:ascii="Aptos" w:hAnsi="Aptos"/>
          <w:color w:val="000000" w:themeColor="text1"/>
        </w:rPr>
      </w:pPr>
      <w:r w:rsidRPr="00014FD9">
        <w:rPr>
          <w:rFonts w:ascii="Aptos" w:hAnsi="Aptos"/>
        </w:rPr>
        <w:t>Table D.</w:t>
      </w:r>
      <w:r w:rsidR="00150D26" w:rsidRPr="00014FD9">
        <w:rPr>
          <w:rFonts w:ascii="Aptos" w:hAnsi="Aptos"/>
        </w:rPr>
        <w:t>2c</w:t>
      </w:r>
      <w:r w:rsidRPr="00014FD9">
        <w:rPr>
          <w:rFonts w:ascii="Aptos" w:hAnsi="Aptos"/>
        </w:rPr>
        <w:t xml:space="preserve">. Innovation Premium Across Projects </w:t>
      </w:r>
      <w:r w:rsidR="00FA4A1F" w:rsidRPr="00014FD9">
        <w:rPr>
          <w:rFonts w:ascii="Aptos" w:hAnsi="Aptos"/>
        </w:rPr>
        <w:t>–</w:t>
      </w:r>
      <w:r w:rsidRPr="00014FD9">
        <w:rPr>
          <w:rFonts w:ascii="Aptos" w:hAnsi="Aptos"/>
        </w:rPr>
        <w:t xml:space="preserve"> </w:t>
      </w:r>
      <w:r w:rsidR="00FA4A1F" w:rsidRPr="00014FD9">
        <w:rPr>
          <w:rFonts w:ascii="Aptos" w:hAnsi="Aptos"/>
        </w:rPr>
        <w:t>Quality of Supervision Rating</w:t>
      </w:r>
    </w:p>
    <w:tbl>
      <w:tblPr>
        <w:tblW w:w="7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302"/>
        <w:gridCol w:w="1021"/>
        <w:gridCol w:w="1972"/>
        <w:gridCol w:w="1275"/>
      </w:tblGrid>
      <w:tr w:rsidR="00BA1196" w:rsidRPr="00014FD9" w14:paraId="16CC4538" w14:textId="77777777" w:rsidTr="00E823DF">
        <w:trPr>
          <w:trHeight w:val="285"/>
          <w:jc w:val="center"/>
        </w:trPr>
        <w:tc>
          <w:tcPr>
            <w:tcW w:w="3302" w:type="dxa"/>
            <w:noWrap/>
            <w:hideMark/>
          </w:tcPr>
          <w:p w14:paraId="4CFE8B46" w14:textId="77777777" w:rsidR="00BA1196" w:rsidRPr="00014FD9" w:rsidRDefault="00BA1196">
            <w:pPr>
              <w:jc w:val="center"/>
              <w:rPr>
                <w:rFonts w:ascii="Aptos" w:hAnsi="Aptos" w:cs="Calibri"/>
                <w:b/>
                <w:bCs/>
                <w:sz w:val="22"/>
                <w:szCs w:val="22"/>
                <w:lang w:eastAsia="en-US"/>
              </w:rPr>
            </w:pPr>
            <w:r w:rsidRPr="00014FD9">
              <w:rPr>
                <w:rFonts w:ascii="Aptos" w:hAnsi="Aptos" w:cs="Calibri"/>
                <w:b/>
                <w:bCs/>
                <w:sz w:val="22"/>
                <w:szCs w:val="22"/>
              </w:rPr>
              <w:t>Projects</w:t>
            </w:r>
          </w:p>
        </w:tc>
        <w:tc>
          <w:tcPr>
            <w:tcW w:w="1021" w:type="dxa"/>
            <w:noWrap/>
            <w:hideMark/>
          </w:tcPr>
          <w:p w14:paraId="5C31E2EE" w14:textId="77777777" w:rsidR="00BA1196" w:rsidRPr="00014FD9" w:rsidRDefault="00BA1196">
            <w:pPr>
              <w:jc w:val="center"/>
              <w:rPr>
                <w:rFonts w:ascii="Aptos" w:hAnsi="Aptos" w:cs="Calibri"/>
                <w:b/>
                <w:bCs/>
                <w:sz w:val="22"/>
                <w:szCs w:val="22"/>
              </w:rPr>
            </w:pPr>
            <w:r w:rsidRPr="00014FD9">
              <w:rPr>
                <w:rFonts w:ascii="Aptos" w:hAnsi="Aptos" w:cs="Calibri"/>
                <w:b/>
                <w:bCs/>
                <w:sz w:val="22"/>
                <w:szCs w:val="22"/>
              </w:rPr>
              <w:t>Average Rating</w:t>
            </w:r>
          </w:p>
        </w:tc>
        <w:tc>
          <w:tcPr>
            <w:tcW w:w="1972" w:type="dxa"/>
            <w:noWrap/>
            <w:hideMark/>
          </w:tcPr>
          <w:p w14:paraId="00DBB0E3" w14:textId="77777777" w:rsidR="00BA1196" w:rsidRPr="00014FD9" w:rsidRDefault="00BA1196">
            <w:pPr>
              <w:jc w:val="center"/>
              <w:rPr>
                <w:rFonts w:ascii="Aptos" w:hAnsi="Aptos" w:cs="Calibri"/>
                <w:b/>
                <w:bCs/>
                <w:sz w:val="22"/>
                <w:szCs w:val="22"/>
              </w:rPr>
            </w:pPr>
            <w:r w:rsidRPr="00014FD9">
              <w:rPr>
                <w:rFonts w:ascii="Aptos" w:hAnsi="Aptos" w:cs="Calibri"/>
                <w:b/>
                <w:bCs/>
                <w:sz w:val="22"/>
                <w:szCs w:val="22"/>
              </w:rPr>
              <w:t>Difference from Overall</w:t>
            </w:r>
          </w:p>
        </w:tc>
        <w:tc>
          <w:tcPr>
            <w:tcW w:w="1260" w:type="dxa"/>
            <w:noWrap/>
            <w:hideMark/>
          </w:tcPr>
          <w:p w14:paraId="071DA193" w14:textId="77777777" w:rsidR="00BA1196" w:rsidRPr="00014FD9" w:rsidRDefault="00BA1196">
            <w:pPr>
              <w:jc w:val="center"/>
              <w:rPr>
                <w:rFonts w:ascii="Aptos" w:hAnsi="Aptos" w:cs="Calibri"/>
                <w:b/>
                <w:bCs/>
                <w:sz w:val="22"/>
                <w:szCs w:val="22"/>
              </w:rPr>
            </w:pPr>
            <w:r w:rsidRPr="00014FD9">
              <w:rPr>
                <w:rFonts w:ascii="Aptos" w:hAnsi="Aptos" w:cs="Calibri"/>
                <w:b/>
                <w:bCs/>
                <w:sz w:val="22"/>
                <w:szCs w:val="22"/>
              </w:rPr>
              <w:t>% Difference</w:t>
            </w:r>
          </w:p>
        </w:tc>
      </w:tr>
      <w:tr w:rsidR="00BA1196" w:rsidRPr="00014FD9" w14:paraId="1511C9BE" w14:textId="77777777" w:rsidTr="00E823DF">
        <w:trPr>
          <w:trHeight w:val="285"/>
          <w:jc w:val="center"/>
        </w:trPr>
        <w:tc>
          <w:tcPr>
            <w:tcW w:w="3302" w:type="dxa"/>
            <w:noWrap/>
            <w:vAlign w:val="bottom"/>
            <w:hideMark/>
          </w:tcPr>
          <w:p w14:paraId="358838E4" w14:textId="77777777" w:rsidR="00BA1196" w:rsidRPr="00014FD9" w:rsidRDefault="00BA1196">
            <w:pPr>
              <w:rPr>
                <w:rFonts w:ascii="Aptos" w:hAnsi="Aptos" w:cs="Calibri"/>
                <w:color w:val="000000"/>
                <w:sz w:val="22"/>
                <w:szCs w:val="22"/>
              </w:rPr>
            </w:pPr>
            <w:r w:rsidRPr="00014FD9">
              <w:rPr>
                <w:rFonts w:ascii="Aptos" w:hAnsi="Aptos" w:cs="Calibri"/>
                <w:color w:val="000000"/>
                <w:sz w:val="22"/>
                <w:szCs w:val="22"/>
              </w:rPr>
              <w:t>All</w:t>
            </w:r>
          </w:p>
        </w:tc>
        <w:tc>
          <w:tcPr>
            <w:tcW w:w="1021" w:type="dxa"/>
            <w:noWrap/>
            <w:vAlign w:val="bottom"/>
            <w:hideMark/>
          </w:tcPr>
          <w:p w14:paraId="45FB6638"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4.34</w:t>
            </w:r>
          </w:p>
        </w:tc>
        <w:tc>
          <w:tcPr>
            <w:tcW w:w="1972" w:type="dxa"/>
            <w:noWrap/>
            <w:vAlign w:val="bottom"/>
            <w:hideMark/>
          </w:tcPr>
          <w:p w14:paraId="588D5D57"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w:t>
            </w:r>
          </w:p>
        </w:tc>
        <w:tc>
          <w:tcPr>
            <w:tcW w:w="1260" w:type="dxa"/>
            <w:noWrap/>
            <w:vAlign w:val="bottom"/>
            <w:hideMark/>
          </w:tcPr>
          <w:p w14:paraId="4242BB21"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w:t>
            </w:r>
          </w:p>
        </w:tc>
      </w:tr>
      <w:tr w:rsidR="00BA1196" w:rsidRPr="00014FD9" w14:paraId="7B8F9DA6" w14:textId="77777777" w:rsidTr="00E823DF">
        <w:trPr>
          <w:trHeight w:val="285"/>
          <w:jc w:val="center"/>
        </w:trPr>
        <w:tc>
          <w:tcPr>
            <w:tcW w:w="3302" w:type="dxa"/>
            <w:noWrap/>
            <w:vAlign w:val="bottom"/>
            <w:hideMark/>
          </w:tcPr>
          <w:p w14:paraId="66752EF3" w14:textId="78C13BBE" w:rsidR="00BA1196" w:rsidRPr="00014FD9" w:rsidRDefault="00BA1196">
            <w:pPr>
              <w:rPr>
                <w:rFonts w:ascii="Aptos" w:hAnsi="Aptos" w:cs="Calibri"/>
                <w:color w:val="000000"/>
                <w:sz w:val="22"/>
                <w:szCs w:val="22"/>
              </w:rPr>
            </w:pPr>
            <w:r w:rsidRPr="00014FD9">
              <w:rPr>
                <w:rFonts w:ascii="Aptos" w:hAnsi="Aptos" w:cs="Calibri"/>
                <w:color w:val="000000"/>
                <w:sz w:val="22"/>
                <w:szCs w:val="22"/>
              </w:rPr>
              <w:t xml:space="preserve">High + Moderate Innovative </w:t>
            </w:r>
          </w:p>
        </w:tc>
        <w:tc>
          <w:tcPr>
            <w:tcW w:w="1021" w:type="dxa"/>
            <w:noWrap/>
            <w:vAlign w:val="bottom"/>
            <w:hideMark/>
          </w:tcPr>
          <w:p w14:paraId="38971192"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4.43</w:t>
            </w:r>
          </w:p>
        </w:tc>
        <w:tc>
          <w:tcPr>
            <w:tcW w:w="1972" w:type="dxa"/>
            <w:noWrap/>
            <w:vAlign w:val="bottom"/>
            <w:hideMark/>
          </w:tcPr>
          <w:p w14:paraId="1689DA18"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0.09</w:t>
            </w:r>
          </w:p>
        </w:tc>
        <w:tc>
          <w:tcPr>
            <w:tcW w:w="1260" w:type="dxa"/>
            <w:noWrap/>
            <w:vAlign w:val="bottom"/>
            <w:hideMark/>
          </w:tcPr>
          <w:p w14:paraId="41808C35"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2.1%</w:t>
            </w:r>
          </w:p>
        </w:tc>
      </w:tr>
      <w:tr w:rsidR="00BA1196" w:rsidRPr="00014FD9" w14:paraId="480A5803" w14:textId="77777777" w:rsidTr="00E823DF">
        <w:trPr>
          <w:trHeight w:val="285"/>
          <w:jc w:val="center"/>
        </w:trPr>
        <w:tc>
          <w:tcPr>
            <w:tcW w:w="3302" w:type="dxa"/>
            <w:noWrap/>
            <w:vAlign w:val="bottom"/>
            <w:hideMark/>
          </w:tcPr>
          <w:p w14:paraId="4F9FE5AF" w14:textId="77777777" w:rsidR="00BA1196" w:rsidRPr="00014FD9" w:rsidRDefault="00BA1196">
            <w:pPr>
              <w:rPr>
                <w:rFonts w:ascii="Aptos" w:hAnsi="Aptos" w:cs="Calibri"/>
                <w:color w:val="000000"/>
                <w:sz w:val="22"/>
                <w:szCs w:val="22"/>
              </w:rPr>
            </w:pPr>
            <w:r w:rsidRPr="00014FD9">
              <w:rPr>
                <w:rFonts w:ascii="Aptos" w:hAnsi="Aptos" w:cs="Calibri"/>
                <w:color w:val="000000"/>
                <w:sz w:val="22"/>
                <w:szCs w:val="22"/>
              </w:rPr>
              <w:t>Low Innovation</w:t>
            </w:r>
          </w:p>
        </w:tc>
        <w:tc>
          <w:tcPr>
            <w:tcW w:w="1021" w:type="dxa"/>
            <w:noWrap/>
            <w:vAlign w:val="bottom"/>
            <w:hideMark/>
          </w:tcPr>
          <w:p w14:paraId="443B587E"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4.32</w:t>
            </w:r>
          </w:p>
        </w:tc>
        <w:tc>
          <w:tcPr>
            <w:tcW w:w="1972" w:type="dxa"/>
            <w:noWrap/>
            <w:vAlign w:val="bottom"/>
            <w:hideMark/>
          </w:tcPr>
          <w:p w14:paraId="33BEC585"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-0.02</w:t>
            </w:r>
          </w:p>
        </w:tc>
        <w:tc>
          <w:tcPr>
            <w:tcW w:w="1260" w:type="dxa"/>
            <w:noWrap/>
            <w:vAlign w:val="bottom"/>
            <w:hideMark/>
          </w:tcPr>
          <w:p w14:paraId="38AC60CD" w14:textId="77777777" w:rsidR="00BA1196" w:rsidRPr="00014FD9" w:rsidRDefault="00BA1196">
            <w:pPr>
              <w:jc w:val="center"/>
              <w:rPr>
                <w:rFonts w:ascii="Aptos" w:hAnsi="Aptos" w:cs="Calibri"/>
                <w:color w:val="000000"/>
                <w:sz w:val="22"/>
                <w:szCs w:val="22"/>
              </w:rPr>
            </w:pPr>
            <w:r w:rsidRPr="00014FD9">
              <w:rPr>
                <w:rFonts w:ascii="Aptos" w:hAnsi="Aptos" w:cs="Calibri"/>
                <w:color w:val="000000"/>
                <w:sz w:val="22"/>
                <w:szCs w:val="22"/>
              </w:rPr>
              <w:t>-0.5%</w:t>
            </w:r>
          </w:p>
        </w:tc>
      </w:tr>
    </w:tbl>
    <w:p w14:paraId="5097A4DC" w14:textId="77777777" w:rsidR="00150D26" w:rsidRPr="00014FD9" w:rsidRDefault="00150D26" w:rsidP="00150D26">
      <w:pPr>
        <w:pStyle w:val="Title"/>
        <w:jc w:val="both"/>
        <w:rPr>
          <w:rFonts w:ascii="Aptos" w:hAnsi="Aptos"/>
        </w:rPr>
      </w:pPr>
    </w:p>
    <w:p w14:paraId="1E1B8840" w14:textId="258119A2" w:rsidR="00150D26" w:rsidRPr="00014FD9" w:rsidRDefault="00150D26" w:rsidP="00150D26">
      <w:pPr>
        <w:pStyle w:val="Title"/>
        <w:jc w:val="both"/>
        <w:rPr>
          <w:rFonts w:ascii="Aptos" w:hAnsi="Aptos"/>
          <w:color w:val="000000" w:themeColor="text1"/>
        </w:rPr>
      </w:pPr>
      <w:r w:rsidRPr="00014FD9">
        <w:rPr>
          <w:rFonts w:ascii="Aptos" w:hAnsi="Aptos"/>
        </w:rPr>
        <w:t>Table D.2d. Innovation Premium Across Projects – Quality at Entry Rating</w:t>
      </w:r>
    </w:p>
    <w:tbl>
      <w:tblPr>
        <w:tblW w:w="6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3302"/>
        <w:gridCol w:w="1021"/>
        <w:gridCol w:w="1275"/>
        <w:gridCol w:w="1275"/>
      </w:tblGrid>
      <w:tr w:rsidR="00150D26" w:rsidRPr="00014FD9" w14:paraId="4F717C36" w14:textId="77777777" w:rsidTr="00532354">
        <w:trPr>
          <w:trHeight w:val="285"/>
          <w:jc w:val="center"/>
        </w:trPr>
        <w:tc>
          <w:tcPr>
            <w:tcW w:w="3302" w:type="dxa"/>
            <w:noWrap/>
            <w:hideMark/>
          </w:tcPr>
          <w:p w14:paraId="49803C1B" w14:textId="77777777" w:rsidR="00150D26" w:rsidRPr="00014FD9" w:rsidRDefault="00150D26">
            <w:pPr>
              <w:jc w:val="center"/>
              <w:rPr>
                <w:rFonts w:ascii="Aptos" w:hAnsi="Aptos" w:cs="Calibri"/>
                <w:b/>
                <w:bCs/>
                <w:sz w:val="22"/>
                <w:szCs w:val="22"/>
                <w:lang w:eastAsia="en-US"/>
              </w:rPr>
            </w:pPr>
            <w:r w:rsidRPr="00014FD9">
              <w:rPr>
                <w:rFonts w:ascii="Aptos" w:hAnsi="Aptos" w:cs="Calibri"/>
                <w:b/>
                <w:bCs/>
                <w:sz w:val="22"/>
                <w:szCs w:val="22"/>
              </w:rPr>
              <w:t>Projects</w:t>
            </w:r>
          </w:p>
        </w:tc>
        <w:tc>
          <w:tcPr>
            <w:tcW w:w="967" w:type="dxa"/>
            <w:noWrap/>
            <w:hideMark/>
          </w:tcPr>
          <w:p w14:paraId="578EC67A" w14:textId="77777777" w:rsidR="00150D26" w:rsidRPr="00014FD9" w:rsidRDefault="00150D26">
            <w:pPr>
              <w:jc w:val="center"/>
              <w:rPr>
                <w:rFonts w:ascii="Aptos" w:hAnsi="Aptos" w:cs="Calibri"/>
                <w:b/>
                <w:bCs/>
                <w:sz w:val="22"/>
                <w:szCs w:val="22"/>
              </w:rPr>
            </w:pPr>
            <w:r w:rsidRPr="00014FD9">
              <w:rPr>
                <w:rFonts w:ascii="Aptos" w:hAnsi="Aptos" w:cs="Calibri"/>
                <w:b/>
                <w:bCs/>
                <w:sz w:val="22"/>
                <w:szCs w:val="22"/>
              </w:rPr>
              <w:t>Average Rating</w:t>
            </w:r>
          </w:p>
        </w:tc>
        <w:tc>
          <w:tcPr>
            <w:tcW w:w="1169" w:type="dxa"/>
            <w:noWrap/>
            <w:hideMark/>
          </w:tcPr>
          <w:p w14:paraId="1B611B07" w14:textId="77777777" w:rsidR="00150D26" w:rsidRPr="00014FD9" w:rsidRDefault="00150D26">
            <w:pPr>
              <w:jc w:val="center"/>
              <w:rPr>
                <w:rFonts w:ascii="Aptos" w:hAnsi="Aptos" w:cs="Calibri"/>
                <w:b/>
                <w:bCs/>
                <w:sz w:val="22"/>
                <w:szCs w:val="22"/>
              </w:rPr>
            </w:pPr>
            <w:r w:rsidRPr="00014FD9">
              <w:rPr>
                <w:rFonts w:ascii="Aptos" w:hAnsi="Aptos" w:cs="Calibri"/>
                <w:b/>
                <w:bCs/>
                <w:sz w:val="22"/>
                <w:szCs w:val="22"/>
              </w:rPr>
              <w:t>Difference from Overall</w:t>
            </w:r>
          </w:p>
        </w:tc>
        <w:tc>
          <w:tcPr>
            <w:tcW w:w="1169" w:type="dxa"/>
            <w:noWrap/>
            <w:hideMark/>
          </w:tcPr>
          <w:p w14:paraId="775693D0" w14:textId="77777777" w:rsidR="00150D26" w:rsidRPr="00014FD9" w:rsidRDefault="00150D26">
            <w:pPr>
              <w:jc w:val="center"/>
              <w:rPr>
                <w:rFonts w:ascii="Aptos" w:hAnsi="Aptos" w:cs="Calibri"/>
                <w:b/>
                <w:bCs/>
                <w:sz w:val="22"/>
                <w:szCs w:val="22"/>
              </w:rPr>
            </w:pPr>
            <w:r w:rsidRPr="00014FD9">
              <w:rPr>
                <w:rFonts w:ascii="Aptos" w:hAnsi="Aptos" w:cs="Calibri"/>
                <w:b/>
                <w:bCs/>
                <w:sz w:val="22"/>
                <w:szCs w:val="22"/>
              </w:rPr>
              <w:t>% Difference</w:t>
            </w:r>
          </w:p>
        </w:tc>
      </w:tr>
      <w:tr w:rsidR="00150D26" w:rsidRPr="00014FD9" w14:paraId="4385C85B" w14:textId="77777777" w:rsidTr="00532354">
        <w:trPr>
          <w:trHeight w:val="285"/>
          <w:jc w:val="center"/>
        </w:trPr>
        <w:tc>
          <w:tcPr>
            <w:tcW w:w="3302" w:type="dxa"/>
            <w:noWrap/>
            <w:vAlign w:val="bottom"/>
            <w:hideMark/>
          </w:tcPr>
          <w:p w14:paraId="4FB701F4" w14:textId="77777777" w:rsidR="00150D26" w:rsidRPr="00014FD9" w:rsidRDefault="00150D26">
            <w:pPr>
              <w:rPr>
                <w:rFonts w:ascii="Aptos" w:hAnsi="Aptos" w:cs="Calibri"/>
                <w:color w:val="000000"/>
                <w:sz w:val="22"/>
                <w:szCs w:val="22"/>
              </w:rPr>
            </w:pPr>
            <w:r w:rsidRPr="00014FD9">
              <w:rPr>
                <w:rFonts w:ascii="Aptos" w:hAnsi="Aptos" w:cs="Calibri"/>
                <w:color w:val="000000"/>
                <w:sz w:val="22"/>
                <w:szCs w:val="22"/>
              </w:rPr>
              <w:t>All</w:t>
            </w:r>
          </w:p>
        </w:tc>
        <w:tc>
          <w:tcPr>
            <w:tcW w:w="967" w:type="dxa"/>
            <w:noWrap/>
            <w:vAlign w:val="bottom"/>
            <w:hideMark/>
          </w:tcPr>
          <w:p w14:paraId="3AD2BB6B"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4.02</w:t>
            </w:r>
          </w:p>
        </w:tc>
        <w:tc>
          <w:tcPr>
            <w:tcW w:w="1169" w:type="dxa"/>
            <w:noWrap/>
            <w:vAlign w:val="bottom"/>
            <w:hideMark/>
          </w:tcPr>
          <w:p w14:paraId="416CC02D"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w:t>
            </w:r>
          </w:p>
        </w:tc>
        <w:tc>
          <w:tcPr>
            <w:tcW w:w="1169" w:type="dxa"/>
            <w:noWrap/>
            <w:vAlign w:val="bottom"/>
            <w:hideMark/>
          </w:tcPr>
          <w:p w14:paraId="0415630E"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w:t>
            </w:r>
          </w:p>
        </w:tc>
      </w:tr>
      <w:tr w:rsidR="00150D26" w:rsidRPr="00014FD9" w14:paraId="1F86E539" w14:textId="77777777" w:rsidTr="00532354">
        <w:trPr>
          <w:trHeight w:val="285"/>
          <w:jc w:val="center"/>
        </w:trPr>
        <w:tc>
          <w:tcPr>
            <w:tcW w:w="3302" w:type="dxa"/>
            <w:noWrap/>
            <w:vAlign w:val="bottom"/>
            <w:hideMark/>
          </w:tcPr>
          <w:p w14:paraId="7E6434B4" w14:textId="281DED79" w:rsidR="00150D26" w:rsidRPr="00014FD9" w:rsidRDefault="00150D26">
            <w:pPr>
              <w:rPr>
                <w:rFonts w:ascii="Aptos" w:hAnsi="Aptos" w:cs="Calibri"/>
                <w:color w:val="000000"/>
                <w:sz w:val="22"/>
                <w:szCs w:val="22"/>
              </w:rPr>
            </w:pPr>
            <w:r w:rsidRPr="00014FD9">
              <w:rPr>
                <w:rFonts w:ascii="Aptos" w:hAnsi="Aptos" w:cs="Calibri"/>
                <w:color w:val="000000"/>
                <w:sz w:val="22"/>
                <w:szCs w:val="22"/>
              </w:rPr>
              <w:t xml:space="preserve">High + Moderate Innovative </w:t>
            </w:r>
          </w:p>
        </w:tc>
        <w:tc>
          <w:tcPr>
            <w:tcW w:w="967" w:type="dxa"/>
            <w:noWrap/>
            <w:vAlign w:val="bottom"/>
            <w:hideMark/>
          </w:tcPr>
          <w:p w14:paraId="6546E1F0"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4.12</w:t>
            </w:r>
          </w:p>
        </w:tc>
        <w:tc>
          <w:tcPr>
            <w:tcW w:w="1169" w:type="dxa"/>
            <w:noWrap/>
            <w:vAlign w:val="bottom"/>
            <w:hideMark/>
          </w:tcPr>
          <w:p w14:paraId="6B569A76"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0.1</w:t>
            </w:r>
          </w:p>
        </w:tc>
        <w:tc>
          <w:tcPr>
            <w:tcW w:w="1169" w:type="dxa"/>
            <w:noWrap/>
            <w:vAlign w:val="bottom"/>
            <w:hideMark/>
          </w:tcPr>
          <w:p w14:paraId="74709EBE"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2.5%</w:t>
            </w:r>
          </w:p>
        </w:tc>
      </w:tr>
      <w:tr w:rsidR="00150D26" w:rsidRPr="00014FD9" w14:paraId="3328F596" w14:textId="77777777" w:rsidTr="00532354">
        <w:trPr>
          <w:trHeight w:val="285"/>
          <w:jc w:val="center"/>
        </w:trPr>
        <w:tc>
          <w:tcPr>
            <w:tcW w:w="3302" w:type="dxa"/>
            <w:noWrap/>
            <w:vAlign w:val="bottom"/>
            <w:hideMark/>
          </w:tcPr>
          <w:p w14:paraId="15147B79" w14:textId="77777777" w:rsidR="00150D26" w:rsidRPr="00014FD9" w:rsidRDefault="00150D26">
            <w:pPr>
              <w:rPr>
                <w:rFonts w:ascii="Aptos" w:hAnsi="Aptos" w:cs="Calibri"/>
                <w:color w:val="000000"/>
                <w:sz w:val="22"/>
                <w:szCs w:val="22"/>
              </w:rPr>
            </w:pPr>
            <w:r w:rsidRPr="00014FD9">
              <w:rPr>
                <w:rFonts w:ascii="Aptos" w:hAnsi="Aptos" w:cs="Calibri"/>
                <w:color w:val="000000"/>
                <w:sz w:val="22"/>
                <w:szCs w:val="22"/>
              </w:rPr>
              <w:t>Low Innovation</w:t>
            </w:r>
          </w:p>
        </w:tc>
        <w:tc>
          <w:tcPr>
            <w:tcW w:w="967" w:type="dxa"/>
            <w:noWrap/>
            <w:vAlign w:val="bottom"/>
            <w:hideMark/>
          </w:tcPr>
          <w:p w14:paraId="4DD19A89"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4.01</w:t>
            </w:r>
          </w:p>
        </w:tc>
        <w:tc>
          <w:tcPr>
            <w:tcW w:w="1169" w:type="dxa"/>
            <w:noWrap/>
            <w:vAlign w:val="bottom"/>
            <w:hideMark/>
          </w:tcPr>
          <w:p w14:paraId="7D2261D7"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-0.01</w:t>
            </w:r>
          </w:p>
        </w:tc>
        <w:tc>
          <w:tcPr>
            <w:tcW w:w="1169" w:type="dxa"/>
            <w:noWrap/>
            <w:vAlign w:val="bottom"/>
            <w:hideMark/>
          </w:tcPr>
          <w:p w14:paraId="2B1080C6" w14:textId="77777777" w:rsidR="00150D26" w:rsidRPr="00014FD9" w:rsidRDefault="00150D26">
            <w:pPr>
              <w:jc w:val="center"/>
              <w:rPr>
                <w:rFonts w:ascii="Aptos" w:hAnsi="Aptos" w:cs="Calibri"/>
                <w:color w:val="000000"/>
                <w:sz w:val="22"/>
                <w:szCs w:val="22"/>
              </w:rPr>
            </w:pPr>
            <w:r w:rsidRPr="00014FD9">
              <w:rPr>
                <w:rFonts w:ascii="Aptos" w:hAnsi="Aptos" w:cs="Calibri"/>
                <w:color w:val="000000"/>
                <w:sz w:val="22"/>
                <w:szCs w:val="22"/>
              </w:rPr>
              <w:t>-0.2%</w:t>
            </w:r>
          </w:p>
        </w:tc>
      </w:tr>
    </w:tbl>
    <w:p w14:paraId="1BC6CED2" w14:textId="77777777" w:rsidR="00150D26" w:rsidRPr="00014FD9" w:rsidRDefault="00150D26" w:rsidP="21A2788D">
      <w:pPr>
        <w:jc w:val="both"/>
        <w:rPr>
          <w:rFonts w:ascii="Aptos" w:hAnsi="Aptos"/>
          <w:color w:val="000000" w:themeColor="text1"/>
          <w:sz w:val="22"/>
          <w:szCs w:val="22"/>
        </w:rPr>
      </w:pPr>
    </w:p>
    <w:p w14:paraId="58AD8488" w14:textId="4494453A" w:rsidR="541DB5C5" w:rsidRPr="00014FD9" w:rsidRDefault="541DB5C5" w:rsidP="21A2788D">
      <w:pPr>
        <w:jc w:val="both"/>
        <w:rPr>
          <w:rFonts w:ascii="Aptos" w:hAnsi="Aptos"/>
          <w:color w:val="000000" w:themeColor="text1"/>
          <w:sz w:val="22"/>
          <w:szCs w:val="22"/>
        </w:rPr>
      </w:pPr>
      <w:r w:rsidRPr="00014FD9">
        <w:rPr>
          <w:rFonts w:ascii="Aptos" w:hAnsi="Aptos"/>
          <w:color w:val="000000" w:themeColor="text1"/>
          <w:sz w:val="22"/>
          <w:szCs w:val="22"/>
        </w:rPr>
        <w:t>The Bank Group’s approach to innovation has evolved considerably from the 1990s to the 2020s. Examining project evaluations over time shows distinct shifts in strategic emphasis and innovation management mechanisms.</w:t>
      </w:r>
    </w:p>
    <w:p w14:paraId="2E43B21D" w14:textId="729B007C" w:rsidR="21A2788D" w:rsidRPr="00014FD9" w:rsidRDefault="21A2788D" w:rsidP="21A2788D">
      <w:pPr>
        <w:jc w:val="both"/>
        <w:rPr>
          <w:rFonts w:ascii="Aptos" w:hAnsi="Aptos"/>
          <w:b/>
          <w:bCs/>
          <w:color w:val="000000" w:themeColor="text1"/>
          <w:sz w:val="22"/>
          <w:szCs w:val="22"/>
        </w:rPr>
      </w:pPr>
    </w:p>
    <w:p w14:paraId="070FCB45" w14:textId="4C4CE09A" w:rsidR="000E0D96" w:rsidRPr="00014FD9" w:rsidRDefault="000E0D96" w:rsidP="000A3020">
      <w:pPr>
        <w:jc w:val="both"/>
        <w:textAlignment w:val="baseline"/>
        <w:rPr>
          <w:rFonts w:ascii="Aptos" w:hAnsi="Aptos"/>
          <w:color w:val="000000" w:themeColor="text1"/>
          <w:sz w:val="22"/>
          <w:szCs w:val="22"/>
        </w:rPr>
      </w:pPr>
      <w:r w:rsidRPr="00014FD9">
        <w:rPr>
          <w:rFonts w:ascii="Aptos" w:hAnsi="Aptos"/>
          <w:b/>
          <w:bCs/>
          <w:color w:val="000000" w:themeColor="text1"/>
          <w:sz w:val="22"/>
          <w:szCs w:val="22"/>
        </w:rPr>
        <w:t>1990s:</w:t>
      </w:r>
      <w:r w:rsidRPr="00014FD9">
        <w:rPr>
          <w:rFonts w:ascii="Aptos" w:hAnsi="Aptos"/>
          <w:color w:val="000000" w:themeColor="text1"/>
          <w:sz w:val="22"/>
          <w:szCs w:val="22"/>
        </w:rPr>
        <w:t xml:space="preserve"> Innovation was not a prominent buzzword in the early </w:t>
      </w:r>
      <w:r w:rsidR="00840722" w:rsidRPr="00014FD9">
        <w:rPr>
          <w:rFonts w:ascii="Aptos" w:hAnsi="Aptos"/>
          <w:color w:val="000000" w:themeColor="text1"/>
          <w:sz w:val="22"/>
          <w:szCs w:val="22"/>
        </w:rPr>
        <w:t>19</w:t>
      </w:r>
      <w:r w:rsidRPr="00014FD9">
        <w:rPr>
          <w:rFonts w:ascii="Aptos" w:hAnsi="Aptos"/>
          <w:color w:val="000000" w:themeColor="text1"/>
          <w:sz w:val="22"/>
          <w:szCs w:val="22"/>
        </w:rPr>
        <w:t>90s. Projects then were often narrower in design</w:t>
      </w:r>
      <w:r w:rsidR="00F2178A" w:rsidRPr="00014FD9">
        <w:rPr>
          <w:rFonts w:ascii="Aptos" w:hAnsi="Aptos"/>
          <w:color w:val="000000" w:themeColor="text1"/>
          <w:sz w:val="22"/>
          <w:szCs w:val="22"/>
        </w:rPr>
        <w:t>, focusing</w:t>
      </w:r>
      <w:r w:rsidRPr="00014FD9">
        <w:rPr>
          <w:rFonts w:ascii="Aptos" w:hAnsi="Aptos"/>
          <w:color w:val="000000" w:themeColor="text1"/>
          <w:sz w:val="22"/>
          <w:szCs w:val="22"/>
        </w:rPr>
        <w:t xml:space="preserve"> on infrastructure, adjustment lending, </w:t>
      </w:r>
      <w:r w:rsidR="00F2178A" w:rsidRPr="00014FD9">
        <w:rPr>
          <w:rFonts w:ascii="Aptos" w:hAnsi="Aptos"/>
          <w:color w:val="000000" w:themeColor="text1"/>
          <w:sz w:val="22"/>
          <w:szCs w:val="22"/>
        </w:rPr>
        <w:t>and so on. L</w:t>
      </w:r>
      <w:r w:rsidRPr="00014FD9">
        <w:rPr>
          <w:rFonts w:ascii="Aptos" w:hAnsi="Aptos"/>
          <w:color w:val="000000" w:themeColor="text1"/>
          <w:sz w:val="22"/>
          <w:szCs w:val="22"/>
        </w:rPr>
        <w:t xml:space="preserve">essons rarely used the term “innovation.” When </w:t>
      </w:r>
      <w:r w:rsidR="00532354" w:rsidRPr="00014FD9">
        <w:rPr>
          <w:rFonts w:ascii="Aptos" w:hAnsi="Aptos"/>
          <w:color w:val="000000" w:themeColor="text1"/>
          <w:sz w:val="22"/>
          <w:szCs w:val="22"/>
        </w:rPr>
        <w:t>innovations occurred</w:t>
      </w:r>
      <w:r w:rsidRPr="00014FD9">
        <w:rPr>
          <w:rFonts w:ascii="Aptos" w:hAnsi="Aptos"/>
          <w:color w:val="000000" w:themeColor="text1"/>
          <w:sz w:val="22"/>
          <w:szCs w:val="22"/>
        </w:rPr>
        <w:t xml:space="preserve">, they were usually pilot projects or new policy experiments spurred by visionary task managers. By the end of the </w:t>
      </w:r>
      <w:r w:rsidR="00840722" w:rsidRPr="00014FD9">
        <w:rPr>
          <w:rFonts w:ascii="Aptos" w:hAnsi="Aptos"/>
          <w:color w:val="000000" w:themeColor="text1"/>
          <w:sz w:val="22"/>
          <w:szCs w:val="22"/>
        </w:rPr>
        <w:t>19</w:t>
      </w:r>
      <w:r w:rsidRPr="00014FD9">
        <w:rPr>
          <w:rFonts w:ascii="Aptos" w:hAnsi="Aptos"/>
          <w:color w:val="000000" w:themeColor="text1"/>
          <w:sz w:val="22"/>
          <w:szCs w:val="22"/>
        </w:rPr>
        <w:t xml:space="preserve">90s, innovation mentions </w:t>
      </w:r>
      <w:r w:rsidR="00840722" w:rsidRPr="00014FD9">
        <w:rPr>
          <w:rFonts w:ascii="Aptos" w:hAnsi="Aptos"/>
          <w:color w:val="000000" w:themeColor="text1"/>
          <w:sz w:val="22"/>
          <w:szCs w:val="22"/>
        </w:rPr>
        <w:t>increase</w:t>
      </w:r>
      <w:r w:rsidR="00F2178A" w:rsidRPr="00014FD9">
        <w:rPr>
          <w:rFonts w:ascii="Aptos" w:hAnsi="Aptos"/>
          <w:color w:val="000000" w:themeColor="text1"/>
          <w:sz w:val="22"/>
          <w:szCs w:val="22"/>
        </w:rPr>
        <w:t>d</w:t>
      </w:r>
      <w:r w:rsidRPr="00014FD9">
        <w:rPr>
          <w:rFonts w:ascii="Aptos" w:hAnsi="Aptos"/>
          <w:color w:val="000000" w:themeColor="text1"/>
          <w:sz w:val="22"/>
          <w:szCs w:val="22"/>
        </w:rPr>
        <w:t xml:space="preserve"> slightly, partly due to the introduction of new lending instruments like </w:t>
      </w:r>
      <w:r w:rsidR="00F2178A" w:rsidRPr="00014FD9">
        <w:rPr>
          <w:rFonts w:ascii="Aptos" w:hAnsi="Aptos"/>
          <w:color w:val="000000" w:themeColor="text1"/>
          <w:sz w:val="22"/>
          <w:szCs w:val="22"/>
        </w:rPr>
        <w:t>APL</w:t>
      </w:r>
      <w:r w:rsidRPr="00014FD9">
        <w:rPr>
          <w:rFonts w:ascii="Aptos" w:hAnsi="Aptos"/>
          <w:color w:val="000000" w:themeColor="text1"/>
          <w:sz w:val="22"/>
          <w:szCs w:val="22"/>
        </w:rPr>
        <w:t xml:space="preserve"> </w:t>
      </w:r>
      <w:r w:rsidR="00840722" w:rsidRPr="00014FD9">
        <w:rPr>
          <w:rFonts w:ascii="Aptos" w:hAnsi="Aptos"/>
          <w:color w:val="000000" w:themeColor="text1"/>
          <w:sz w:val="22"/>
          <w:szCs w:val="22"/>
        </w:rPr>
        <w:t>that</w:t>
      </w:r>
      <w:r w:rsidRPr="00014FD9">
        <w:rPr>
          <w:rFonts w:ascii="Aptos" w:hAnsi="Aptos"/>
          <w:color w:val="000000" w:themeColor="text1"/>
          <w:sz w:val="22"/>
          <w:szCs w:val="22"/>
        </w:rPr>
        <w:t xml:space="preserve"> encouraged phased innovation and learning.</w:t>
      </w:r>
    </w:p>
    <w:p w14:paraId="5FDFC609" w14:textId="77777777" w:rsidR="00192F5E" w:rsidRPr="00014FD9" w:rsidRDefault="00192F5E" w:rsidP="244FAC12">
      <w:pPr>
        <w:jc w:val="both"/>
        <w:textAlignment w:val="baseline"/>
        <w:rPr>
          <w:rFonts w:ascii="Aptos" w:hAnsi="Aptos"/>
          <w:color w:val="000000"/>
          <w:sz w:val="22"/>
          <w:szCs w:val="22"/>
        </w:rPr>
      </w:pPr>
    </w:p>
    <w:p w14:paraId="03F5B95D" w14:textId="3F315C5F" w:rsidR="000E0D96" w:rsidRPr="00014FD9" w:rsidRDefault="000E0D96" w:rsidP="244FAC12">
      <w:pPr>
        <w:jc w:val="both"/>
        <w:textAlignment w:val="baseline"/>
        <w:rPr>
          <w:rFonts w:ascii="Aptos" w:hAnsi="Aptos"/>
          <w:color w:val="000000"/>
          <w:sz w:val="22"/>
          <w:szCs w:val="22"/>
        </w:rPr>
      </w:pPr>
      <w:r w:rsidRPr="00014FD9">
        <w:rPr>
          <w:rFonts w:ascii="Aptos" w:hAnsi="Aptos"/>
          <w:b/>
          <w:bCs/>
          <w:color w:val="000000" w:themeColor="text1"/>
          <w:sz w:val="22"/>
          <w:szCs w:val="22"/>
        </w:rPr>
        <w:t>Early 2000s:</w:t>
      </w:r>
      <w:r w:rsidRPr="00014FD9">
        <w:rPr>
          <w:rFonts w:ascii="Aptos" w:hAnsi="Aptos"/>
          <w:color w:val="000000" w:themeColor="text1"/>
          <w:sz w:val="22"/>
          <w:szCs w:val="22"/>
        </w:rPr>
        <w:t xml:space="preserve"> During the 2000s, the </w:t>
      </w:r>
      <w:r w:rsidR="00D102E7" w:rsidRPr="00014FD9">
        <w:rPr>
          <w:rFonts w:ascii="Aptos" w:hAnsi="Aptos"/>
          <w:color w:val="000000" w:themeColor="text1"/>
          <w:sz w:val="22"/>
          <w:szCs w:val="22"/>
        </w:rPr>
        <w:t xml:space="preserve">World </w:t>
      </w:r>
      <w:r w:rsidRPr="00014FD9">
        <w:rPr>
          <w:rFonts w:ascii="Aptos" w:hAnsi="Aptos"/>
          <w:color w:val="000000" w:themeColor="text1"/>
          <w:sz w:val="22"/>
          <w:szCs w:val="22"/>
        </w:rPr>
        <w:t>Bank began to more explicitly recognize innovation, especially as knowledge-sharing initiatives grew</w:t>
      </w:r>
      <w:r w:rsidR="00F2178A" w:rsidRPr="00014FD9">
        <w:rPr>
          <w:rFonts w:ascii="Aptos" w:hAnsi="Aptos"/>
          <w:color w:val="000000" w:themeColor="text1"/>
          <w:sz w:val="22"/>
          <w:szCs w:val="22"/>
        </w:rPr>
        <w:t>, such as c</w:t>
      </w:r>
      <w:r w:rsidRPr="00014FD9">
        <w:rPr>
          <w:rFonts w:ascii="Aptos" w:hAnsi="Aptos"/>
          <w:color w:val="000000" w:themeColor="text1"/>
          <w:sz w:val="22"/>
          <w:szCs w:val="22"/>
        </w:rPr>
        <w:t xml:space="preserve">ommunities of </w:t>
      </w:r>
      <w:r w:rsidR="00F2178A" w:rsidRPr="00014FD9">
        <w:rPr>
          <w:rFonts w:ascii="Aptos" w:hAnsi="Aptos"/>
          <w:color w:val="000000" w:themeColor="text1"/>
          <w:sz w:val="22"/>
          <w:szCs w:val="22"/>
        </w:rPr>
        <w:t xml:space="preserve">practice or </w:t>
      </w:r>
      <w:r w:rsidRPr="00014FD9">
        <w:rPr>
          <w:rFonts w:ascii="Aptos" w:hAnsi="Aptos"/>
          <w:color w:val="000000" w:themeColor="text1"/>
          <w:sz w:val="22"/>
          <w:szCs w:val="22"/>
        </w:rPr>
        <w:t xml:space="preserve">the Development Marketplace. </w:t>
      </w:r>
      <w:r w:rsidR="00C2381C" w:rsidRPr="00014FD9">
        <w:rPr>
          <w:rFonts w:ascii="Aptos" w:hAnsi="Aptos"/>
          <w:color w:val="000000" w:themeColor="text1"/>
          <w:sz w:val="22"/>
          <w:szCs w:val="22"/>
        </w:rPr>
        <w:t>M</w:t>
      </w:r>
      <w:r w:rsidRPr="00014FD9">
        <w:rPr>
          <w:rFonts w:ascii="Aptos" w:hAnsi="Aptos"/>
          <w:color w:val="000000" w:themeColor="text1"/>
          <w:sz w:val="22"/>
          <w:szCs w:val="22"/>
        </w:rPr>
        <w:t>ore lessons referenc</w:t>
      </w:r>
      <w:r w:rsidR="00C2381C" w:rsidRPr="00014FD9">
        <w:rPr>
          <w:rFonts w:ascii="Aptos" w:hAnsi="Aptos"/>
          <w:color w:val="000000" w:themeColor="text1"/>
          <w:sz w:val="22"/>
          <w:szCs w:val="22"/>
        </w:rPr>
        <w:t>e</w:t>
      </w:r>
      <w:r w:rsidRPr="00014FD9">
        <w:rPr>
          <w:rFonts w:ascii="Aptos" w:hAnsi="Aptos"/>
          <w:color w:val="000000" w:themeColor="text1"/>
          <w:sz w:val="22"/>
          <w:szCs w:val="22"/>
        </w:rPr>
        <w:t xml:space="preserve"> “innovative approaches,” often in human development and rural projects where participatory methods were tried. The strategic approach was still not uniform</w:t>
      </w:r>
      <w:r w:rsidR="00F2178A" w:rsidRPr="00014FD9">
        <w:rPr>
          <w:rFonts w:ascii="Aptos" w:hAnsi="Aptos"/>
          <w:color w:val="000000" w:themeColor="text1"/>
          <w:sz w:val="22"/>
          <w:szCs w:val="22"/>
        </w:rPr>
        <w:t>, and</w:t>
      </w:r>
      <w:r w:rsidRPr="00014FD9">
        <w:rPr>
          <w:rFonts w:ascii="Aptos" w:hAnsi="Aptos"/>
          <w:color w:val="000000" w:themeColor="text1"/>
          <w:sz w:val="22"/>
          <w:szCs w:val="22"/>
        </w:rPr>
        <w:t xml:space="preserve"> innovation was somewhat ad hoc. However, there was a rise in pilot programs and an emphasis on scaling up successful pilots in strategies. By </w:t>
      </w:r>
      <w:r w:rsidR="00F2178A" w:rsidRPr="00014FD9">
        <w:rPr>
          <w:rFonts w:ascii="Aptos" w:hAnsi="Aptos"/>
          <w:color w:val="000000" w:themeColor="text1"/>
          <w:sz w:val="22"/>
          <w:szCs w:val="22"/>
        </w:rPr>
        <w:t xml:space="preserve">the </w:t>
      </w:r>
      <w:r w:rsidRPr="00014FD9">
        <w:rPr>
          <w:rFonts w:ascii="Aptos" w:hAnsi="Aptos"/>
          <w:color w:val="000000" w:themeColor="text1"/>
          <w:sz w:val="22"/>
          <w:szCs w:val="22"/>
        </w:rPr>
        <w:t xml:space="preserve">mid-2000s, knowledge management was formalizing: the </w:t>
      </w:r>
      <w:r w:rsidRPr="00014FD9">
        <w:rPr>
          <w:rFonts w:ascii="Aptos" w:hAnsi="Aptos"/>
          <w:i/>
          <w:iCs/>
          <w:color w:val="000000" w:themeColor="text1"/>
          <w:sz w:val="22"/>
          <w:szCs w:val="22"/>
        </w:rPr>
        <w:t>World Development Report</w:t>
      </w:r>
      <w:r w:rsidR="00192F5E" w:rsidRPr="00014FD9">
        <w:rPr>
          <w:rFonts w:ascii="Aptos" w:hAnsi="Aptos"/>
          <w:i/>
          <w:iCs/>
          <w:color w:val="000000" w:themeColor="text1"/>
          <w:sz w:val="22"/>
          <w:szCs w:val="22"/>
        </w:rPr>
        <w:t xml:space="preserve"> 2004:</w:t>
      </w:r>
      <w:r w:rsidRPr="00014FD9">
        <w:rPr>
          <w:rFonts w:ascii="Aptos" w:hAnsi="Aptos"/>
          <w:color w:val="000000" w:themeColor="text1"/>
          <w:sz w:val="22"/>
          <w:szCs w:val="22"/>
        </w:rPr>
        <w:t xml:space="preserve"> </w:t>
      </w:r>
      <w:r w:rsidRPr="00014FD9">
        <w:rPr>
          <w:rFonts w:ascii="Aptos" w:hAnsi="Aptos"/>
          <w:i/>
          <w:iCs/>
          <w:color w:val="000000" w:themeColor="text1"/>
          <w:sz w:val="22"/>
          <w:szCs w:val="22"/>
        </w:rPr>
        <w:t>Making Services Work for Poor</w:t>
      </w:r>
      <w:r w:rsidR="00F2178A" w:rsidRPr="00014FD9">
        <w:rPr>
          <w:rFonts w:ascii="Aptos" w:hAnsi="Aptos"/>
          <w:i/>
          <w:iCs/>
          <w:color w:val="000000" w:themeColor="text1"/>
          <w:sz w:val="22"/>
          <w:szCs w:val="22"/>
        </w:rPr>
        <w:t xml:space="preserve"> People</w:t>
      </w:r>
      <w:r w:rsidR="00F2178A" w:rsidRPr="00014FD9">
        <w:rPr>
          <w:rFonts w:ascii="Aptos" w:hAnsi="Aptos"/>
          <w:color w:val="000000" w:themeColor="text1"/>
          <w:sz w:val="22"/>
          <w:szCs w:val="22"/>
        </w:rPr>
        <w:t>,</w:t>
      </w:r>
      <w:r w:rsidRPr="00014FD9">
        <w:rPr>
          <w:rFonts w:ascii="Aptos" w:hAnsi="Aptos"/>
          <w:color w:val="000000" w:themeColor="text1"/>
          <w:sz w:val="22"/>
          <w:szCs w:val="22"/>
        </w:rPr>
        <w:t xml:space="preserve"> encouraged innovation in service delivery, and the </w:t>
      </w:r>
      <w:r w:rsidR="00840722" w:rsidRPr="00014FD9">
        <w:rPr>
          <w:rFonts w:ascii="Aptos" w:hAnsi="Aptos"/>
          <w:color w:val="000000" w:themeColor="text1"/>
          <w:sz w:val="22"/>
          <w:szCs w:val="22"/>
        </w:rPr>
        <w:t xml:space="preserve">World </w:t>
      </w:r>
      <w:r w:rsidRPr="00014FD9">
        <w:rPr>
          <w:rFonts w:ascii="Aptos" w:hAnsi="Aptos"/>
          <w:color w:val="000000" w:themeColor="text1"/>
          <w:sz w:val="22"/>
          <w:szCs w:val="22"/>
        </w:rPr>
        <w:t xml:space="preserve">Bank’s ICT investments grew. </w:t>
      </w:r>
    </w:p>
    <w:p w14:paraId="04D4C71B" w14:textId="77777777" w:rsidR="000E0D96" w:rsidRPr="00014FD9" w:rsidRDefault="000E0D96" w:rsidP="000A3020">
      <w:pPr>
        <w:jc w:val="both"/>
        <w:textAlignment w:val="baseline"/>
        <w:rPr>
          <w:rFonts w:ascii="Aptos" w:hAnsi="Aptos"/>
          <w:color w:val="000000"/>
          <w:sz w:val="22"/>
          <w:szCs w:val="22"/>
        </w:rPr>
      </w:pPr>
    </w:p>
    <w:p w14:paraId="71E711A0" w14:textId="6DFB4C04" w:rsidR="000E0D96" w:rsidRPr="00014FD9" w:rsidRDefault="000E0D96" w:rsidP="000A3020">
      <w:pPr>
        <w:jc w:val="both"/>
        <w:textAlignment w:val="baseline"/>
        <w:rPr>
          <w:rFonts w:ascii="Aptos" w:hAnsi="Aptos"/>
          <w:color w:val="000000"/>
          <w:sz w:val="22"/>
          <w:szCs w:val="22"/>
        </w:rPr>
      </w:pPr>
      <w:r w:rsidRPr="00014FD9">
        <w:rPr>
          <w:rFonts w:ascii="Aptos" w:hAnsi="Aptos"/>
          <w:b/>
          <w:bCs/>
          <w:color w:val="000000" w:themeColor="text1"/>
          <w:sz w:val="22"/>
          <w:szCs w:val="22"/>
        </w:rPr>
        <w:t>Late 2000s to early 2010s:</w:t>
      </w:r>
      <w:r w:rsidRPr="00014FD9">
        <w:rPr>
          <w:rFonts w:ascii="Aptos" w:hAnsi="Aptos"/>
          <w:color w:val="000000" w:themeColor="text1"/>
          <w:sz w:val="22"/>
          <w:szCs w:val="22"/>
        </w:rPr>
        <w:t xml:space="preserve"> A notable shift happened in the late 2000s into the 2010s, coinciding with a broader push for aid effectiveness and results. Terms like “innovation” and “experimentation” started to appear in sector strategies. For instance, the </w:t>
      </w:r>
      <w:r w:rsidR="00F2178A" w:rsidRPr="00014FD9">
        <w:rPr>
          <w:rFonts w:ascii="Aptos" w:hAnsi="Aptos"/>
          <w:color w:val="000000" w:themeColor="text1"/>
          <w:sz w:val="22"/>
          <w:szCs w:val="22"/>
        </w:rPr>
        <w:t xml:space="preserve">climate change </w:t>
      </w:r>
      <w:r w:rsidRPr="00014FD9">
        <w:rPr>
          <w:rFonts w:ascii="Aptos" w:hAnsi="Aptos"/>
          <w:color w:val="000000" w:themeColor="text1"/>
          <w:sz w:val="22"/>
          <w:szCs w:val="22"/>
        </w:rPr>
        <w:t xml:space="preserve">agenda and the </w:t>
      </w:r>
      <w:r w:rsidR="00F2178A" w:rsidRPr="00014FD9">
        <w:rPr>
          <w:rFonts w:ascii="Aptos" w:hAnsi="Aptos"/>
          <w:color w:val="000000" w:themeColor="text1"/>
          <w:sz w:val="22"/>
          <w:szCs w:val="22"/>
        </w:rPr>
        <w:t xml:space="preserve">establishment </w:t>
      </w:r>
      <w:r w:rsidRPr="00014FD9">
        <w:rPr>
          <w:rFonts w:ascii="Aptos" w:hAnsi="Aptos"/>
          <w:color w:val="000000" w:themeColor="text1"/>
          <w:sz w:val="22"/>
          <w:szCs w:val="22"/>
        </w:rPr>
        <w:t xml:space="preserve">of </w:t>
      </w:r>
      <w:r w:rsidR="00F2178A" w:rsidRPr="00014FD9">
        <w:rPr>
          <w:rFonts w:ascii="Aptos" w:hAnsi="Aptos"/>
          <w:color w:val="000000" w:themeColor="text1"/>
          <w:sz w:val="22"/>
          <w:szCs w:val="22"/>
        </w:rPr>
        <w:t xml:space="preserve">the </w:t>
      </w:r>
      <w:r w:rsidRPr="00014FD9">
        <w:rPr>
          <w:rFonts w:ascii="Aptos" w:hAnsi="Aptos"/>
          <w:color w:val="000000" w:themeColor="text1"/>
          <w:sz w:val="22"/>
          <w:szCs w:val="22"/>
        </w:rPr>
        <w:t xml:space="preserve">Climate Investment Funds </w:t>
      </w:r>
      <w:r w:rsidR="00F2178A" w:rsidRPr="00014FD9">
        <w:rPr>
          <w:rFonts w:ascii="Aptos" w:hAnsi="Aptos"/>
          <w:color w:val="000000" w:themeColor="text1"/>
          <w:sz w:val="22"/>
          <w:szCs w:val="22"/>
        </w:rPr>
        <w:t>in</w:t>
      </w:r>
      <w:r w:rsidRPr="00014FD9">
        <w:rPr>
          <w:rFonts w:ascii="Aptos" w:hAnsi="Aptos"/>
          <w:color w:val="000000" w:themeColor="text1"/>
          <w:sz w:val="22"/>
          <w:szCs w:val="22"/>
        </w:rPr>
        <w:t xml:space="preserve"> 2008 injected a spirit of innovation</w:t>
      </w:r>
      <w:r w:rsidR="00F2178A" w:rsidRPr="00014FD9">
        <w:rPr>
          <w:rFonts w:ascii="Aptos" w:hAnsi="Aptos"/>
          <w:color w:val="000000" w:themeColor="text1"/>
          <w:sz w:val="22"/>
          <w:szCs w:val="22"/>
        </w:rPr>
        <w:t xml:space="preserve">, </w:t>
      </w:r>
      <w:r w:rsidRPr="00014FD9">
        <w:rPr>
          <w:rFonts w:ascii="Aptos" w:hAnsi="Aptos"/>
          <w:color w:val="000000" w:themeColor="text1"/>
          <w:sz w:val="22"/>
          <w:szCs w:val="22"/>
        </w:rPr>
        <w:t>piloting renewable energy model</w:t>
      </w:r>
      <w:r w:rsidR="00F2178A" w:rsidRPr="00014FD9">
        <w:rPr>
          <w:rFonts w:ascii="Aptos" w:hAnsi="Aptos"/>
          <w:color w:val="000000" w:themeColor="text1"/>
          <w:sz w:val="22"/>
          <w:szCs w:val="22"/>
        </w:rPr>
        <w:t>s and other sustainable initiatives</w:t>
      </w:r>
      <w:r w:rsidRPr="00014FD9">
        <w:rPr>
          <w:rFonts w:ascii="Aptos" w:hAnsi="Aptos"/>
          <w:color w:val="000000" w:themeColor="text1"/>
          <w:sz w:val="22"/>
          <w:szCs w:val="22"/>
        </w:rPr>
        <w:t xml:space="preserve">. </w:t>
      </w:r>
      <w:r w:rsidR="00F2178A" w:rsidRPr="00014FD9">
        <w:rPr>
          <w:rFonts w:ascii="Aptos" w:hAnsi="Aptos"/>
          <w:color w:val="000000" w:themeColor="text1"/>
          <w:sz w:val="22"/>
          <w:szCs w:val="22"/>
        </w:rPr>
        <w:t xml:space="preserve">The authors’ </w:t>
      </w:r>
      <w:r w:rsidRPr="00014FD9">
        <w:rPr>
          <w:rFonts w:ascii="Aptos" w:hAnsi="Aptos"/>
          <w:color w:val="000000" w:themeColor="text1"/>
          <w:sz w:val="22"/>
          <w:szCs w:val="22"/>
        </w:rPr>
        <w:t>analysis shows a</w:t>
      </w:r>
      <w:r w:rsidR="00F2178A" w:rsidRPr="00014FD9">
        <w:rPr>
          <w:rFonts w:ascii="Aptos" w:hAnsi="Aptos"/>
          <w:color w:val="000000" w:themeColor="text1"/>
          <w:sz w:val="22"/>
          <w:szCs w:val="22"/>
        </w:rPr>
        <w:t>n</w:t>
      </w:r>
      <w:r w:rsidRPr="00014FD9">
        <w:rPr>
          <w:rFonts w:ascii="Aptos" w:hAnsi="Aptos"/>
          <w:color w:val="000000" w:themeColor="text1"/>
          <w:sz w:val="22"/>
          <w:szCs w:val="22"/>
        </w:rPr>
        <w:t xml:space="preserve"> </w:t>
      </w:r>
      <w:r w:rsidR="00F2178A" w:rsidRPr="00014FD9">
        <w:rPr>
          <w:rFonts w:ascii="Aptos" w:hAnsi="Aptos"/>
          <w:color w:val="000000" w:themeColor="text1"/>
          <w:sz w:val="22"/>
          <w:szCs w:val="22"/>
        </w:rPr>
        <w:t xml:space="preserve">increase in innovation mentions occurring </w:t>
      </w:r>
      <w:r w:rsidRPr="00014FD9">
        <w:rPr>
          <w:rFonts w:ascii="Aptos" w:hAnsi="Aptos"/>
          <w:color w:val="000000" w:themeColor="text1"/>
          <w:sz w:val="22"/>
          <w:szCs w:val="22"/>
        </w:rPr>
        <w:t>around 2010, possibly reflecting these trends</w:t>
      </w:r>
      <w:r w:rsidR="00F2178A" w:rsidRPr="00014FD9">
        <w:rPr>
          <w:rFonts w:ascii="Aptos" w:hAnsi="Aptos"/>
          <w:color w:val="000000" w:themeColor="text1"/>
          <w:sz w:val="22"/>
          <w:szCs w:val="22"/>
        </w:rPr>
        <w:t>:</w:t>
      </w:r>
      <w:r w:rsidRPr="00014FD9">
        <w:rPr>
          <w:rFonts w:ascii="Aptos" w:hAnsi="Aptos"/>
          <w:color w:val="000000" w:themeColor="text1"/>
          <w:sz w:val="22"/>
          <w:szCs w:val="22"/>
        </w:rPr>
        <w:t xml:space="preserve"> about 10–12</w:t>
      </w:r>
      <w:r w:rsidR="00F2178A" w:rsidRPr="00014FD9">
        <w:rPr>
          <w:rFonts w:ascii="Aptos" w:hAnsi="Aptos"/>
          <w:color w:val="000000" w:themeColor="text1"/>
          <w:sz w:val="22"/>
          <w:szCs w:val="22"/>
        </w:rPr>
        <w:t xml:space="preserve"> percent </w:t>
      </w:r>
      <w:r w:rsidRPr="00014FD9">
        <w:rPr>
          <w:rFonts w:ascii="Aptos" w:hAnsi="Aptos"/>
          <w:color w:val="000000" w:themeColor="text1"/>
          <w:sz w:val="22"/>
          <w:szCs w:val="22"/>
        </w:rPr>
        <w:t xml:space="preserve">of projects in 2009–2011 mention innovation, up from </w:t>
      </w:r>
      <w:r w:rsidR="00F2178A" w:rsidRPr="00014FD9">
        <w:rPr>
          <w:rFonts w:ascii="Aptos" w:hAnsi="Aptos"/>
          <w:color w:val="000000" w:themeColor="text1"/>
          <w:sz w:val="22"/>
          <w:szCs w:val="22"/>
        </w:rPr>
        <w:t xml:space="preserve">about </w:t>
      </w:r>
      <w:r w:rsidRPr="00014FD9">
        <w:rPr>
          <w:rFonts w:ascii="Aptos" w:hAnsi="Aptos"/>
          <w:color w:val="000000" w:themeColor="text1"/>
          <w:sz w:val="22"/>
          <w:szCs w:val="22"/>
        </w:rPr>
        <w:t>5</w:t>
      </w:r>
      <w:r w:rsidR="00F2178A" w:rsidRPr="00014FD9">
        <w:rPr>
          <w:rFonts w:ascii="Aptos" w:hAnsi="Aptos"/>
          <w:color w:val="000000" w:themeColor="text1"/>
          <w:sz w:val="22"/>
          <w:szCs w:val="22"/>
        </w:rPr>
        <w:t xml:space="preserve"> percent </w:t>
      </w:r>
      <w:r w:rsidRPr="00014FD9">
        <w:rPr>
          <w:rFonts w:ascii="Aptos" w:hAnsi="Aptos"/>
          <w:color w:val="000000" w:themeColor="text1"/>
          <w:sz w:val="22"/>
          <w:szCs w:val="22"/>
        </w:rPr>
        <w:t>a few years earlier. During this period, management mechanisms also evolved</w:t>
      </w:r>
      <w:r w:rsidR="00F2178A" w:rsidRPr="00014FD9">
        <w:rPr>
          <w:rFonts w:ascii="Aptos" w:hAnsi="Aptos"/>
          <w:color w:val="000000" w:themeColor="text1"/>
          <w:sz w:val="22"/>
          <w:szCs w:val="22"/>
        </w:rPr>
        <w:t>, with</w:t>
      </w:r>
      <w:r w:rsidRPr="00014FD9">
        <w:rPr>
          <w:rFonts w:ascii="Aptos" w:hAnsi="Aptos"/>
          <w:color w:val="000000" w:themeColor="text1"/>
          <w:sz w:val="22"/>
          <w:szCs w:val="22"/>
        </w:rPr>
        <w:t xml:space="preserve"> the </w:t>
      </w:r>
      <w:r w:rsidR="00D102E7" w:rsidRPr="00014FD9">
        <w:rPr>
          <w:rFonts w:ascii="Aptos" w:hAnsi="Aptos"/>
          <w:color w:val="000000" w:themeColor="text1"/>
          <w:sz w:val="22"/>
          <w:szCs w:val="22"/>
        </w:rPr>
        <w:t xml:space="preserve">World </w:t>
      </w:r>
      <w:r w:rsidRPr="00014FD9">
        <w:rPr>
          <w:rFonts w:ascii="Aptos" w:hAnsi="Aptos"/>
          <w:color w:val="000000" w:themeColor="text1"/>
          <w:sz w:val="22"/>
          <w:szCs w:val="22"/>
        </w:rPr>
        <w:t xml:space="preserve">Bank </w:t>
      </w:r>
      <w:r w:rsidR="00F2178A" w:rsidRPr="00014FD9">
        <w:rPr>
          <w:rFonts w:ascii="Aptos" w:hAnsi="Aptos"/>
          <w:color w:val="000000" w:themeColor="text1"/>
          <w:sz w:val="22"/>
          <w:szCs w:val="22"/>
        </w:rPr>
        <w:t xml:space="preserve">introducing </w:t>
      </w:r>
      <w:r w:rsidRPr="00014FD9">
        <w:rPr>
          <w:rFonts w:ascii="Aptos" w:hAnsi="Aptos"/>
          <w:color w:val="000000" w:themeColor="text1"/>
          <w:sz w:val="22"/>
          <w:szCs w:val="22"/>
        </w:rPr>
        <w:t>tools like Innovation Labs and competitive innovation awards internally, signaling top-down encouragement. Additionally, projects more frequently had built-in learning</w:t>
      </w:r>
      <w:r w:rsidR="00F2178A" w:rsidRPr="00014FD9">
        <w:rPr>
          <w:rFonts w:ascii="Aptos" w:hAnsi="Aptos"/>
          <w:color w:val="000000" w:themeColor="text1"/>
          <w:sz w:val="22"/>
          <w:szCs w:val="22"/>
        </w:rPr>
        <w:t xml:space="preserve"> or </w:t>
      </w:r>
      <w:r w:rsidRPr="00014FD9">
        <w:rPr>
          <w:rFonts w:ascii="Aptos" w:hAnsi="Aptos"/>
          <w:color w:val="000000" w:themeColor="text1"/>
          <w:sz w:val="22"/>
          <w:szCs w:val="22"/>
        </w:rPr>
        <w:t>adaptive components (e.g.</w:t>
      </w:r>
      <w:r w:rsidR="00F2178A" w:rsidRPr="00014FD9">
        <w:rPr>
          <w:rFonts w:ascii="Aptos" w:hAnsi="Aptos"/>
          <w:color w:val="000000" w:themeColor="text1"/>
          <w:sz w:val="22"/>
          <w:szCs w:val="22"/>
        </w:rPr>
        <w:t>,</w:t>
      </w:r>
      <w:r w:rsidRPr="00014FD9">
        <w:rPr>
          <w:rFonts w:ascii="Aptos" w:hAnsi="Aptos"/>
          <w:color w:val="000000" w:themeColor="text1"/>
          <w:sz w:val="22"/>
          <w:szCs w:val="22"/>
        </w:rPr>
        <w:t xml:space="preserve"> additional financing windows, phased rollouts), showing a strategic move toward more flexibility. However, this period also saw some fragmentation</w:t>
      </w:r>
      <w:r w:rsidR="00F2178A" w:rsidRPr="00014FD9">
        <w:rPr>
          <w:rFonts w:ascii="Aptos" w:hAnsi="Aptos"/>
          <w:color w:val="000000" w:themeColor="text1"/>
          <w:sz w:val="22"/>
          <w:szCs w:val="22"/>
        </w:rPr>
        <w:t>;</w:t>
      </w:r>
      <w:r w:rsidRPr="00014FD9">
        <w:rPr>
          <w:rFonts w:ascii="Aptos" w:hAnsi="Aptos"/>
          <w:color w:val="000000" w:themeColor="text1"/>
          <w:sz w:val="22"/>
          <w:szCs w:val="22"/>
        </w:rPr>
        <w:t xml:space="preserve"> each region or practice might launch its own innovation initiative (</w:t>
      </w:r>
      <w:r w:rsidR="00F2178A" w:rsidRPr="00014FD9">
        <w:rPr>
          <w:rFonts w:ascii="Aptos" w:hAnsi="Aptos"/>
          <w:color w:val="000000" w:themeColor="text1"/>
          <w:sz w:val="22"/>
          <w:szCs w:val="22"/>
        </w:rPr>
        <w:t xml:space="preserve">e.g., there are </w:t>
      </w:r>
      <w:r w:rsidRPr="00014FD9">
        <w:rPr>
          <w:rFonts w:ascii="Aptos" w:hAnsi="Aptos"/>
          <w:color w:val="000000" w:themeColor="text1"/>
          <w:sz w:val="22"/>
          <w:szCs w:val="22"/>
        </w:rPr>
        <w:t xml:space="preserve">references to “innovation funds” in regional </w:t>
      </w:r>
      <w:proofErr w:type="gramStart"/>
      <w:r w:rsidR="00A249B4" w:rsidRPr="00014FD9">
        <w:rPr>
          <w:rFonts w:ascii="Aptos" w:hAnsi="Aptos"/>
          <w:sz w:val="22"/>
          <w:szCs w:val="22"/>
        </w:rPr>
        <w:t>Vice Presidential</w:t>
      </w:r>
      <w:proofErr w:type="gramEnd"/>
      <w:r w:rsidR="00A249B4" w:rsidRPr="00014FD9">
        <w:rPr>
          <w:rFonts w:ascii="Aptos" w:hAnsi="Aptos"/>
          <w:sz w:val="22"/>
          <w:szCs w:val="22"/>
        </w:rPr>
        <w:t xml:space="preserve"> Units</w:t>
      </w:r>
      <w:r w:rsidRPr="00014FD9">
        <w:rPr>
          <w:rFonts w:ascii="Aptos" w:hAnsi="Aptos"/>
          <w:color w:val="000000" w:themeColor="text1"/>
          <w:sz w:val="22"/>
          <w:szCs w:val="22"/>
        </w:rPr>
        <w:t xml:space="preserve">), not always coordinated </w:t>
      </w:r>
      <w:r w:rsidR="00F2178A" w:rsidRPr="00014FD9">
        <w:rPr>
          <w:rFonts w:ascii="Aptos" w:hAnsi="Aptos"/>
          <w:color w:val="000000" w:themeColor="text1"/>
          <w:sz w:val="22"/>
          <w:szCs w:val="22"/>
        </w:rPr>
        <w:t xml:space="preserve">across the World </w:t>
      </w:r>
      <w:r w:rsidRPr="00014FD9">
        <w:rPr>
          <w:rFonts w:ascii="Aptos" w:hAnsi="Aptos"/>
          <w:color w:val="000000" w:themeColor="text1"/>
          <w:sz w:val="22"/>
          <w:szCs w:val="22"/>
        </w:rPr>
        <w:t>Bank.</w:t>
      </w:r>
    </w:p>
    <w:p w14:paraId="489C1784" w14:textId="27EB52B8" w:rsidR="000E0D96" w:rsidRPr="00014FD9" w:rsidRDefault="000E0D96" w:rsidP="000A3020">
      <w:pPr>
        <w:jc w:val="both"/>
        <w:textAlignment w:val="baseline"/>
        <w:rPr>
          <w:rFonts w:ascii="Aptos" w:hAnsi="Aptos"/>
          <w:color w:val="000000"/>
          <w:sz w:val="22"/>
          <w:szCs w:val="22"/>
        </w:rPr>
      </w:pPr>
      <w:r w:rsidRPr="00014FD9">
        <w:rPr>
          <w:rFonts w:ascii="Aptos" w:hAnsi="Aptos"/>
        </w:rPr>
        <w:br/>
      </w:r>
      <w:r w:rsidRPr="00014FD9">
        <w:rPr>
          <w:rFonts w:ascii="Aptos" w:hAnsi="Aptos"/>
          <w:b/>
          <w:bCs/>
          <w:color w:val="000000" w:themeColor="text1"/>
          <w:sz w:val="22"/>
          <w:szCs w:val="22"/>
        </w:rPr>
        <w:t>Mid to late 2010s:</w:t>
      </w:r>
      <w:r w:rsidRPr="00014FD9">
        <w:rPr>
          <w:rFonts w:ascii="Aptos" w:hAnsi="Aptos"/>
          <w:color w:val="000000" w:themeColor="text1"/>
          <w:sz w:val="22"/>
          <w:szCs w:val="22"/>
        </w:rPr>
        <w:t xml:space="preserve"> By the mid-2010s, innovation became a part of the mainstream discourse. The creation of the </w:t>
      </w:r>
      <w:r w:rsidR="001D7DEC" w:rsidRPr="00014FD9">
        <w:rPr>
          <w:rFonts w:ascii="Aptos" w:hAnsi="Aptos"/>
          <w:color w:val="000000" w:themeColor="text1"/>
          <w:sz w:val="22"/>
          <w:szCs w:val="22"/>
        </w:rPr>
        <w:t>GPs</w:t>
      </w:r>
      <w:r w:rsidRPr="00014FD9">
        <w:rPr>
          <w:rFonts w:ascii="Aptos" w:hAnsi="Aptos"/>
          <w:color w:val="000000" w:themeColor="text1"/>
          <w:sz w:val="22"/>
          <w:szCs w:val="22"/>
        </w:rPr>
        <w:t xml:space="preserve"> (2014) was partly intended to break silos and spread innovative solutions globally. </w:t>
      </w:r>
      <w:r w:rsidR="003C1B37" w:rsidRPr="00014FD9">
        <w:rPr>
          <w:rFonts w:ascii="Aptos" w:hAnsi="Aptos"/>
          <w:color w:val="000000" w:themeColor="text1"/>
          <w:sz w:val="22"/>
          <w:szCs w:val="22"/>
        </w:rPr>
        <w:t>C</w:t>
      </w:r>
      <w:r w:rsidRPr="00014FD9">
        <w:rPr>
          <w:rFonts w:ascii="Aptos" w:hAnsi="Aptos"/>
          <w:color w:val="000000" w:themeColor="text1"/>
          <w:sz w:val="22"/>
          <w:szCs w:val="22"/>
        </w:rPr>
        <w:t>ross-regional references</w:t>
      </w:r>
      <w:r w:rsidR="003C1B37" w:rsidRPr="00014FD9">
        <w:rPr>
          <w:rFonts w:ascii="Aptos" w:hAnsi="Aptos"/>
          <w:color w:val="000000" w:themeColor="text1"/>
          <w:sz w:val="22"/>
          <w:szCs w:val="22"/>
        </w:rPr>
        <w:t xml:space="preserve"> rose in lessons</w:t>
      </w:r>
      <w:r w:rsidRPr="00014FD9">
        <w:rPr>
          <w:rFonts w:ascii="Aptos" w:hAnsi="Aptos"/>
          <w:color w:val="000000" w:themeColor="text1"/>
          <w:sz w:val="22"/>
          <w:szCs w:val="22"/>
        </w:rPr>
        <w:t xml:space="preserve"> </w:t>
      </w:r>
      <w:r w:rsidR="00F2178A" w:rsidRPr="00014FD9">
        <w:rPr>
          <w:rFonts w:ascii="Aptos" w:hAnsi="Aptos"/>
          <w:color w:val="000000" w:themeColor="text1"/>
          <w:sz w:val="22"/>
          <w:szCs w:val="22"/>
        </w:rPr>
        <w:t xml:space="preserve">as </w:t>
      </w:r>
      <w:r w:rsidRPr="00014FD9">
        <w:rPr>
          <w:rFonts w:ascii="Aptos" w:hAnsi="Aptos"/>
          <w:color w:val="000000" w:themeColor="text1"/>
          <w:sz w:val="22"/>
          <w:szCs w:val="22"/>
        </w:rPr>
        <w:t xml:space="preserve">projects proudly </w:t>
      </w:r>
      <w:r w:rsidR="00F2178A" w:rsidRPr="00014FD9">
        <w:rPr>
          <w:rFonts w:ascii="Aptos" w:hAnsi="Aptos"/>
          <w:color w:val="000000" w:themeColor="text1"/>
          <w:sz w:val="22"/>
          <w:szCs w:val="22"/>
        </w:rPr>
        <w:t xml:space="preserve">noted </w:t>
      </w:r>
      <w:r w:rsidRPr="00014FD9">
        <w:rPr>
          <w:rFonts w:ascii="Aptos" w:hAnsi="Aptos"/>
          <w:color w:val="000000" w:themeColor="text1"/>
          <w:sz w:val="22"/>
          <w:szCs w:val="22"/>
        </w:rPr>
        <w:t xml:space="preserve">they drew lessons from another country’s experience. </w:t>
      </w:r>
      <w:r w:rsidR="00F2178A" w:rsidRPr="00014FD9">
        <w:rPr>
          <w:rFonts w:ascii="Aptos" w:hAnsi="Aptos"/>
          <w:color w:val="000000" w:themeColor="text1"/>
          <w:sz w:val="22"/>
          <w:szCs w:val="22"/>
        </w:rPr>
        <w:t>I</w:t>
      </w:r>
      <w:r w:rsidRPr="00014FD9">
        <w:rPr>
          <w:rFonts w:ascii="Aptos" w:hAnsi="Aptos"/>
          <w:color w:val="000000" w:themeColor="text1"/>
          <w:sz w:val="22"/>
          <w:szCs w:val="22"/>
        </w:rPr>
        <w:t>nnovation types</w:t>
      </w:r>
      <w:r w:rsidR="00F2178A" w:rsidRPr="00014FD9">
        <w:rPr>
          <w:rFonts w:ascii="Aptos" w:hAnsi="Aptos"/>
          <w:color w:val="000000" w:themeColor="text1"/>
          <w:sz w:val="22"/>
          <w:szCs w:val="22"/>
        </w:rPr>
        <w:t xml:space="preserve"> also diversified: </w:t>
      </w:r>
      <w:r w:rsidRPr="00014FD9">
        <w:rPr>
          <w:rFonts w:ascii="Aptos" w:hAnsi="Aptos"/>
          <w:color w:val="000000" w:themeColor="text1"/>
          <w:sz w:val="22"/>
          <w:szCs w:val="22"/>
        </w:rPr>
        <w:t xml:space="preserve">digital development </w:t>
      </w:r>
      <w:r w:rsidRPr="00014FD9">
        <w:rPr>
          <w:rFonts w:ascii="Aptos" w:hAnsi="Aptos"/>
          <w:color w:val="000000" w:themeColor="text1"/>
          <w:sz w:val="22"/>
          <w:szCs w:val="22"/>
        </w:rPr>
        <w:lastRenderedPageBreak/>
        <w:t xml:space="preserve">emerged as a GP, reflecting </w:t>
      </w:r>
      <w:r w:rsidR="00F2178A" w:rsidRPr="00014FD9">
        <w:rPr>
          <w:rFonts w:ascii="Aptos" w:hAnsi="Aptos"/>
          <w:color w:val="000000" w:themeColor="text1"/>
          <w:sz w:val="22"/>
          <w:szCs w:val="22"/>
        </w:rPr>
        <w:t xml:space="preserve">the central role of </w:t>
      </w:r>
      <w:r w:rsidRPr="00014FD9">
        <w:rPr>
          <w:rFonts w:ascii="Aptos" w:hAnsi="Aptos"/>
          <w:color w:val="000000" w:themeColor="text1"/>
          <w:sz w:val="22"/>
          <w:szCs w:val="22"/>
        </w:rPr>
        <w:t>tech</w:t>
      </w:r>
      <w:r w:rsidR="00F2178A" w:rsidRPr="00014FD9">
        <w:rPr>
          <w:rFonts w:ascii="Aptos" w:hAnsi="Aptos"/>
          <w:color w:val="000000" w:themeColor="text1"/>
          <w:sz w:val="22"/>
          <w:szCs w:val="22"/>
        </w:rPr>
        <w:t>nological</w:t>
      </w:r>
      <w:r w:rsidRPr="00014FD9">
        <w:rPr>
          <w:rFonts w:ascii="Aptos" w:hAnsi="Aptos"/>
          <w:color w:val="000000" w:themeColor="text1"/>
          <w:sz w:val="22"/>
          <w:szCs w:val="22"/>
        </w:rPr>
        <w:t xml:space="preserve"> innovation. </w:t>
      </w:r>
      <w:r w:rsidR="007F61FB" w:rsidRPr="00014FD9">
        <w:rPr>
          <w:rFonts w:ascii="Aptos" w:hAnsi="Aptos"/>
          <w:color w:val="000000" w:themeColor="text1"/>
          <w:sz w:val="22"/>
          <w:szCs w:val="22"/>
        </w:rPr>
        <w:t>This period</w:t>
      </w:r>
      <w:r w:rsidRPr="00014FD9">
        <w:rPr>
          <w:rFonts w:ascii="Aptos" w:hAnsi="Aptos"/>
          <w:color w:val="000000" w:themeColor="text1"/>
          <w:sz w:val="22"/>
          <w:szCs w:val="22"/>
        </w:rPr>
        <w:t xml:space="preserve"> also emphasized collaboration and crowdsourcing</w:t>
      </w:r>
      <w:r w:rsidR="00F2178A" w:rsidRPr="00014FD9">
        <w:rPr>
          <w:rFonts w:ascii="Aptos" w:hAnsi="Aptos"/>
          <w:color w:val="000000" w:themeColor="text1"/>
          <w:sz w:val="22"/>
          <w:szCs w:val="22"/>
        </w:rPr>
        <w:t xml:space="preserve">, as </w:t>
      </w:r>
      <w:r w:rsidRPr="00014FD9">
        <w:rPr>
          <w:rFonts w:ascii="Aptos" w:hAnsi="Aptos"/>
          <w:color w:val="000000" w:themeColor="text1"/>
          <w:sz w:val="22"/>
          <w:szCs w:val="22"/>
        </w:rPr>
        <w:t xml:space="preserve">the </w:t>
      </w:r>
      <w:r w:rsidR="00D102E7" w:rsidRPr="00014FD9">
        <w:rPr>
          <w:rFonts w:ascii="Aptos" w:hAnsi="Aptos"/>
          <w:color w:val="000000" w:themeColor="text1"/>
          <w:sz w:val="22"/>
          <w:szCs w:val="22"/>
        </w:rPr>
        <w:t xml:space="preserve">World </w:t>
      </w:r>
      <w:r w:rsidRPr="00014FD9">
        <w:rPr>
          <w:rFonts w:ascii="Aptos" w:hAnsi="Aptos"/>
          <w:color w:val="000000" w:themeColor="text1"/>
          <w:sz w:val="22"/>
          <w:szCs w:val="22"/>
        </w:rPr>
        <w:t>Bank began partnering more with tech</w:t>
      </w:r>
      <w:r w:rsidR="00F2178A" w:rsidRPr="00014FD9">
        <w:rPr>
          <w:rFonts w:ascii="Aptos" w:hAnsi="Aptos"/>
          <w:color w:val="000000" w:themeColor="text1"/>
          <w:sz w:val="22"/>
          <w:szCs w:val="22"/>
        </w:rPr>
        <w:t>nology</w:t>
      </w:r>
      <w:r w:rsidRPr="00014FD9">
        <w:rPr>
          <w:rFonts w:ascii="Aptos" w:hAnsi="Aptos"/>
          <w:color w:val="000000" w:themeColor="text1"/>
          <w:sz w:val="22"/>
          <w:szCs w:val="22"/>
        </w:rPr>
        <w:t xml:space="preserve"> firms</w:t>
      </w:r>
      <w:r w:rsidR="00F2178A" w:rsidRPr="00014FD9">
        <w:rPr>
          <w:rFonts w:ascii="Aptos" w:hAnsi="Aptos"/>
          <w:color w:val="000000" w:themeColor="text1"/>
          <w:sz w:val="22"/>
          <w:szCs w:val="22"/>
        </w:rPr>
        <w:t xml:space="preserve"> and</w:t>
      </w:r>
      <w:r w:rsidRPr="00014FD9">
        <w:rPr>
          <w:rFonts w:ascii="Aptos" w:hAnsi="Aptos"/>
          <w:color w:val="000000" w:themeColor="text1"/>
          <w:sz w:val="22"/>
          <w:szCs w:val="22"/>
        </w:rPr>
        <w:t xml:space="preserve"> universities</w:t>
      </w:r>
      <w:r w:rsidR="00F2178A" w:rsidRPr="00014FD9">
        <w:rPr>
          <w:rFonts w:ascii="Aptos" w:hAnsi="Aptos"/>
          <w:color w:val="000000" w:themeColor="text1"/>
          <w:sz w:val="22"/>
          <w:szCs w:val="22"/>
        </w:rPr>
        <w:t xml:space="preserve"> and</w:t>
      </w:r>
      <w:r w:rsidRPr="00014FD9">
        <w:rPr>
          <w:rFonts w:ascii="Aptos" w:hAnsi="Aptos"/>
          <w:color w:val="000000" w:themeColor="text1"/>
          <w:sz w:val="22"/>
          <w:szCs w:val="22"/>
        </w:rPr>
        <w:t xml:space="preserve"> using open data</w:t>
      </w:r>
      <w:r w:rsidR="00F2178A" w:rsidRPr="00014FD9">
        <w:rPr>
          <w:rFonts w:ascii="Aptos" w:hAnsi="Aptos"/>
          <w:color w:val="000000" w:themeColor="text1"/>
          <w:sz w:val="22"/>
          <w:szCs w:val="22"/>
        </w:rPr>
        <w:t>. I</w:t>
      </w:r>
      <w:r w:rsidRPr="00014FD9">
        <w:rPr>
          <w:rFonts w:ascii="Aptos" w:hAnsi="Aptos"/>
          <w:color w:val="000000" w:themeColor="text1"/>
          <w:sz w:val="22"/>
          <w:szCs w:val="22"/>
        </w:rPr>
        <w:t xml:space="preserve">nternally, this meant task teams had more access to external ideas. </w:t>
      </w:r>
      <w:r w:rsidR="00F2178A" w:rsidRPr="00014FD9">
        <w:rPr>
          <w:rFonts w:ascii="Aptos" w:hAnsi="Aptos"/>
          <w:color w:val="000000" w:themeColor="text1"/>
          <w:sz w:val="22"/>
          <w:szCs w:val="22"/>
        </w:rPr>
        <w:t xml:space="preserve">By the late 2010s, </w:t>
      </w:r>
      <w:r w:rsidRPr="00014FD9">
        <w:rPr>
          <w:rFonts w:ascii="Aptos" w:hAnsi="Aptos"/>
          <w:color w:val="000000" w:themeColor="text1"/>
          <w:sz w:val="22"/>
          <w:szCs w:val="22"/>
        </w:rPr>
        <w:t>IEG evaluations often assess</w:t>
      </w:r>
      <w:r w:rsidR="00F2178A" w:rsidRPr="00014FD9">
        <w:rPr>
          <w:rFonts w:ascii="Aptos" w:hAnsi="Aptos"/>
          <w:color w:val="000000" w:themeColor="text1"/>
          <w:sz w:val="22"/>
          <w:szCs w:val="22"/>
        </w:rPr>
        <w:t>ed</w:t>
      </w:r>
      <w:r w:rsidRPr="00014FD9">
        <w:rPr>
          <w:rFonts w:ascii="Aptos" w:hAnsi="Aptos"/>
          <w:color w:val="000000" w:themeColor="text1"/>
          <w:sz w:val="22"/>
          <w:szCs w:val="22"/>
        </w:rPr>
        <w:t xml:space="preserve"> how well projects incorporated innovation and learning. The trend line peaks around 2018–2020</w:t>
      </w:r>
      <w:r w:rsidR="00F2178A" w:rsidRPr="00014FD9">
        <w:rPr>
          <w:rFonts w:ascii="Aptos" w:hAnsi="Aptos"/>
          <w:color w:val="000000" w:themeColor="text1"/>
          <w:sz w:val="22"/>
          <w:szCs w:val="22"/>
        </w:rPr>
        <w:t>,</w:t>
      </w:r>
      <w:r w:rsidRPr="00014FD9">
        <w:rPr>
          <w:rFonts w:ascii="Aptos" w:hAnsi="Aptos"/>
          <w:color w:val="000000" w:themeColor="text1"/>
          <w:sz w:val="22"/>
          <w:szCs w:val="22"/>
        </w:rPr>
        <w:t xml:space="preserve"> with </w:t>
      </w:r>
      <w:r w:rsidR="00F2178A" w:rsidRPr="00014FD9">
        <w:rPr>
          <w:rFonts w:ascii="Aptos" w:hAnsi="Aptos"/>
          <w:color w:val="000000" w:themeColor="text1"/>
          <w:sz w:val="22"/>
          <w:szCs w:val="22"/>
        </w:rPr>
        <w:t xml:space="preserve">about </w:t>
      </w:r>
      <w:r w:rsidRPr="00014FD9">
        <w:rPr>
          <w:rFonts w:ascii="Aptos" w:hAnsi="Aptos"/>
          <w:color w:val="000000" w:themeColor="text1"/>
          <w:sz w:val="22"/>
          <w:szCs w:val="22"/>
        </w:rPr>
        <w:t>12–15</w:t>
      </w:r>
      <w:r w:rsidR="00F2178A" w:rsidRPr="00014FD9">
        <w:rPr>
          <w:rFonts w:ascii="Aptos" w:hAnsi="Aptos"/>
          <w:color w:val="000000" w:themeColor="text1"/>
          <w:sz w:val="22"/>
          <w:szCs w:val="22"/>
        </w:rPr>
        <w:t xml:space="preserve"> percent </w:t>
      </w:r>
      <w:r w:rsidRPr="00014FD9">
        <w:rPr>
          <w:rFonts w:ascii="Aptos" w:hAnsi="Aptos"/>
          <w:color w:val="000000" w:themeColor="text1"/>
          <w:sz w:val="22"/>
          <w:szCs w:val="22"/>
        </w:rPr>
        <w:t>of projects mentioning innovation. It</w:t>
      </w:r>
      <w:r w:rsidR="00F2178A" w:rsidRPr="00014FD9">
        <w:rPr>
          <w:rFonts w:ascii="Aptos" w:hAnsi="Aptos"/>
          <w:color w:val="000000" w:themeColor="text1"/>
          <w:sz w:val="22"/>
          <w:szCs w:val="22"/>
        </w:rPr>
        <w:t xml:space="preserve"> i</w:t>
      </w:r>
      <w:r w:rsidRPr="00014FD9">
        <w:rPr>
          <w:rFonts w:ascii="Aptos" w:hAnsi="Aptos"/>
          <w:color w:val="000000" w:themeColor="text1"/>
          <w:sz w:val="22"/>
          <w:szCs w:val="22"/>
        </w:rPr>
        <w:t>s likely no coincidence that President Jim Yong Kim (2012–2019) strongly promoted innovation</w:t>
      </w:r>
      <w:r w:rsidR="00F2178A" w:rsidRPr="00014FD9">
        <w:rPr>
          <w:rFonts w:ascii="Aptos" w:hAnsi="Aptos"/>
          <w:color w:val="000000" w:themeColor="text1"/>
          <w:sz w:val="22"/>
          <w:szCs w:val="22"/>
        </w:rPr>
        <w:t xml:space="preserve"> during this time, </w:t>
      </w:r>
      <w:r w:rsidRPr="00014FD9">
        <w:rPr>
          <w:rFonts w:ascii="Aptos" w:hAnsi="Aptos"/>
          <w:color w:val="000000" w:themeColor="text1"/>
          <w:sz w:val="22"/>
          <w:szCs w:val="22"/>
        </w:rPr>
        <w:t>e.g.</w:t>
      </w:r>
      <w:r w:rsidR="00F2178A" w:rsidRPr="00014FD9">
        <w:rPr>
          <w:rFonts w:ascii="Aptos" w:hAnsi="Aptos"/>
          <w:color w:val="000000" w:themeColor="text1"/>
          <w:sz w:val="22"/>
          <w:szCs w:val="22"/>
        </w:rPr>
        <w:t>,</w:t>
      </w:r>
      <w:r w:rsidRPr="00014FD9">
        <w:rPr>
          <w:rFonts w:ascii="Aptos" w:hAnsi="Aptos"/>
          <w:color w:val="000000" w:themeColor="text1"/>
          <w:sz w:val="22"/>
          <w:szCs w:val="22"/>
        </w:rPr>
        <w:t xml:space="preserve"> the Agile Bank initiative, encouraging simplification and experimentation. </w:t>
      </w:r>
      <w:r w:rsidR="00F2178A" w:rsidRPr="00014FD9">
        <w:rPr>
          <w:rFonts w:ascii="Aptos" w:hAnsi="Aptos"/>
          <w:color w:val="000000" w:themeColor="text1"/>
          <w:sz w:val="22"/>
          <w:szCs w:val="22"/>
        </w:rPr>
        <w:t>N</w:t>
      </w:r>
      <w:r w:rsidRPr="00014FD9">
        <w:rPr>
          <w:rFonts w:ascii="Aptos" w:hAnsi="Aptos"/>
          <w:color w:val="000000" w:themeColor="text1"/>
          <w:sz w:val="22"/>
          <w:szCs w:val="22"/>
        </w:rPr>
        <w:t>ew financing instruments (</w:t>
      </w:r>
      <w:r w:rsidR="00F2178A" w:rsidRPr="00014FD9">
        <w:rPr>
          <w:rFonts w:ascii="Aptos" w:hAnsi="Aptos"/>
          <w:color w:val="000000" w:themeColor="text1"/>
          <w:sz w:val="22"/>
          <w:szCs w:val="22"/>
        </w:rPr>
        <w:t xml:space="preserve">e.g., </w:t>
      </w:r>
      <w:r w:rsidR="00576E06" w:rsidRPr="00014FD9">
        <w:rPr>
          <w:rFonts w:ascii="Aptos" w:hAnsi="Aptos"/>
          <w:color w:val="000000" w:themeColor="text1"/>
          <w:sz w:val="22"/>
          <w:szCs w:val="22"/>
        </w:rPr>
        <w:t>PforR</w:t>
      </w:r>
      <w:r w:rsidRPr="00014FD9">
        <w:rPr>
          <w:rFonts w:ascii="Aptos" w:hAnsi="Aptos"/>
          <w:color w:val="000000" w:themeColor="text1"/>
          <w:sz w:val="22"/>
          <w:szCs w:val="22"/>
        </w:rPr>
        <w:t xml:space="preserve">) and </w:t>
      </w:r>
      <w:r w:rsidR="007F61FB" w:rsidRPr="00014FD9">
        <w:rPr>
          <w:rFonts w:ascii="Aptos" w:hAnsi="Aptos"/>
          <w:color w:val="000000" w:themeColor="text1"/>
          <w:sz w:val="22"/>
          <w:szCs w:val="22"/>
        </w:rPr>
        <w:t>i</w:t>
      </w:r>
      <w:r w:rsidRPr="00014FD9">
        <w:rPr>
          <w:rFonts w:ascii="Aptos" w:hAnsi="Aptos"/>
          <w:color w:val="000000" w:themeColor="text1"/>
          <w:sz w:val="22"/>
          <w:szCs w:val="22"/>
        </w:rPr>
        <w:t>ncubation programs for innovative projects</w:t>
      </w:r>
      <w:r w:rsidR="003C1B37" w:rsidRPr="00014FD9">
        <w:rPr>
          <w:rFonts w:ascii="Aptos" w:hAnsi="Aptos"/>
          <w:color w:val="000000" w:themeColor="text1"/>
          <w:sz w:val="22"/>
          <w:szCs w:val="22"/>
        </w:rPr>
        <w:t xml:space="preserve"> emerged</w:t>
      </w:r>
      <w:r w:rsidRPr="00014FD9">
        <w:rPr>
          <w:rFonts w:ascii="Aptos" w:hAnsi="Aptos"/>
          <w:color w:val="000000" w:themeColor="text1"/>
          <w:sz w:val="22"/>
          <w:szCs w:val="22"/>
        </w:rPr>
        <w:t>. The approach shifted toward scaling innovations</w:t>
      </w:r>
      <w:r w:rsidR="00F2178A" w:rsidRPr="00014FD9">
        <w:rPr>
          <w:rFonts w:ascii="Aptos" w:hAnsi="Aptos"/>
          <w:color w:val="000000" w:themeColor="text1"/>
          <w:sz w:val="22"/>
          <w:szCs w:val="22"/>
        </w:rPr>
        <w:t>, as</w:t>
      </w:r>
      <w:r w:rsidRPr="00014FD9">
        <w:rPr>
          <w:rFonts w:ascii="Aptos" w:hAnsi="Aptos"/>
          <w:color w:val="000000" w:themeColor="text1"/>
          <w:sz w:val="22"/>
          <w:szCs w:val="22"/>
        </w:rPr>
        <w:t xml:space="preserve"> many country strategies started to include objectives like “scale up successful pilots in X sector</w:t>
      </w:r>
      <w:r w:rsidR="00F2178A" w:rsidRPr="00014FD9">
        <w:rPr>
          <w:rFonts w:ascii="Aptos" w:hAnsi="Aptos"/>
          <w:color w:val="000000" w:themeColor="text1"/>
          <w:sz w:val="22"/>
          <w:szCs w:val="22"/>
        </w:rPr>
        <w:t>.</w:t>
      </w:r>
      <w:r w:rsidRPr="00014FD9">
        <w:rPr>
          <w:rFonts w:ascii="Aptos" w:hAnsi="Aptos"/>
          <w:color w:val="000000" w:themeColor="text1"/>
          <w:sz w:val="22"/>
          <w:szCs w:val="22"/>
        </w:rPr>
        <w:t>”</w:t>
      </w:r>
    </w:p>
    <w:p w14:paraId="273F0E7A" w14:textId="77777777" w:rsidR="000E0D96" w:rsidRPr="00014FD9" w:rsidRDefault="000E0D96" w:rsidP="000A3020">
      <w:pPr>
        <w:jc w:val="both"/>
        <w:textAlignment w:val="baseline"/>
        <w:rPr>
          <w:rFonts w:ascii="Aptos" w:hAnsi="Aptos"/>
          <w:color w:val="000000"/>
          <w:sz w:val="22"/>
          <w:szCs w:val="22"/>
        </w:rPr>
      </w:pPr>
    </w:p>
    <w:p w14:paraId="391B2AE6" w14:textId="54B9D9F1" w:rsidR="000E0D96" w:rsidRPr="00014FD9" w:rsidRDefault="000E0D96" w:rsidP="000A3020">
      <w:pPr>
        <w:jc w:val="both"/>
        <w:textAlignment w:val="baseline"/>
        <w:rPr>
          <w:rFonts w:ascii="Aptos" w:hAnsi="Aptos"/>
          <w:sz w:val="22"/>
          <w:szCs w:val="22"/>
        </w:rPr>
      </w:pPr>
      <w:r w:rsidRPr="00014FD9">
        <w:rPr>
          <w:rFonts w:ascii="Aptos" w:hAnsi="Aptos"/>
          <w:sz w:val="22"/>
          <w:szCs w:val="22"/>
        </w:rPr>
        <w:t xml:space="preserve">Once the </w:t>
      </w:r>
      <w:r w:rsidR="00D102E7" w:rsidRPr="00014FD9">
        <w:rPr>
          <w:rFonts w:ascii="Aptos" w:hAnsi="Aptos"/>
          <w:sz w:val="22"/>
          <w:szCs w:val="22"/>
        </w:rPr>
        <w:t xml:space="preserve">World </w:t>
      </w:r>
      <w:r w:rsidRPr="00014FD9">
        <w:rPr>
          <w:rFonts w:ascii="Aptos" w:hAnsi="Aptos"/>
          <w:sz w:val="22"/>
          <w:szCs w:val="22"/>
        </w:rPr>
        <w:t>Bank put systematic support around new ideas</w:t>
      </w:r>
      <w:r w:rsidR="00F2178A" w:rsidRPr="00014FD9">
        <w:rPr>
          <w:rFonts w:ascii="Aptos" w:hAnsi="Aptos"/>
          <w:sz w:val="22"/>
          <w:szCs w:val="22"/>
        </w:rPr>
        <w:t>,</w:t>
      </w:r>
      <w:r w:rsidRPr="00014FD9">
        <w:rPr>
          <w:rFonts w:ascii="Aptos" w:hAnsi="Aptos"/>
          <w:sz w:val="22"/>
          <w:szCs w:val="22"/>
        </w:rPr>
        <w:t xml:space="preserve"> innovative projects began to deliver consistently better development ratings (Figure </w:t>
      </w:r>
      <w:r w:rsidR="00D127AA" w:rsidRPr="00014FD9">
        <w:rPr>
          <w:rFonts w:ascii="Aptos" w:hAnsi="Aptos"/>
          <w:sz w:val="22"/>
          <w:szCs w:val="22"/>
        </w:rPr>
        <w:t>D.1</w:t>
      </w:r>
      <w:r w:rsidRPr="00014FD9">
        <w:rPr>
          <w:rFonts w:ascii="Aptos" w:hAnsi="Aptos"/>
          <w:sz w:val="22"/>
          <w:szCs w:val="22"/>
        </w:rPr>
        <w:t>).</w:t>
      </w:r>
    </w:p>
    <w:p w14:paraId="09256883" w14:textId="77777777" w:rsidR="00192F5E" w:rsidRPr="00014FD9" w:rsidRDefault="00192F5E" w:rsidP="000A3020">
      <w:pPr>
        <w:jc w:val="both"/>
        <w:textAlignment w:val="baseline"/>
        <w:rPr>
          <w:rFonts w:ascii="Aptos" w:hAnsi="Aptos"/>
          <w:sz w:val="22"/>
          <w:szCs w:val="22"/>
        </w:rPr>
      </w:pPr>
    </w:p>
    <w:p w14:paraId="62498575" w14:textId="79F0EC42" w:rsidR="000E0D96" w:rsidRPr="00014FD9" w:rsidRDefault="000E0D96" w:rsidP="244FAC12">
      <w:pPr>
        <w:pStyle w:val="Title"/>
        <w:rPr>
          <w:rFonts w:ascii="Aptos" w:hAnsi="Aptos"/>
        </w:rPr>
      </w:pPr>
      <w:r w:rsidRPr="00014FD9">
        <w:rPr>
          <w:rFonts w:ascii="Aptos" w:hAnsi="Aptos"/>
        </w:rPr>
        <w:t xml:space="preserve">Figure </w:t>
      </w:r>
      <w:r w:rsidR="00BE6EB1" w:rsidRPr="00014FD9">
        <w:rPr>
          <w:rFonts w:ascii="Aptos" w:hAnsi="Aptos"/>
        </w:rPr>
        <w:t>D.1</w:t>
      </w:r>
      <w:r w:rsidRPr="00014FD9">
        <w:rPr>
          <w:rFonts w:ascii="Aptos" w:hAnsi="Aptos"/>
        </w:rPr>
        <w:t>. Innovation Premium Across Projects by Decade</w:t>
      </w:r>
    </w:p>
    <w:p w14:paraId="674112E3" w14:textId="5862B886" w:rsidR="008D4400" w:rsidRPr="00014FD9" w:rsidRDefault="008D4400" w:rsidP="00712226">
      <w:pPr>
        <w:jc w:val="center"/>
        <w:rPr>
          <w:rFonts w:ascii="Aptos" w:hAnsi="Aptos"/>
        </w:rPr>
      </w:pPr>
      <w:r w:rsidRPr="00014FD9">
        <w:rPr>
          <w:rFonts w:ascii="Aptos" w:hAnsi="Aptos"/>
          <w:noProof/>
          <w14:ligatures w14:val="standardContextual"/>
        </w:rPr>
        <w:drawing>
          <wp:inline distT="0" distB="0" distL="0" distR="0" wp14:anchorId="5E4DD547" wp14:editId="46D99C09">
            <wp:extent cx="4395053" cy="3296533"/>
            <wp:effectExtent l="0" t="0" r="5715" b="0"/>
            <wp:docPr id="6"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peopl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99462" cy="3299840"/>
                    </a:xfrm>
                    <a:prstGeom prst="rect">
                      <a:avLst/>
                    </a:prstGeom>
                  </pic:spPr>
                </pic:pic>
              </a:graphicData>
            </a:graphic>
          </wp:inline>
        </w:drawing>
      </w:r>
    </w:p>
    <w:p w14:paraId="3991B36B" w14:textId="45998147" w:rsidR="000E0D96" w:rsidRPr="00014FD9" w:rsidRDefault="000E0D96" w:rsidP="244FAC12">
      <w:pPr>
        <w:pStyle w:val="NormalWeb"/>
        <w:spacing w:before="0" w:beforeAutospacing="0" w:after="0" w:afterAutospacing="0"/>
        <w:jc w:val="center"/>
        <w:rPr>
          <w:rFonts w:ascii="Aptos" w:hAnsi="Aptos"/>
          <w:sz w:val="22"/>
          <w:szCs w:val="22"/>
        </w:rPr>
      </w:pPr>
    </w:p>
    <w:p w14:paraId="259CE883" w14:textId="526554D4" w:rsidR="000E0D96" w:rsidRPr="00014FD9" w:rsidRDefault="000E0D96" w:rsidP="000A3020">
      <w:pPr>
        <w:jc w:val="both"/>
        <w:textAlignment w:val="baseline"/>
        <w:rPr>
          <w:rFonts w:ascii="Aptos" w:hAnsi="Aptos"/>
          <w:color w:val="000000" w:themeColor="text1"/>
          <w:sz w:val="22"/>
          <w:szCs w:val="22"/>
        </w:rPr>
      </w:pPr>
      <w:r w:rsidRPr="00014FD9">
        <w:rPr>
          <w:rFonts w:ascii="Aptos" w:hAnsi="Aptos"/>
          <w:b/>
          <w:bCs/>
          <w:color w:val="000000" w:themeColor="text1"/>
          <w:sz w:val="22"/>
          <w:szCs w:val="22"/>
        </w:rPr>
        <w:t>2020s:</w:t>
      </w:r>
      <w:r w:rsidRPr="00014FD9">
        <w:rPr>
          <w:rFonts w:ascii="Aptos" w:hAnsi="Aptos"/>
          <w:color w:val="000000" w:themeColor="text1"/>
          <w:sz w:val="22"/>
          <w:szCs w:val="22"/>
        </w:rPr>
        <w:t xml:space="preserve"> In the early 2020s, the </w:t>
      </w:r>
      <w:r w:rsidR="007349AC" w:rsidRPr="00014FD9">
        <w:rPr>
          <w:rFonts w:ascii="Aptos" w:hAnsi="Aptos"/>
          <w:sz w:val="22"/>
          <w:szCs w:val="22"/>
        </w:rPr>
        <w:t>Bank Group</w:t>
      </w:r>
      <w:r w:rsidRPr="00014FD9">
        <w:rPr>
          <w:rFonts w:ascii="Aptos" w:hAnsi="Aptos"/>
          <w:color w:val="000000" w:themeColor="text1"/>
          <w:sz w:val="22"/>
          <w:szCs w:val="22"/>
        </w:rPr>
        <w:t xml:space="preserve">’s innovation capacity </w:t>
      </w:r>
      <w:r w:rsidR="00F2178A" w:rsidRPr="00014FD9">
        <w:rPr>
          <w:rFonts w:ascii="Aptos" w:hAnsi="Aptos"/>
          <w:color w:val="000000" w:themeColor="text1"/>
          <w:sz w:val="22"/>
          <w:szCs w:val="22"/>
        </w:rPr>
        <w:t xml:space="preserve">faced </w:t>
      </w:r>
      <w:r w:rsidRPr="00014FD9">
        <w:rPr>
          <w:rFonts w:ascii="Aptos" w:hAnsi="Aptos"/>
          <w:color w:val="000000" w:themeColor="text1"/>
          <w:sz w:val="22"/>
          <w:szCs w:val="22"/>
        </w:rPr>
        <w:t>new tests</w:t>
      </w:r>
      <w:r w:rsidR="00F2178A" w:rsidRPr="00014FD9">
        <w:rPr>
          <w:rFonts w:ascii="Aptos" w:hAnsi="Aptos"/>
          <w:color w:val="000000" w:themeColor="text1"/>
          <w:sz w:val="22"/>
          <w:szCs w:val="22"/>
        </w:rPr>
        <w:t>, which included</w:t>
      </w:r>
      <w:r w:rsidRPr="00014FD9">
        <w:rPr>
          <w:rFonts w:ascii="Aptos" w:hAnsi="Aptos"/>
          <w:color w:val="000000" w:themeColor="text1"/>
          <w:sz w:val="22"/>
          <w:szCs w:val="22"/>
        </w:rPr>
        <w:t xml:space="preserve"> responding to </w:t>
      </w:r>
      <w:r w:rsidR="00F2178A" w:rsidRPr="00014FD9">
        <w:rPr>
          <w:rFonts w:ascii="Aptos" w:hAnsi="Aptos"/>
          <w:color w:val="000000" w:themeColor="text1"/>
          <w:sz w:val="22"/>
          <w:szCs w:val="22"/>
        </w:rPr>
        <w:t xml:space="preserve">the </w:t>
      </w:r>
      <w:r w:rsidRPr="00014FD9">
        <w:rPr>
          <w:rFonts w:ascii="Aptos" w:hAnsi="Aptos"/>
          <w:color w:val="000000" w:themeColor="text1"/>
          <w:sz w:val="22"/>
          <w:szCs w:val="22"/>
        </w:rPr>
        <w:t>COVID-19</w:t>
      </w:r>
      <w:r w:rsidR="00F2178A" w:rsidRPr="00014FD9">
        <w:rPr>
          <w:rFonts w:ascii="Aptos" w:hAnsi="Aptos"/>
          <w:color w:val="000000" w:themeColor="text1"/>
          <w:sz w:val="22"/>
          <w:szCs w:val="22"/>
        </w:rPr>
        <w:t xml:space="preserve"> pandemic and </w:t>
      </w:r>
      <w:r w:rsidRPr="00014FD9">
        <w:rPr>
          <w:rFonts w:ascii="Aptos" w:hAnsi="Aptos"/>
          <w:color w:val="000000" w:themeColor="text1"/>
          <w:sz w:val="22"/>
          <w:szCs w:val="22"/>
        </w:rPr>
        <w:t xml:space="preserve">climate crises. Initial data for projects evaluated in </w:t>
      </w:r>
      <w:r w:rsidR="00F2178A" w:rsidRPr="00014FD9">
        <w:rPr>
          <w:rFonts w:ascii="Aptos" w:hAnsi="Aptos"/>
          <w:color w:val="000000" w:themeColor="text1"/>
          <w:sz w:val="22"/>
          <w:szCs w:val="22"/>
        </w:rPr>
        <w:t>2021</w:t>
      </w:r>
      <w:r w:rsidRPr="00014FD9">
        <w:rPr>
          <w:rFonts w:ascii="Aptos" w:hAnsi="Aptos"/>
          <w:color w:val="000000" w:themeColor="text1"/>
          <w:sz w:val="22"/>
          <w:szCs w:val="22"/>
        </w:rPr>
        <w:t>–</w:t>
      </w:r>
      <w:r w:rsidR="00F2178A" w:rsidRPr="00014FD9">
        <w:rPr>
          <w:rFonts w:ascii="Aptos" w:hAnsi="Aptos"/>
          <w:color w:val="000000" w:themeColor="text1"/>
          <w:sz w:val="22"/>
          <w:szCs w:val="22"/>
        </w:rPr>
        <w:t>20</w:t>
      </w:r>
      <w:r w:rsidRPr="00014FD9">
        <w:rPr>
          <w:rFonts w:ascii="Aptos" w:hAnsi="Aptos"/>
          <w:color w:val="000000" w:themeColor="text1"/>
          <w:sz w:val="22"/>
          <w:szCs w:val="22"/>
        </w:rPr>
        <w:t>25 show innovation mentions at their highest proportion yet</w:t>
      </w:r>
      <w:r w:rsidR="00F2178A" w:rsidRPr="00014FD9">
        <w:rPr>
          <w:rFonts w:ascii="Aptos" w:hAnsi="Aptos"/>
          <w:color w:val="000000" w:themeColor="text1"/>
          <w:sz w:val="22"/>
          <w:szCs w:val="22"/>
        </w:rPr>
        <w:t xml:space="preserve">, at about </w:t>
      </w:r>
      <w:r w:rsidRPr="00014FD9">
        <w:rPr>
          <w:rFonts w:ascii="Aptos" w:hAnsi="Aptos"/>
          <w:color w:val="000000" w:themeColor="text1"/>
          <w:sz w:val="22"/>
          <w:szCs w:val="22"/>
        </w:rPr>
        <w:t>15</w:t>
      </w:r>
      <w:r w:rsidR="00F2178A" w:rsidRPr="00014FD9">
        <w:rPr>
          <w:rFonts w:ascii="Aptos" w:hAnsi="Aptos"/>
          <w:color w:val="000000" w:themeColor="text1"/>
          <w:sz w:val="22"/>
          <w:szCs w:val="22"/>
        </w:rPr>
        <w:t xml:space="preserve"> percent </w:t>
      </w:r>
      <w:r w:rsidRPr="00014FD9">
        <w:rPr>
          <w:rFonts w:ascii="Aptos" w:hAnsi="Aptos"/>
          <w:color w:val="000000" w:themeColor="text1"/>
          <w:sz w:val="22"/>
          <w:szCs w:val="22"/>
        </w:rPr>
        <w:t xml:space="preserve">in 2023. This likely reflects how the </w:t>
      </w:r>
      <w:r w:rsidR="00D102E7" w:rsidRPr="00014FD9">
        <w:rPr>
          <w:rFonts w:ascii="Aptos" w:hAnsi="Aptos"/>
          <w:color w:val="000000" w:themeColor="text1"/>
          <w:sz w:val="22"/>
          <w:szCs w:val="22"/>
        </w:rPr>
        <w:t xml:space="preserve">World </w:t>
      </w:r>
      <w:r w:rsidRPr="00014FD9">
        <w:rPr>
          <w:rFonts w:ascii="Aptos" w:hAnsi="Aptos"/>
          <w:color w:val="000000" w:themeColor="text1"/>
          <w:sz w:val="22"/>
          <w:szCs w:val="22"/>
        </w:rPr>
        <w:t>Bank had to innovate rapidly for the COVID</w:t>
      </w:r>
      <w:r w:rsidR="00F2178A" w:rsidRPr="00014FD9">
        <w:rPr>
          <w:rFonts w:ascii="Aptos" w:hAnsi="Aptos"/>
          <w:color w:val="000000" w:themeColor="text1"/>
          <w:sz w:val="22"/>
          <w:szCs w:val="22"/>
        </w:rPr>
        <w:t>-19</w:t>
      </w:r>
      <w:r w:rsidRPr="00014FD9">
        <w:rPr>
          <w:rFonts w:ascii="Aptos" w:hAnsi="Aptos"/>
          <w:color w:val="000000" w:themeColor="text1"/>
          <w:sz w:val="22"/>
          <w:szCs w:val="22"/>
        </w:rPr>
        <w:t xml:space="preserve"> response </w:t>
      </w:r>
      <w:r w:rsidR="00F2178A" w:rsidRPr="00014FD9">
        <w:rPr>
          <w:rFonts w:ascii="Aptos" w:hAnsi="Aptos"/>
          <w:color w:val="000000" w:themeColor="text1"/>
          <w:sz w:val="22"/>
          <w:szCs w:val="22"/>
        </w:rPr>
        <w:t xml:space="preserve">through </w:t>
      </w:r>
      <w:r w:rsidRPr="00014FD9">
        <w:rPr>
          <w:rFonts w:ascii="Aptos" w:hAnsi="Aptos"/>
          <w:color w:val="000000" w:themeColor="text1"/>
          <w:sz w:val="22"/>
          <w:szCs w:val="22"/>
        </w:rPr>
        <w:t>new virtual training</w:t>
      </w:r>
      <w:r w:rsidR="00F2178A" w:rsidRPr="00014FD9">
        <w:rPr>
          <w:rFonts w:ascii="Aptos" w:hAnsi="Aptos"/>
          <w:color w:val="000000" w:themeColor="text1"/>
          <w:sz w:val="22"/>
          <w:szCs w:val="22"/>
        </w:rPr>
        <w:t xml:space="preserve"> and digital </w:t>
      </w:r>
      <w:r w:rsidRPr="00014FD9">
        <w:rPr>
          <w:rFonts w:ascii="Aptos" w:hAnsi="Aptos"/>
          <w:color w:val="000000" w:themeColor="text1"/>
          <w:sz w:val="22"/>
          <w:szCs w:val="22"/>
        </w:rPr>
        <w:t>cash transfer programs</w:t>
      </w:r>
      <w:r w:rsidR="00F2178A" w:rsidRPr="00014FD9">
        <w:rPr>
          <w:rFonts w:ascii="Aptos" w:hAnsi="Aptos"/>
          <w:color w:val="000000" w:themeColor="text1"/>
          <w:sz w:val="22"/>
          <w:szCs w:val="22"/>
        </w:rPr>
        <w:t xml:space="preserve">, </w:t>
      </w:r>
      <w:r w:rsidRPr="00014FD9">
        <w:rPr>
          <w:rFonts w:ascii="Aptos" w:hAnsi="Aptos"/>
          <w:color w:val="000000" w:themeColor="text1"/>
          <w:sz w:val="22"/>
          <w:szCs w:val="22"/>
        </w:rPr>
        <w:t>which IEG document</w:t>
      </w:r>
      <w:r w:rsidR="00F2178A" w:rsidRPr="00014FD9">
        <w:rPr>
          <w:rFonts w:ascii="Aptos" w:hAnsi="Aptos"/>
          <w:color w:val="000000" w:themeColor="text1"/>
          <w:sz w:val="22"/>
          <w:szCs w:val="22"/>
        </w:rPr>
        <w:t>ed</w:t>
      </w:r>
      <w:r w:rsidRPr="00014FD9">
        <w:rPr>
          <w:rFonts w:ascii="Aptos" w:hAnsi="Aptos"/>
          <w:color w:val="000000" w:themeColor="text1"/>
          <w:sz w:val="22"/>
          <w:szCs w:val="22"/>
        </w:rPr>
        <w:t xml:space="preserve">. </w:t>
      </w:r>
      <w:r w:rsidR="00F2178A" w:rsidRPr="00014FD9">
        <w:rPr>
          <w:rFonts w:ascii="Aptos" w:hAnsi="Aptos"/>
          <w:color w:val="000000" w:themeColor="text1"/>
          <w:sz w:val="22"/>
          <w:szCs w:val="22"/>
        </w:rPr>
        <w:t>T</w:t>
      </w:r>
      <w:r w:rsidRPr="00014FD9">
        <w:rPr>
          <w:rFonts w:ascii="Aptos" w:hAnsi="Aptos"/>
          <w:color w:val="000000" w:themeColor="text1"/>
          <w:sz w:val="22"/>
          <w:szCs w:val="22"/>
        </w:rPr>
        <w:t xml:space="preserve">he strategic approach </w:t>
      </w:r>
      <w:r w:rsidR="00F2178A" w:rsidRPr="00014FD9">
        <w:rPr>
          <w:rFonts w:ascii="Aptos" w:hAnsi="Aptos"/>
          <w:color w:val="000000" w:themeColor="text1"/>
          <w:sz w:val="22"/>
          <w:szCs w:val="22"/>
        </w:rPr>
        <w:t xml:space="preserve">was </w:t>
      </w:r>
      <w:r w:rsidRPr="00014FD9">
        <w:rPr>
          <w:rFonts w:ascii="Aptos" w:hAnsi="Aptos"/>
          <w:color w:val="000000" w:themeColor="text1"/>
          <w:sz w:val="22"/>
          <w:szCs w:val="22"/>
        </w:rPr>
        <w:t xml:space="preserve">arguably more </w:t>
      </w:r>
      <w:proofErr w:type="gramStart"/>
      <w:r w:rsidRPr="00014FD9">
        <w:rPr>
          <w:rFonts w:ascii="Aptos" w:hAnsi="Aptos"/>
          <w:color w:val="000000" w:themeColor="text1"/>
          <w:sz w:val="22"/>
          <w:szCs w:val="22"/>
        </w:rPr>
        <w:t>holistic</w:t>
      </w:r>
      <w:r w:rsidR="00F2178A" w:rsidRPr="00014FD9">
        <w:rPr>
          <w:rFonts w:ascii="Aptos" w:hAnsi="Aptos"/>
          <w:color w:val="000000" w:themeColor="text1"/>
          <w:sz w:val="22"/>
          <w:szCs w:val="22"/>
        </w:rPr>
        <w:t>—</w:t>
      </w:r>
      <w:r w:rsidRPr="00014FD9">
        <w:rPr>
          <w:rFonts w:ascii="Aptos" w:hAnsi="Aptos"/>
          <w:color w:val="000000" w:themeColor="text1"/>
          <w:sz w:val="22"/>
          <w:szCs w:val="22"/>
        </w:rPr>
        <w:t>concepts</w:t>
      </w:r>
      <w:proofErr w:type="gramEnd"/>
      <w:r w:rsidRPr="00014FD9">
        <w:rPr>
          <w:rFonts w:ascii="Aptos" w:hAnsi="Aptos"/>
          <w:color w:val="000000" w:themeColor="text1"/>
          <w:sz w:val="22"/>
          <w:szCs w:val="22"/>
        </w:rPr>
        <w:t xml:space="preserve"> like “adaptive learning,” “disruptive technology,” and “agile project design” </w:t>
      </w:r>
      <w:r w:rsidR="00F2178A" w:rsidRPr="00014FD9">
        <w:rPr>
          <w:rFonts w:ascii="Aptos" w:hAnsi="Aptos"/>
          <w:color w:val="000000" w:themeColor="text1"/>
          <w:sz w:val="22"/>
          <w:szCs w:val="22"/>
        </w:rPr>
        <w:t xml:space="preserve">were more </w:t>
      </w:r>
      <w:r w:rsidRPr="00014FD9">
        <w:rPr>
          <w:rFonts w:ascii="Aptos" w:hAnsi="Aptos"/>
          <w:color w:val="000000" w:themeColor="text1"/>
          <w:sz w:val="22"/>
          <w:szCs w:val="22"/>
        </w:rPr>
        <w:t xml:space="preserve">common in corporate strategies. </w:t>
      </w:r>
      <w:r w:rsidR="00F2178A" w:rsidRPr="00014FD9">
        <w:rPr>
          <w:rFonts w:ascii="Aptos" w:hAnsi="Aptos"/>
          <w:color w:val="000000" w:themeColor="text1"/>
          <w:sz w:val="22"/>
          <w:szCs w:val="22"/>
        </w:rPr>
        <w:t>T</w:t>
      </w:r>
      <w:r w:rsidRPr="00014FD9">
        <w:rPr>
          <w:rFonts w:ascii="Aptos" w:hAnsi="Aptos"/>
          <w:color w:val="000000" w:themeColor="text1"/>
          <w:sz w:val="22"/>
          <w:szCs w:val="22"/>
        </w:rPr>
        <w:t xml:space="preserve">he institution </w:t>
      </w:r>
      <w:r w:rsidR="00F2178A" w:rsidRPr="00014FD9">
        <w:rPr>
          <w:rFonts w:ascii="Aptos" w:hAnsi="Aptos"/>
          <w:color w:val="000000" w:themeColor="text1"/>
          <w:sz w:val="22"/>
          <w:szCs w:val="22"/>
        </w:rPr>
        <w:t xml:space="preserve">had </w:t>
      </w:r>
      <w:r w:rsidRPr="00014FD9">
        <w:rPr>
          <w:rFonts w:ascii="Aptos" w:hAnsi="Aptos"/>
          <w:color w:val="000000" w:themeColor="text1"/>
          <w:sz w:val="22"/>
          <w:szCs w:val="22"/>
        </w:rPr>
        <w:t>matured in recognizing innovation</w:t>
      </w:r>
      <w:r w:rsidR="00F2178A" w:rsidRPr="00014FD9">
        <w:rPr>
          <w:rFonts w:ascii="Aptos" w:hAnsi="Aptos"/>
          <w:color w:val="000000" w:themeColor="text1"/>
          <w:sz w:val="22"/>
          <w:szCs w:val="22"/>
        </w:rPr>
        <w:t xml:space="preserve">, and </w:t>
      </w:r>
      <w:r w:rsidRPr="00014FD9">
        <w:rPr>
          <w:rFonts w:ascii="Aptos" w:hAnsi="Aptos"/>
          <w:color w:val="000000" w:themeColor="text1"/>
          <w:sz w:val="22"/>
          <w:szCs w:val="22"/>
        </w:rPr>
        <w:t xml:space="preserve">operational policies </w:t>
      </w:r>
      <w:r w:rsidR="00F2178A" w:rsidRPr="00014FD9">
        <w:rPr>
          <w:rFonts w:ascii="Aptos" w:hAnsi="Aptos"/>
          <w:color w:val="000000" w:themeColor="text1"/>
          <w:sz w:val="22"/>
          <w:szCs w:val="22"/>
        </w:rPr>
        <w:t>were</w:t>
      </w:r>
      <w:r w:rsidRPr="00014FD9">
        <w:rPr>
          <w:rFonts w:ascii="Aptos" w:hAnsi="Aptos"/>
          <w:color w:val="000000" w:themeColor="text1"/>
          <w:sz w:val="22"/>
          <w:szCs w:val="22"/>
        </w:rPr>
        <w:t xml:space="preserve"> adjusted</w:t>
      </w:r>
      <w:r w:rsidR="00F2178A" w:rsidRPr="00014FD9">
        <w:rPr>
          <w:rFonts w:ascii="Aptos" w:hAnsi="Aptos"/>
          <w:color w:val="000000" w:themeColor="text1"/>
          <w:sz w:val="22"/>
          <w:szCs w:val="22"/>
        </w:rPr>
        <w:t>. For example, t</w:t>
      </w:r>
      <w:r w:rsidRPr="00014FD9">
        <w:rPr>
          <w:rFonts w:ascii="Aptos" w:hAnsi="Aptos"/>
          <w:color w:val="000000" w:themeColor="text1"/>
          <w:sz w:val="22"/>
          <w:szCs w:val="22"/>
        </w:rPr>
        <w:t xml:space="preserve">he </w:t>
      </w:r>
      <w:r w:rsidR="00F2178A" w:rsidRPr="00014FD9">
        <w:rPr>
          <w:rFonts w:ascii="Aptos" w:hAnsi="Aptos"/>
          <w:color w:val="000000" w:themeColor="text1"/>
          <w:sz w:val="22"/>
          <w:szCs w:val="22"/>
        </w:rPr>
        <w:t>ESF</w:t>
      </w:r>
      <w:r w:rsidRPr="00014FD9">
        <w:rPr>
          <w:rFonts w:ascii="Aptos" w:hAnsi="Aptos"/>
          <w:color w:val="000000" w:themeColor="text1"/>
          <w:sz w:val="22"/>
          <w:szCs w:val="22"/>
        </w:rPr>
        <w:t xml:space="preserve"> </w:t>
      </w:r>
      <w:r w:rsidR="00C26A01" w:rsidRPr="00014FD9">
        <w:rPr>
          <w:rFonts w:ascii="Aptos" w:hAnsi="Aptos"/>
          <w:color w:val="000000" w:themeColor="text1"/>
          <w:sz w:val="22"/>
          <w:szCs w:val="22"/>
        </w:rPr>
        <w:t xml:space="preserve">(2018) </w:t>
      </w:r>
      <w:r w:rsidR="00F2178A" w:rsidRPr="00014FD9">
        <w:rPr>
          <w:rFonts w:ascii="Aptos" w:hAnsi="Aptos"/>
          <w:color w:val="000000" w:themeColor="text1"/>
          <w:sz w:val="22"/>
          <w:szCs w:val="22"/>
        </w:rPr>
        <w:t xml:space="preserve">allowed </w:t>
      </w:r>
      <w:r w:rsidRPr="00014FD9">
        <w:rPr>
          <w:rFonts w:ascii="Aptos" w:hAnsi="Aptos"/>
          <w:color w:val="000000" w:themeColor="text1"/>
          <w:sz w:val="22"/>
          <w:szCs w:val="22"/>
        </w:rPr>
        <w:t>adaptive risk management</w:t>
      </w:r>
      <w:r w:rsidR="00681357" w:rsidRPr="00014FD9">
        <w:rPr>
          <w:rFonts w:ascii="Aptos" w:hAnsi="Aptos"/>
          <w:color w:val="000000" w:themeColor="text1"/>
          <w:sz w:val="22"/>
          <w:szCs w:val="22"/>
        </w:rPr>
        <w:t>,</w:t>
      </w:r>
      <w:r w:rsidR="00F2178A" w:rsidRPr="00014FD9">
        <w:rPr>
          <w:rFonts w:ascii="Aptos" w:hAnsi="Aptos"/>
          <w:color w:val="000000" w:themeColor="text1"/>
          <w:sz w:val="22"/>
          <w:szCs w:val="22"/>
        </w:rPr>
        <w:t xml:space="preserve"> and </w:t>
      </w:r>
      <w:r w:rsidRPr="00014FD9">
        <w:rPr>
          <w:rFonts w:ascii="Aptos" w:hAnsi="Aptos"/>
          <w:color w:val="000000" w:themeColor="text1"/>
          <w:sz w:val="22"/>
          <w:szCs w:val="22"/>
        </w:rPr>
        <w:t xml:space="preserve">the </w:t>
      </w:r>
      <w:r w:rsidR="00A249B4" w:rsidRPr="00014FD9">
        <w:rPr>
          <w:rFonts w:ascii="Aptos" w:hAnsi="Aptos"/>
          <w:color w:val="000000" w:themeColor="text1"/>
          <w:sz w:val="22"/>
          <w:szCs w:val="22"/>
        </w:rPr>
        <w:t xml:space="preserve">new </w:t>
      </w:r>
      <w:r w:rsidRPr="00014FD9">
        <w:rPr>
          <w:rFonts w:ascii="Aptos" w:hAnsi="Aptos"/>
          <w:color w:val="000000" w:themeColor="text1"/>
          <w:sz w:val="22"/>
          <w:szCs w:val="22"/>
        </w:rPr>
        <w:t xml:space="preserve">Procurement Framework </w:t>
      </w:r>
      <w:r w:rsidR="00A249B4" w:rsidRPr="00014FD9">
        <w:rPr>
          <w:rFonts w:ascii="Aptos" w:hAnsi="Aptos"/>
          <w:color w:val="000000" w:themeColor="text1"/>
          <w:sz w:val="22"/>
          <w:szCs w:val="22"/>
        </w:rPr>
        <w:t>(</w:t>
      </w:r>
      <w:r w:rsidRPr="00014FD9">
        <w:rPr>
          <w:rFonts w:ascii="Aptos" w:hAnsi="Aptos"/>
          <w:color w:val="000000" w:themeColor="text1"/>
          <w:sz w:val="22"/>
          <w:szCs w:val="22"/>
        </w:rPr>
        <w:t>2016</w:t>
      </w:r>
      <w:r w:rsidR="00A249B4" w:rsidRPr="00014FD9">
        <w:rPr>
          <w:rFonts w:ascii="Aptos" w:hAnsi="Aptos"/>
          <w:color w:val="000000" w:themeColor="text1"/>
          <w:sz w:val="22"/>
          <w:szCs w:val="22"/>
        </w:rPr>
        <w:t>)</w:t>
      </w:r>
      <w:r w:rsidRPr="00014FD9">
        <w:rPr>
          <w:rFonts w:ascii="Aptos" w:hAnsi="Aptos"/>
          <w:color w:val="000000" w:themeColor="text1"/>
          <w:sz w:val="22"/>
          <w:szCs w:val="22"/>
        </w:rPr>
        <w:t xml:space="preserve"> </w:t>
      </w:r>
      <w:r w:rsidR="00F2178A" w:rsidRPr="00014FD9">
        <w:rPr>
          <w:rFonts w:ascii="Aptos" w:hAnsi="Aptos"/>
          <w:color w:val="000000" w:themeColor="text1"/>
          <w:sz w:val="22"/>
          <w:szCs w:val="22"/>
        </w:rPr>
        <w:t xml:space="preserve">allowed </w:t>
      </w:r>
      <w:r w:rsidRPr="00014FD9">
        <w:rPr>
          <w:rFonts w:ascii="Aptos" w:hAnsi="Aptos"/>
          <w:color w:val="000000" w:themeColor="text1"/>
          <w:sz w:val="22"/>
          <w:szCs w:val="22"/>
        </w:rPr>
        <w:t>innovative procurement methods, enabling more flexibility. However, some evaluations still describe the innovation ecosystem as fragmente</w:t>
      </w:r>
      <w:r w:rsidR="00F2178A" w:rsidRPr="00014FD9">
        <w:rPr>
          <w:rFonts w:ascii="Aptos" w:hAnsi="Aptos"/>
          <w:color w:val="000000" w:themeColor="text1"/>
          <w:sz w:val="22"/>
          <w:szCs w:val="22"/>
        </w:rPr>
        <w:t xml:space="preserve">d, noting </w:t>
      </w:r>
      <w:r w:rsidRPr="00014FD9">
        <w:rPr>
          <w:rFonts w:ascii="Aptos" w:hAnsi="Aptos"/>
          <w:color w:val="000000" w:themeColor="text1"/>
          <w:sz w:val="22"/>
          <w:szCs w:val="22"/>
        </w:rPr>
        <w:t xml:space="preserve">multiple initiatives but lacking coherence. For instance, an innovation </w:t>
      </w:r>
      <w:r w:rsidR="00F2178A" w:rsidRPr="00014FD9">
        <w:rPr>
          <w:rFonts w:ascii="Aptos" w:hAnsi="Aptos"/>
          <w:color w:val="000000" w:themeColor="text1"/>
          <w:sz w:val="22"/>
          <w:szCs w:val="22"/>
        </w:rPr>
        <w:t xml:space="preserve">piloted </w:t>
      </w:r>
      <w:r w:rsidRPr="00014FD9">
        <w:rPr>
          <w:rFonts w:ascii="Aptos" w:hAnsi="Aptos"/>
          <w:color w:val="000000" w:themeColor="text1"/>
          <w:sz w:val="22"/>
          <w:szCs w:val="22"/>
        </w:rPr>
        <w:t xml:space="preserve">in one unit may </w:t>
      </w:r>
      <w:r w:rsidR="00C26A01" w:rsidRPr="00014FD9">
        <w:rPr>
          <w:rFonts w:ascii="Aptos" w:hAnsi="Aptos"/>
          <w:color w:val="000000" w:themeColor="text1"/>
          <w:sz w:val="22"/>
          <w:szCs w:val="22"/>
        </w:rPr>
        <w:t xml:space="preserve">not </w:t>
      </w:r>
      <w:r w:rsidRPr="00014FD9">
        <w:rPr>
          <w:rFonts w:ascii="Aptos" w:hAnsi="Aptos"/>
          <w:color w:val="000000" w:themeColor="text1"/>
          <w:sz w:val="22"/>
          <w:szCs w:val="22"/>
        </w:rPr>
        <w:t>be known by other</w:t>
      </w:r>
      <w:r w:rsidR="00C26A01" w:rsidRPr="00014FD9">
        <w:rPr>
          <w:rFonts w:ascii="Aptos" w:hAnsi="Aptos"/>
          <w:color w:val="000000" w:themeColor="text1"/>
          <w:sz w:val="22"/>
          <w:szCs w:val="22"/>
        </w:rPr>
        <w:t xml:space="preserve"> units</w:t>
      </w:r>
      <w:r w:rsidRPr="00014FD9">
        <w:rPr>
          <w:rFonts w:ascii="Aptos" w:hAnsi="Aptos"/>
          <w:color w:val="000000" w:themeColor="text1"/>
          <w:sz w:val="22"/>
          <w:szCs w:val="22"/>
        </w:rPr>
        <w:t xml:space="preserve"> due to information overload or lack of systematic </w:t>
      </w:r>
      <w:r w:rsidR="00F2178A" w:rsidRPr="00014FD9">
        <w:rPr>
          <w:rFonts w:ascii="Aptos" w:hAnsi="Aptos"/>
          <w:color w:val="000000" w:themeColor="text1"/>
          <w:sz w:val="22"/>
          <w:szCs w:val="22"/>
        </w:rPr>
        <w:t xml:space="preserve">knowledge </w:t>
      </w:r>
      <w:r w:rsidRPr="00014FD9">
        <w:rPr>
          <w:rFonts w:ascii="Aptos" w:hAnsi="Aptos"/>
          <w:color w:val="000000" w:themeColor="text1"/>
          <w:sz w:val="22"/>
          <w:szCs w:val="22"/>
        </w:rPr>
        <w:t>capture.</w:t>
      </w:r>
    </w:p>
    <w:p w14:paraId="764C88A1" w14:textId="77777777" w:rsidR="00E823DF" w:rsidRPr="00014FD9" w:rsidRDefault="00E823DF" w:rsidP="000A3020">
      <w:pPr>
        <w:jc w:val="both"/>
        <w:textAlignment w:val="baseline"/>
        <w:rPr>
          <w:rFonts w:ascii="Aptos" w:hAnsi="Aptos"/>
          <w:color w:val="000000" w:themeColor="text1"/>
          <w:sz w:val="22"/>
          <w:szCs w:val="22"/>
        </w:rPr>
      </w:pPr>
    </w:p>
    <w:p w14:paraId="64BDE36F" w14:textId="77777777" w:rsidR="00192F5E" w:rsidRPr="00014FD9" w:rsidRDefault="00192F5E" w:rsidP="244FAC12">
      <w:pPr>
        <w:jc w:val="both"/>
        <w:textAlignment w:val="baseline"/>
        <w:rPr>
          <w:rFonts w:ascii="Aptos" w:hAnsi="Aptos"/>
          <w:color w:val="000000"/>
          <w:sz w:val="22"/>
          <w:szCs w:val="22"/>
        </w:rPr>
      </w:pPr>
    </w:p>
    <w:p w14:paraId="6841F677" w14:textId="5161F050" w:rsidR="00CA58F5" w:rsidRPr="00014FD9" w:rsidDel="00657853" w:rsidRDefault="00BE6EB1" w:rsidP="244FAC12">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b/>
          <w:bCs/>
          <w:sz w:val="22"/>
          <w:szCs w:val="22"/>
        </w:rPr>
      </w:pPr>
      <w:r w:rsidRPr="00014FD9" w:rsidDel="00657853">
        <w:rPr>
          <w:rFonts w:ascii="Aptos" w:hAnsi="Aptos"/>
          <w:b/>
          <w:bCs/>
          <w:sz w:val="22"/>
          <w:szCs w:val="22"/>
        </w:rPr>
        <w:lastRenderedPageBreak/>
        <w:t xml:space="preserve">Box D.1. </w:t>
      </w:r>
      <w:r w:rsidR="00CA58F5" w:rsidRPr="00014FD9" w:rsidDel="00657853">
        <w:rPr>
          <w:rFonts w:ascii="Aptos" w:hAnsi="Aptos"/>
          <w:b/>
          <w:bCs/>
          <w:sz w:val="22"/>
          <w:szCs w:val="22"/>
        </w:rPr>
        <w:t xml:space="preserve">Assessment of </w:t>
      </w:r>
      <w:r w:rsidR="00CA58F5" w:rsidRPr="00014FD9" w:rsidDel="00657853">
        <w:rPr>
          <w:rFonts w:ascii="Aptos" w:hAnsi="Aptos"/>
          <w:b/>
          <w:bCs/>
          <w:color w:val="000000" w:themeColor="text1"/>
          <w:sz w:val="22"/>
          <w:szCs w:val="22"/>
        </w:rPr>
        <w:t>the Bank Group’s</w:t>
      </w:r>
      <w:r w:rsidR="00CA58F5" w:rsidRPr="00014FD9" w:rsidDel="00657853">
        <w:rPr>
          <w:rFonts w:ascii="Aptos" w:hAnsi="Aptos"/>
          <w:b/>
          <w:bCs/>
          <w:sz w:val="22"/>
          <w:szCs w:val="22"/>
        </w:rPr>
        <w:t xml:space="preserve"> Internal Innovation Capacity</w:t>
      </w:r>
    </w:p>
    <w:p w14:paraId="0F90BEDD" w14:textId="25BB2EDE" w:rsidR="001174FC" w:rsidRPr="00014FD9" w:rsidDel="00657853" w:rsidRDefault="000E0D96" w:rsidP="244FAC12">
      <w:pPr>
        <w:pBdr>
          <w:top w:val="single" w:sz="4" w:space="1" w:color="000000" w:themeColor="text1"/>
          <w:left w:val="single" w:sz="4" w:space="4" w:color="000000" w:themeColor="text1"/>
          <w:bottom w:val="single" w:sz="4" w:space="1" w:color="000000" w:themeColor="text1"/>
          <w:right w:val="single" w:sz="4" w:space="4" w:color="000000" w:themeColor="text1"/>
        </w:pBdr>
        <w:jc w:val="both"/>
        <w:rPr>
          <w:rFonts w:ascii="Aptos" w:hAnsi="Aptos"/>
          <w:color w:val="000000" w:themeColor="text1"/>
          <w:sz w:val="22"/>
          <w:szCs w:val="22"/>
        </w:rPr>
      </w:pPr>
      <w:r w:rsidRPr="00014FD9" w:rsidDel="00657853">
        <w:rPr>
          <w:rFonts w:ascii="Aptos" w:hAnsi="Aptos"/>
          <w:color w:val="000000" w:themeColor="text1"/>
          <w:sz w:val="22"/>
          <w:szCs w:val="22"/>
        </w:rPr>
        <w:t xml:space="preserve">Has the </w:t>
      </w:r>
      <w:r w:rsidR="00681357" w:rsidRPr="00014FD9" w:rsidDel="00657853">
        <w:rPr>
          <w:rFonts w:ascii="Aptos" w:hAnsi="Aptos"/>
          <w:color w:val="000000" w:themeColor="text1"/>
          <w:sz w:val="22"/>
          <w:szCs w:val="22"/>
        </w:rPr>
        <w:t xml:space="preserve">Bank Group’s </w:t>
      </w:r>
      <w:r w:rsidRPr="00014FD9" w:rsidDel="00657853">
        <w:rPr>
          <w:rFonts w:ascii="Aptos" w:hAnsi="Aptos"/>
          <w:color w:val="000000" w:themeColor="text1"/>
          <w:sz w:val="22"/>
          <w:szCs w:val="22"/>
        </w:rPr>
        <w:t xml:space="preserve">internal innovation capacity matured or remained fragmented? Evidence suggests a bit of both. </w:t>
      </w:r>
      <w:r w:rsidR="00CA58F5" w:rsidRPr="00014FD9" w:rsidDel="00657853">
        <w:rPr>
          <w:rFonts w:ascii="Aptos" w:hAnsi="Aptos"/>
          <w:color w:val="000000" w:themeColor="text1"/>
          <w:sz w:val="22"/>
          <w:szCs w:val="22"/>
        </w:rPr>
        <w:t>I</w:t>
      </w:r>
      <w:r w:rsidRPr="00014FD9" w:rsidDel="00657853">
        <w:rPr>
          <w:rFonts w:ascii="Aptos" w:hAnsi="Aptos"/>
          <w:color w:val="000000" w:themeColor="text1"/>
          <w:sz w:val="22"/>
          <w:szCs w:val="22"/>
        </w:rPr>
        <w:t>nnovation is no longer a fringe activity</w:t>
      </w:r>
      <w:r w:rsidR="00681357" w:rsidRPr="00014FD9" w:rsidDel="00657853">
        <w:rPr>
          <w:rFonts w:ascii="Aptos" w:hAnsi="Aptos"/>
          <w:color w:val="000000" w:themeColor="text1"/>
          <w:sz w:val="22"/>
          <w:szCs w:val="22"/>
        </w:rPr>
        <w:t>. I</w:t>
      </w:r>
      <w:r w:rsidRPr="00014FD9" w:rsidDel="00657853">
        <w:rPr>
          <w:rFonts w:ascii="Aptos" w:hAnsi="Aptos"/>
          <w:color w:val="000000" w:themeColor="text1"/>
          <w:sz w:val="22"/>
          <w:szCs w:val="22"/>
        </w:rPr>
        <w:t xml:space="preserve">t is discussed by senior management, </w:t>
      </w:r>
      <w:r w:rsidR="00CA58F5" w:rsidRPr="00014FD9" w:rsidDel="00657853">
        <w:rPr>
          <w:rFonts w:ascii="Aptos" w:hAnsi="Aptos"/>
          <w:color w:val="000000" w:themeColor="text1"/>
          <w:sz w:val="22"/>
          <w:szCs w:val="22"/>
        </w:rPr>
        <w:t>supported by</w:t>
      </w:r>
      <w:r w:rsidRPr="00014FD9" w:rsidDel="00657853">
        <w:rPr>
          <w:rFonts w:ascii="Aptos" w:hAnsi="Aptos"/>
          <w:color w:val="000000" w:themeColor="text1"/>
          <w:sz w:val="22"/>
          <w:szCs w:val="22"/>
        </w:rPr>
        <w:t xml:space="preserve"> dedicated </w:t>
      </w:r>
      <w:r w:rsidR="00CA58F5" w:rsidRPr="00014FD9" w:rsidDel="00657853">
        <w:rPr>
          <w:rFonts w:ascii="Aptos" w:hAnsi="Aptos"/>
          <w:color w:val="000000" w:themeColor="text1"/>
          <w:sz w:val="22"/>
          <w:szCs w:val="22"/>
        </w:rPr>
        <w:t xml:space="preserve">funding </w:t>
      </w:r>
      <w:r w:rsidRPr="00014FD9" w:rsidDel="00657853">
        <w:rPr>
          <w:rFonts w:ascii="Aptos" w:hAnsi="Aptos"/>
          <w:color w:val="000000" w:themeColor="text1"/>
          <w:sz w:val="22"/>
          <w:szCs w:val="22"/>
        </w:rPr>
        <w:t>(e.g.</w:t>
      </w:r>
      <w:r w:rsidR="00681357" w:rsidRPr="00014FD9" w:rsidDel="00657853">
        <w:rPr>
          <w:rFonts w:ascii="Aptos" w:hAnsi="Aptos"/>
          <w:color w:val="000000" w:themeColor="text1"/>
          <w:sz w:val="22"/>
          <w:szCs w:val="22"/>
        </w:rPr>
        <w:t>,</w:t>
      </w:r>
      <w:r w:rsidRPr="00014FD9" w:rsidDel="00657853">
        <w:rPr>
          <w:rFonts w:ascii="Aptos" w:hAnsi="Aptos"/>
          <w:color w:val="000000" w:themeColor="text1"/>
          <w:sz w:val="22"/>
          <w:szCs w:val="22"/>
        </w:rPr>
        <w:t xml:space="preserve"> IDA </w:t>
      </w:r>
      <w:r w:rsidR="00CA58F5" w:rsidRPr="00014FD9" w:rsidDel="00657853">
        <w:rPr>
          <w:rFonts w:ascii="Aptos" w:hAnsi="Aptos"/>
          <w:color w:val="000000" w:themeColor="text1"/>
          <w:sz w:val="22"/>
          <w:szCs w:val="22"/>
        </w:rPr>
        <w:t>PSW</w:t>
      </w:r>
      <w:r w:rsidRPr="00014FD9" w:rsidDel="00657853">
        <w:rPr>
          <w:rFonts w:ascii="Aptos" w:hAnsi="Aptos"/>
          <w:color w:val="000000" w:themeColor="text1"/>
          <w:sz w:val="22"/>
          <w:szCs w:val="22"/>
        </w:rPr>
        <w:t xml:space="preserve">, trust funds for innovation in FCV), and many staff have experience with novel approaches. </w:t>
      </w:r>
      <w:r w:rsidR="00CA58F5" w:rsidRPr="00014FD9" w:rsidDel="00657853">
        <w:rPr>
          <w:rFonts w:ascii="Aptos" w:hAnsi="Aptos"/>
          <w:color w:val="000000" w:themeColor="text1"/>
          <w:sz w:val="22"/>
          <w:szCs w:val="22"/>
        </w:rPr>
        <w:t>However</w:t>
      </w:r>
      <w:r w:rsidRPr="00014FD9" w:rsidDel="00657853">
        <w:rPr>
          <w:rFonts w:ascii="Aptos" w:hAnsi="Aptos"/>
          <w:color w:val="000000" w:themeColor="text1"/>
          <w:sz w:val="22"/>
          <w:szCs w:val="22"/>
        </w:rPr>
        <w:t xml:space="preserve">, silos and </w:t>
      </w:r>
      <w:r w:rsidR="00CA58F5" w:rsidRPr="00014FD9" w:rsidDel="00657853">
        <w:rPr>
          <w:rFonts w:ascii="Aptos" w:hAnsi="Aptos"/>
          <w:color w:val="000000" w:themeColor="text1"/>
          <w:sz w:val="22"/>
          <w:szCs w:val="22"/>
        </w:rPr>
        <w:t xml:space="preserve">uneven implementation </w:t>
      </w:r>
      <w:r w:rsidRPr="00014FD9" w:rsidDel="00657853">
        <w:rPr>
          <w:rFonts w:ascii="Aptos" w:hAnsi="Aptos"/>
          <w:color w:val="000000" w:themeColor="text1"/>
          <w:sz w:val="22"/>
          <w:szCs w:val="22"/>
        </w:rPr>
        <w:t xml:space="preserve">persist. </w:t>
      </w:r>
      <w:r w:rsidR="00CA58F5" w:rsidRPr="00014FD9" w:rsidDel="00657853">
        <w:rPr>
          <w:rFonts w:ascii="Aptos" w:hAnsi="Aptos"/>
          <w:color w:val="000000" w:themeColor="text1"/>
          <w:sz w:val="22"/>
          <w:szCs w:val="22"/>
        </w:rPr>
        <w:t xml:space="preserve">Certain GPs </w:t>
      </w:r>
      <w:r w:rsidRPr="00014FD9" w:rsidDel="00657853">
        <w:rPr>
          <w:rFonts w:ascii="Aptos" w:hAnsi="Aptos"/>
          <w:color w:val="000000" w:themeColor="text1"/>
          <w:sz w:val="22"/>
          <w:szCs w:val="22"/>
        </w:rPr>
        <w:t xml:space="preserve">have robust systems to vet and mainstream innovations, </w:t>
      </w:r>
      <w:r w:rsidR="00CA58F5" w:rsidRPr="00014FD9" w:rsidDel="00657853">
        <w:rPr>
          <w:rFonts w:ascii="Aptos" w:hAnsi="Aptos"/>
          <w:color w:val="000000" w:themeColor="text1"/>
          <w:sz w:val="22"/>
          <w:szCs w:val="22"/>
        </w:rPr>
        <w:t xml:space="preserve">while </w:t>
      </w:r>
      <w:r w:rsidRPr="00014FD9" w:rsidDel="00657853">
        <w:rPr>
          <w:rFonts w:ascii="Aptos" w:hAnsi="Aptos"/>
          <w:color w:val="000000" w:themeColor="text1"/>
          <w:sz w:val="22"/>
          <w:szCs w:val="22"/>
        </w:rPr>
        <w:t xml:space="preserve">others do not. </w:t>
      </w:r>
      <w:r w:rsidR="00CA58F5" w:rsidRPr="00014FD9" w:rsidDel="00657853">
        <w:rPr>
          <w:rFonts w:ascii="Aptos" w:hAnsi="Aptos"/>
          <w:color w:val="000000" w:themeColor="text1"/>
          <w:sz w:val="22"/>
          <w:szCs w:val="22"/>
        </w:rPr>
        <w:t>Moreover,</w:t>
      </w:r>
      <w:r w:rsidRPr="00014FD9" w:rsidDel="00657853">
        <w:rPr>
          <w:rFonts w:ascii="Aptos" w:hAnsi="Aptos"/>
          <w:color w:val="000000" w:themeColor="text1"/>
          <w:sz w:val="22"/>
          <w:szCs w:val="22"/>
        </w:rPr>
        <w:t xml:space="preserve"> innovation initiatives</w:t>
      </w:r>
      <w:r w:rsidR="00CA58F5" w:rsidRPr="00014FD9" w:rsidDel="00657853">
        <w:rPr>
          <w:rFonts w:ascii="Aptos" w:hAnsi="Aptos"/>
          <w:color w:val="000000" w:themeColor="text1"/>
          <w:sz w:val="22"/>
          <w:szCs w:val="22"/>
        </w:rPr>
        <w:t xml:space="preserve"> have experienced turnover</w:t>
      </w:r>
      <w:r w:rsidR="007F61FB" w:rsidRPr="00014FD9" w:rsidDel="00657853">
        <w:rPr>
          <w:rFonts w:ascii="Aptos" w:hAnsi="Aptos"/>
          <w:color w:val="000000" w:themeColor="text1"/>
          <w:sz w:val="22"/>
          <w:szCs w:val="22"/>
        </w:rPr>
        <w:t xml:space="preserve">, for example, </w:t>
      </w:r>
      <w:r w:rsidRPr="00014FD9" w:rsidDel="00657853">
        <w:rPr>
          <w:rFonts w:ascii="Aptos" w:hAnsi="Aptos"/>
          <w:color w:val="000000" w:themeColor="text1"/>
          <w:sz w:val="22"/>
          <w:szCs w:val="22"/>
        </w:rPr>
        <w:t xml:space="preserve">the “Innovation Lab” </w:t>
      </w:r>
      <w:r w:rsidR="00CA58F5" w:rsidRPr="00014FD9" w:rsidDel="00657853">
        <w:rPr>
          <w:rFonts w:ascii="Aptos" w:hAnsi="Aptos"/>
          <w:color w:val="000000" w:themeColor="text1"/>
          <w:sz w:val="22"/>
          <w:szCs w:val="22"/>
        </w:rPr>
        <w:t xml:space="preserve">and </w:t>
      </w:r>
      <w:r w:rsidRPr="00014FD9" w:rsidDel="00657853">
        <w:rPr>
          <w:rFonts w:ascii="Aptos" w:hAnsi="Aptos"/>
          <w:color w:val="000000" w:themeColor="text1"/>
          <w:sz w:val="22"/>
          <w:szCs w:val="22"/>
        </w:rPr>
        <w:t>specific incubators</w:t>
      </w:r>
      <w:r w:rsidR="00CA58F5" w:rsidRPr="00014FD9" w:rsidDel="00657853">
        <w:rPr>
          <w:rFonts w:ascii="Aptos" w:hAnsi="Aptos"/>
          <w:color w:val="000000" w:themeColor="text1"/>
          <w:sz w:val="22"/>
          <w:szCs w:val="22"/>
        </w:rPr>
        <w:t xml:space="preserve">. </w:t>
      </w:r>
      <w:r w:rsidRPr="00014FD9" w:rsidDel="00657853">
        <w:rPr>
          <w:rFonts w:ascii="Aptos" w:hAnsi="Aptos"/>
          <w:color w:val="000000" w:themeColor="text1"/>
          <w:sz w:val="22"/>
          <w:szCs w:val="22"/>
        </w:rPr>
        <w:t xml:space="preserve">Often </w:t>
      </w:r>
      <w:r w:rsidR="00CA58F5" w:rsidRPr="00014FD9" w:rsidDel="00657853">
        <w:rPr>
          <w:rFonts w:ascii="Aptos" w:hAnsi="Aptos"/>
          <w:color w:val="000000" w:themeColor="text1"/>
          <w:sz w:val="22"/>
          <w:szCs w:val="22"/>
        </w:rPr>
        <w:t>these programs operate</w:t>
      </w:r>
      <w:r w:rsidRPr="00014FD9" w:rsidDel="00657853">
        <w:rPr>
          <w:rFonts w:ascii="Aptos" w:hAnsi="Aptos"/>
          <w:color w:val="000000" w:themeColor="text1"/>
          <w:sz w:val="22"/>
          <w:szCs w:val="22"/>
        </w:rPr>
        <w:t xml:space="preserve"> for </w:t>
      </w:r>
      <w:r w:rsidR="00CA58F5" w:rsidRPr="00014FD9" w:rsidDel="00657853">
        <w:rPr>
          <w:rFonts w:ascii="Aptos" w:hAnsi="Aptos"/>
          <w:color w:val="000000" w:themeColor="text1"/>
          <w:sz w:val="22"/>
          <w:szCs w:val="22"/>
        </w:rPr>
        <w:t xml:space="preserve">only </w:t>
      </w:r>
      <w:r w:rsidRPr="00014FD9" w:rsidDel="00657853">
        <w:rPr>
          <w:rFonts w:ascii="Aptos" w:hAnsi="Aptos"/>
          <w:color w:val="000000" w:themeColor="text1"/>
          <w:sz w:val="22"/>
          <w:szCs w:val="22"/>
        </w:rPr>
        <w:t xml:space="preserve">a few years </w:t>
      </w:r>
      <w:r w:rsidR="00CA58F5" w:rsidRPr="00014FD9" w:rsidDel="00657853">
        <w:rPr>
          <w:rFonts w:ascii="Aptos" w:hAnsi="Aptos"/>
          <w:color w:val="000000" w:themeColor="text1"/>
          <w:sz w:val="22"/>
          <w:szCs w:val="22"/>
        </w:rPr>
        <w:t>before they are</w:t>
      </w:r>
      <w:r w:rsidRPr="00014FD9" w:rsidDel="00657853">
        <w:rPr>
          <w:rFonts w:ascii="Aptos" w:hAnsi="Aptos"/>
          <w:color w:val="000000" w:themeColor="text1"/>
          <w:sz w:val="22"/>
          <w:szCs w:val="22"/>
        </w:rPr>
        <w:t xml:space="preserve"> rebranded or </w:t>
      </w:r>
      <w:r w:rsidR="00CA58F5" w:rsidRPr="00014FD9" w:rsidDel="00657853">
        <w:rPr>
          <w:rFonts w:ascii="Aptos" w:hAnsi="Aptos"/>
          <w:color w:val="000000" w:themeColor="text1"/>
          <w:sz w:val="22"/>
          <w:szCs w:val="22"/>
        </w:rPr>
        <w:t>absorbed, resulting in</w:t>
      </w:r>
      <w:r w:rsidRPr="00014FD9" w:rsidDel="00657853">
        <w:rPr>
          <w:rFonts w:ascii="Aptos" w:hAnsi="Aptos"/>
          <w:color w:val="000000" w:themeColor="text1"/>
          <w:sz w:val="22"/>
          <w:szCs w:val="22"/>
        </w:rPr>
        <w:t xml:space="preserve"> los</w:t>
      </w:r>
      <w:r w:rsidR="00CA58F5" w:rsidRPr="00014FD9" w:rsidDel="00657853">
        <w:rPr>
          <w:rFonts w:ascii="Aptos" w:hAnsi="Aptos"/>
          <w:color w:val="000000" w:themeColor="text1"/>
          <w:sz w:val="22"/>
          <w:szCs w:val="22"/>
        </w:rPr>
        <w:t>t</w:t>
      </w:r>
      <w:r w:rsidRPr="00014FD9" w:rsidDel="00657853">
        <w:rPr>
          <w:rFonts w:ascii="Aptos" w:hAnsi="Aptos"/>
          <w:color w:val="000000" w:themeColor="text1"/>
          <w:sz w:val="22"/>
          <w:szCs w:val="22"/>
        </w:rPr>
        <w:t xml:space="preserve"> momentum</w:t>
      </w:r>
      <w:r w:rsidR="00CA58F5" w:rsidRPr="00014FD9" w:rsidDel="00657853">
        <w:rPr>
          <w:rFonts w:ascii="Aptos" w:hAnsi="Aptos"/>
          <w:color w:val="000000" w:themeColor="text1"/>
          <w:sz w:val="22"/>
          <w:szCs w:val="22"/>
        </w:rPr>
        <w:t>. This</w:t>
      </w:r>
      <w:r w:rsidR="00CA58F5" w:rsidRPr="00014FD9" w:rsidDel="00657853">
        <w:rPr>
          <w:rFonts w:ascii="Aptos" w:hAnsi="Aptos"/>
          <w:sz w:val="22"/>
          <w:szCs w:val="22"/>
        </w:rPr>
        <w:t xml:space="preserve"> discontinuity contributes to perceptions of fragmentation among staff</w:t>
      </w:r>
      <w:r w:rsidRPr="00014FD9" w:rsidDel="00657853">
        <w:rPr>
          <w:rFonts w:ascii="Aptos" w:hAnsi="Aptos"/>
          <w:color w:val="000000" w:themeColor="text1"/>
          <w:sz w:val="22"/>
          <w:szCs w:val="22"/>
        </w:rPr>
        <w:t>.</w:t>
      </w:r>
    </w:p>
    <w:p w14:paraId="13612FD6" w14:textId="73DA6CC1" w:rsidR="001174FC" w:rsidRPr="00014FD9" w:rsidDel="00657853" w:rsidRDefault="001174FC">
      <w:pPr>
        <w:spacing w:after="160" w:line="278" w:lineRule="auto"/>
        <w:rPr>
          <w:rFonts w:ascii="Aptos" w:eastAsiaTheme="majorEastAsia" w:hAnsi="Aptos" w:cs="Times New Roman (Headings CS)"/>
          <w:b/>
          <w:color w:val="0F4761" w:themeColor="accent1" w:themeShade="BF"/>
          <w:sz w:val="36"/>
          <w:szCs w:val="40"/>
        </w:rPr>
      </w:pPr>
      <w:bookmarkStart w:id="138" w:name="_Toc212189909"/>
      <w:bookmarkStart w:id="139" w:name="_Toc215657607"/>
      <w:r w:rsidRPr="00014FD9" w:rsidDel="00657853">
        <w:rPr>
          <w:rFonts w:ascii="Aptos" w:hAnsi="Aptos"/>
        </w:rPr>
        <w:br w:type="page"/>
      </w:r>
    </w:p>
    <w:p w14:paraId="5020FFFF" w14:textId="6D281F2E" w:rsidR="00450405" w:rsidRPr="00014FD9" w:rsidRDefault="000045CB" w:rsidP="000A3020">
      <w:pPr>
        <w:pStyle w:val="Heading1"/>
        <w:spacing w:before="0" w:after="0"/>
        <w:rPr>
          <w:rFonts w:ascii="Aptos" w:hAnsi="Aptos"/>
        </w:rPr>
      </w:pPr>
      <w:bookmarkStart w:id="140" w:name="_Toc222450707"/>
      <w:r w:rsidRPr="00014FD9">
        <w:rPr>
          <w:rFonts w:ascii="Aptos" w:hAnsi="Aptos"/>
        </w:rPr>
        <w:lastRenderedPageBreak/>
        <w:t>Appendix E</w:t>
      </w:r>
      <w:r w:rsidR="00450405" w:rsidRPr="00014FD9">
        <w:rPr>
          <w:rFonts w:ascii="Aptos" w:hAnsi="Aptos"/>
        </w:rPr>
        <w:t xml:space="preserve">. </w:t>
      </w:r>
      <w:r w:rsidR="00C55AEF" w:rsidRPr="00014FD9">
        <w:rPr>
          <w:rFonts w:ascii="Aptos" w:hAnsi="Aptos"/>
        </w:rPr>
        <w:t xml:space="preserve">Tracing </w:t>
      </w:r>
      <w:r w:rsidR="00681357" w:rsidRPr="00014FD9">
        <w:rPr>
          <w:rFonts w:ascii="Aptos" w:hAnsi="Aptos"/>
        </w:rPr>
        <w:t xml:space="preserve">the Diffusion of </w:t>
      </w:r>
      <w:r w:rsidR="00C55AEF" w:rsidRPr="00014FD9">
        <w:rPr>
          <w:rFonts w:ascii="Aptos" w:hAnsi="Aptos"/>
        </w:rPr>
        <w:t xml:space="preserve">Innovation </w:t>
      </w:r>
      <w:r w:rsidR="00C14FA1" w:rsidRPr="00014FD9">
        <w:rPr>
          <w:rFonts w:ascii="Aptos" w:hAnsi="Aptos"/>
        </w:rPr>
        <w:t>Models</w:t>
      </w:r>
      <w:bookmarkEnd w:id="138"/>
      <w:bookmarkEnd w:id="139"/>
      <w:bookmarkEnd w:id="140"/>
      <w:r w:rsidR="00C14FA1" w:rsidRPr="00014FD9">
        <w:rPr>
          <w:rFonts w:ascii="Aptos" w:hAnsi="Aptos"/>
        </w:rPr>
        <w:t xml:space="preserve"> </w:t>
      </w:r>
    </w:p>
    <w:p w14:paraId="4543C173" w14:textId="77777777" w:rsidR="005A1B80" w:rsidRPr="00014FD9" w:rsidRDefault="005A1B80" w:rsidP="244FAC12">
      <w:pPr>
        <w:rPr>
          <w:rFonts w:ascii="Aptos" w:hAnsi="Aptos"/>
        </w:rPr>
      </w:pPr>
    </w:p>
    <w:p w14:paraId="4C6A61D8" w14:textId="1780290F" w:rsidR="00B417F0" w:rsidRPr="00014FD9" w:rsidRDefault="003C1B37"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color w:val="000000" w:themeColor="text1"/>
          <w:sz w:val="22"/>
          <w:szCs w:val="22"/>
        </w:rPr>
        <w:t xml:space="preserve">The </w:t>
      </w:r>
      <w:r w:rsidR="00DC6D65" w:rsidRPr="00014FD9">
        <w:rPr>
          <w:rFonts w:ascii="Aptos" w:hAnsi="Aptos"/>
          <w:sz w:val="22"/>
          <w:szCs w:val="22"/>
        </w:rPr>
        <w:t>authors</w:t>
      </w:r>
      <w:r w:rsidR="00DC6D65" w:rsidRPr="00014FD9">
        <w:rPr>
          <w:rFonts w:ascii="Aptos" w:hAnsi="Aptos"/>
          <w:color w:val="000000" w:themeColor="text1"/>
          <w:sz w:val="22"/>
          <w:szCs w:val="22"/>
        </w:rPr>
        <w:t xml:space="preserve"> </w:t>
      </w:r>
      <w:r w:rsidR="00B417F0" w:rsidRPr="00014FD9">
        <w:rPr>
          <w:rFonts w:ascii="Aptos" w:hAnsi="Aptos"/>
          <w:color w:val="000000" w:themeColor="text1"/>
          <w:sz w:val="22"/>
          <w:szCs w:val="22"/>
        </w:rPr>
        <w:t xml:space="preserve">defined the innovation model as a proven, archetypal approach that embodies a distinctive method </w:t>
      </w:r>
      <w:r w:rsidR="00E77B9A" w:rsidRPr="00014FD9">
        <w:rPr>
          <w:rFonts w:ascii="Aptos" w:hAnsi="Aptos"/>
          <w:color w:val="000000" w:themeColor="text1"/>
          <w:sz w:val="22"/>
          <w:szCs w:val="22"/>
        </w:rPr>
        <w:t xml:space="preserve">for addressing </w:t>
      </w:r>
      <w:r w:rsidR="00B417F0" w:rsidRPr="00014FD9">
        <w:rPr>
          <w:rFonts w:ascii="Aptos" w:hAnsi="Aptos"/>
          <w:color w:val="000000" w:themeColor="text1"/>
          <w:sz w:val="22"/>
          <w:szCs w:val="22"/>
        </w:rPr>
        <w:t>a development challenge through novel products, services, processes, or organizational practices</w:t>
      </w:r>
      <w:r w:rsidR="00BE6EB1" w:rsidRPr="00014FD9">
        <w:rPr>
          <w:rFonts w:ascii="Aptos" w:hAnsi="Aptos"/>
          <w:color w:val="000000" w:themeColor="text1"/>
          <w:sz w:val="22"/>
          <w:szCs w:val="22"/>
        </w:rPr>
        <w:t xml:space="preserve"> (Table E.1)</w:t>
      </w:r>
      <w:r w:rsidR="00B417F0" w:rsidRPr="00014FD9">
        <w:rPr>
          <w:rFonts w:ascii="Aptos" w:hAnsi="Aptos"/>
          <w:color w:val="000000" w:themeColor="text1"/>
          <w:sz w:val="22"/>
          <w:szCs w:val="22"/>
        </w:rPr>
        <w:t xml:space="preserve">. </w:t>
      </w:r>
      <w:r w:rsidR="00E77B9A" w:rsidRPr="00014FD9">
        <w:rPr>
          <w:rFonts w:ascii="Aptos" w:hAnsi="Aptos"/>
          <w:color w:val="000000" w:themeColor="text1"/>
          <w:sz w:val="22"/>
          <w:szCs w:val="22"/>
        </w:rPr>
        <w:t>Such</w:t>
      </w:r>
      <w:r w:rsidR="00B417F0" w:rsidRPr="00014FD9">
        <w:rPr>
          <w:rFonts w:ascii="Aptos" w:hAnsi="Aptos"/>
          <w:color w:val="000000" w:themeColor="text1"/>
          <w:sz w:val="22"/>
          <w:szCs w:val="22"/>
        </w:rPr>
        <w:t xml:space="preserve"> models can be adopted, adapted, replicated, and scaled across </w:t>
      </w:r>
      <w:r w:rsidR="00E77B9A" w:rsidRPr="00014FD9">
        <w:rPr>
          <w:rFonts w:ascii="Aptos" w:hAnsi="Aptos"/>
          <w:color w:val="000000" w:themeColor="text1"/>
          <w:sz w:val="22"/>
          <w:szCs w:val="22"/>
        </w:rPr>
        <w:t xml:space="preserve">diverse </w:t>
      </w:r>
      <w:r w:rsidR="00B417F0" w:rsidRPr="00014FD9">
        <w:rPr>
          <w:rFonts w:ascii="Aptos" w:hAnsi="Aptos"/>
          <w:color w:val="000000" w:themeColor="text1"/>
          <w:sz w:val="22"/>
          <w:szCs w:val="22"/>
        </w:rPr>
        <w:t>contexts and geographies, enabling sustainable impact through iterations, contextualization, learning, optimization</w:t>
      </w:r>
      <w:r w:rsidR="00E77B9A" w:rsidRPr="00014FD9">
        <w:rPr>
          <w:rFonts w:ascii="Aptos" w:hAnsi="Aptos"/>
          <w:color w:val="000000" w:themeColor="text1"/>
          <w:sz w:val="22"/>
          <w:szCs w:val="22"/>
        </w:rPr>
        <w:t>,</w:t>
      </w:r>
      <w:r w:rsidR="00B417F0" w:rsidRPr="00014FD9">
        <w:rPr>
          <w:rFonts w:ascii="Aptos" w:hAnsi="Aptos"/>
          <w:color w:val="000000" w:themeColor="text1"/>
          <w:sz w:val="22"/>
          <w:szCs w:val="22"/>
        </w:rPr>
        <w:t xml:space="preserve"> and </w:t>
      </w:r>
      <w:r w:rsidR="00E77B9A" w:rsidRPr="00014FD9">
        <w:rPr>
          <w:rFonts w:ascii="Aptos" w:hAnsi="Aptos"/>
          <w:color w:val="000000" w:themeColor="text1"/>
          <w:sz w:val="22"/>
          <w:szCs w:val="22"/>
        </w:rPr>
        <w:t xml:space="preserve">eventual </w:t>
      </w:r>
      <w:r w:rsidR="00B417F0" w:rsidRPr="00014FD9">
        <w:rPr>
          <w:rFonts w:ascii="Aptos" w:hAnsi="Aptos"/>
          <w:color w:val="000000" w:themeColor="text1"/>
          <w:sz w:val="22"/>
          <w:szCs w:val="22"/>
        </w:rPr>
        <w:t xml:space="preserve">mainstreaming. Examples include </w:t>
      </w:r>
      <w:r w:rsidR="005A1B80" w:rsidRPr="00014FD9">
        <w:rPr>
          <w:rFonts w:ascii="Aptos" w:hAnsi="Aptos"/>
          <w:color w:val="000000" w:themeColor="text1"/>
          <w:sz w:val="22"/>
          <w:szCs w:val="22"/>
        </w:rPr>
        <w:t>CDD</w:t>
      </w:r>
      <w:r w:rsidR="00B417F0" w:rsidRPr="00014FD9">
        <w:rPr>
          <w:rFonts w:ascii="Aptos" w:hAnsi="Aptos"/>
          <w:color w:val="000000" w:themeColor="text1"/>
          <w:sz w:val="22"/>
          <w:szCs w:val="22"/>
        </w:rPr>
        <w:t xml:space="preserve">, mobile banking, and e-procurement—each representing a replicable blueprint that leverages specific technologies, stakeholder engagement, and institutional arrangements to achieve transformative outcomes. </w:t>
      </w:r>
    </w:p>
    <w:p w14:paraId="030EA84B" w14:textId="77777777" w:rsidR="005A1B80" w:rsidRPr="00014FD9" w:rsidRDefault="005A1B80" w:rsidP="244FAC12">
      <w:pPr>
        <w:pStyle w:val="NormalWeb"/>
        <w:spacing w:before="0" w:beforeAutospacing="0" w:after="0" w:afterAutospacing="0"/>
        <w:jc w:val="both"/>
        <w:rPr>
          <w:rFonts w:ascii="Aptos" w:hAnsi="Aptos"/>
          <w:color w:val="000000" w:themeColor="text1"/>
          <w:sz w:val="22"/>
          <w:szCs w:val="22"/>
        </w:rPr>
      </w:pPr>
    </w:p>
    <w:p w14:paraId="28386B1F" w14:textId="208EF624" w:rsidR="00B417F0" w:rsidRPr="00014FD9" w:rsidRDefault="00B417F0"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color w:val="000000" w:themeColor="text1"/>
          <w:sz w:val="22"/>
          <w:szCs w:val="22"/>
        </w:rPr>
        <w:t xml:space="preserve">When an innovation scales up and disseminates, it </w:t>
      </w:r>
      <w:r w:rsidR="00E77B9A" w:rsidRPr="00014FD9">
        <w:rPr>
          <w:rFonts w:ascii="Aptos" w:hAnsi="Aptos"/>
          <w:color w:val="000000" w:themeColor="text1"/>
          <w:sz w:val="22"/>
          <w:szCs w:val="22"/>
        </w:rPr>
        <w:t>appears</w:t>
      </w:r>
      <w:r w:rsidRPr="00014FD9">
        <w:rPr>
          <w:rFonts w:ascii="Aptos" w:hAnsi="Aptos"/>
          <w:color w:val="000000" w:themeColor="text1"/>
          <w:sz w:val="22"/>
          <w:szCs w:val="22"/>
        </w:rPr>
        <w:t xml:space="preserve"> repeatedly in ICRRs across countries and sectors. A single mention means that the initial pilot remained localized to a single project, </w:t>
      </w:r>
      <w:r w:rsidR="00E77B9A" w:rsidRPr="00014FD9">
        <w:rPr>
          <w:rFonts w:ascii="Aptos" w:hAnsi="Aptos"/>
          <w:color w:val="000000" w:themeColor="text1"/>
          <w:sz w:val="22"/>
          <w:szCs w:val="22"/>
        </w:rPr>
        <w:t>even t</w:t>
      </w:r>
      <w:r w:rsidRPr="00014FD9">
        <w:rPr>
          <w:rFonts w:ascii="Aptos" w:hAnsi="Aptos"/>
          <w:color w:val="000000" w:themeColor="text1"/>
          <w:sz w:val="22"/>
          <w:szCs w:val="22"/>
        </w:rPr>
        <w:t xml:space="preserve">hough it might have scaled up within </w:t>
      </w:r>
      <w:r w:rsidR="00E77B9A" w:rsidRPr="00014FD9">
        <w:rPr>
          <w:rFonts w:ascii="Aptos" w:hAnsi="Aptos"/>
          <w:color w:val="000000" w:themeColor="text1"/>
          <w:sz w:val="22"/>
          <w:szCs w:val="22"/>
        </w:rPr>
        <w:t xml:space="preserve">its </w:t>
      </w:r>
      <w:r w:rsidRPr="00014FD9">
        <w:rPr>
          <w:rFonts w:ascii="Aptos" w:hAnsi="Aptos"/>
          <w:color w:val="000000" w:themeColor="text1"/>
          <w:sz w:val="22"/>
          <w:szCs w:val="22"/>
        </w:rPr>
        <w:t xml:space="preserve">local context. Hundreds of mentions means that the innovation was integrated into mainstream operations. </w:t>
      </w:r>
      <w:r w:rsidR="00E77B9A" w:rsidRPr="00014FD9">
        <w:rPr>
          <w:rFonts w:ascii="Aptos" w:hAnsi="Aptos"/>
          <w:sz w:val="22"/>
          <w:szCs w:val="22"/>
        </w:rPr>
        <w:t xml:space="preserve">It is important to note, however, </w:t>
      </w:r>
      <w:r w:rsidRPr="00014FD9">
        <w:rPr>
          <w:rFonts w:ascii="Aptos" w:hAnsi="Aptos"/>
          <w:color w:val="000000" w:themeColor="text1"/>
          <w:sz w:val="22"/>
          <w:szCs w:val="22"/>
        </w:rPr>
        <w:t xml:space="preserve">that this analysis is not comprehensive and will </w:t>
      </w:r>
      <w:r w:rsidR="00E77B9A" w:rsidRPr="00014FD9">
        <w:rPr>
          <w:rFonts w:ascii="Aptos" w:hAnsi="Aptos"/>
          <w:color w:val="000000" w:themeColor="text1"/>
          <w:sz w:val="22"/>
          <w:szCs w:val="22"/>
        </w:rPr>
        <w:t>require</w:t>
      </w:r>
      <w:r w:rsidRPr="00014FD9">
        <w:rPr>
          <w:rFonts w:ascii="Aptos" w:hAnsi="Aptos"/>
          <w:color w:val="000000" w:themeColor="text1"/>
          <w:sz w:val="22"/>
          <w:szCs w:val="22"/>
        </w:rPr>
        <w:t xml:space="preserve"> further </w:t>
      </w:r>
      <w:r w:rsidR="00E77B9A" w:rsidRPr="00014FD9">
        <w:rPr>
          <w:rFonts w:ascii="Aptos" w:hAnsi="Aptos"/>
          <w:color w:val="000000" w:themeColor="text1"/>
          <w:sz w:val="22"/>
          <w:szCs w:val="22"/>
        </w:rPr>
        <w:t>refinement</w:t>
      </w:r>
      <w:r w:rsidRPr="00014FD9">
        <w:rPr>
          <w:rFonts w:ascii="Aptos" w:hAnsi="Aptos"/>
          <w:color w:val="000000" w:themeColor="text1"/>
          <w:sz w:val="22"/>
          <w:szCs w:val="22"/>
        </w:rPr>
        <w:t xml:space="preserve">, as some innovations </w:t>
      </w:r>
      <w:r w:rsidR="00E77B9A" w:rsidRPr="00014FD9">
        <w:rPr>
          <w:rFonts w:ascii="Aptos" w:hAnsi="Aptos"/>
          <w:color w:val="000000" w:themeColor="text1"/>
          <w:sz w:val="22"/>
          <w:szCs w:val="22"/>
        </w:rPr>
        <w:t xml:space="preserve">may </w:t>
      </w:r>
      <w:r w:rsidRPr="00014FD9">
        <w:rPr>
          <w:rFonts w:ascii="Aptos" w:hAnsi="Aptos"/>
          <w:color w:val="000000" w:themeColor="text1"/>
          <w:sz w:val="22"/>
          <w:szCs w:val="22"/>
        </w:rPr>
        <w:t>have been missed.</w:t>
      </w:r>
    </w:p>
    <w:p w14:paraId="1DB47F45" w14:textId="77777777" w:rsidR="005A1B80" w:rsidRPr="00014FD9" w:rsidRDefault="005A1B80" w:rsidP="244FAC12">
      <w:pPr>
        <w:pStyle w:val="NormalWeb"/>
        <w:spacing w:before="0" w:beforeAutospacing="0" w:after="0" w:afterAutospacing="0"/>
        <w:jc w:val="both"/>
        <w:rPr>
          <w:rFonts w:ascii="Aptos" w:hAnsi="Aptos"/>
          <w:color w:val="000000" w:themeColor="text1"/>
          <w:sz w:val="22"/>
          <w:szCs w:val="22"/>
        </w:rPr>
      </w:pPr>
    </w:p>
    <w:p w14:paraId="17723AF6" w14:textId="3CDE1933" w:rsidR="00B417F0" w:rsidRPr="00014FD9" w:rsidRDefault="64EE833C" w:rsidP="35EE90E2">
      <w:pPr>
        <w:pStyle w:val="Title"/>
        <w:rPr>
          <w:rFonts w:ascii="Aptos" w:hAnsi="Aptos"/>
        </w:rPr>
      </w:pPr>
      <w:r w:rsidRPr="00014FD9">
        <w:rPr>
          <w:rFonts w:ascii="Aptos" w:hAnsi="Aptos"/>
        </w:rPr>
        <w:t>Table E.1</w:t>
      </w:r>
      <w:r w:rsidR="27E3F24C" w:rsidRPr="00014FD9">
        <w:rPr>
          <w:rFonts w:ascii="Aptos" w:hAnsi="Aptos"/>
        </w:rPr>
        <w:t xml:space="preserve">. Selected Examples of Innovation Models </w:t>
      </w:r>
      <w:r w:rsidR="74496994" w:rsidRPr="00014FD9">
        <w:rPr>
          <w:rFonts w:ascii="Aptos" w:hAnsi="Aptos"/>
        </w:rPr>
        <w:t xml:space="preserve">Generated Based </w:t>
      </w:r>
      <w:r w:rsidR="27E3F24C" w:rsidRPr="00014FD9">
        <w:rPr>
          <w:rFonts w:ascii="Aptos" w:hAnsi="Aptos"/>
        </w:rPr>
        <w:t xml:space="preserve">on the </w:t>
      </w:r>
      <w:r w:rsidR="74496994" w:rsidRPr="00014FD9">
        <w:rPr>
          <w:rFonts w:ascii="Aptos" w:hAnsi="Aptos"/>
        </w:rPr>
        <w:t>Analytics</w:t>
      </w:r>
    </w:p>
    <w:p w14:paraId="3FF0AF18" w14:textId="7DA7DD4F" w:rsidR="57C00E66" w:rsidRPr="00014FD9" w:rsidRDefault="57C00E66" w:rsidP="00712226">
      <w:pPr>
        <w:rPr>
          <w:rFonts w:ascii="Aptos" w:hAnsi="Apto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4235"/>
        <w:gridCol w:w="1681"/>
      </w:tblGrid>
      <w:tr w:rsidR="57C00E66" w:rsidRPr="00014FD9" w14:paraId="7EC6B6CE" w14:textId="77777777" w:rsidTr="006101CB">
        <w:trPr>
          <w:trHeight w:val="285"/>
          <w:jc w:val="center"/>
        </w:trPr>
        <w:tc>
          <w:tcPr>
            <w:tcW w:w="4235" w:type="dxa"/>
            <w:tcMar>
              <w:top w:w="15" w:type="dxa"/>
              <w:left w:w="15" w:type="dxa"/>
              <w:right w:w="15" w:type="dxa"/>
            </w:tcMar>
          </w:tcPr>
          <w:p w14:paraId="0F1543EF" w14:textId="2FBD41C8"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Innovation Model</w:t>
            </w:r>
          </w:p>
        </w:tc>
        <w:tc>
          <w:tcPr>
            <w:tcW w:w="1681" w:type="dxa"/>
            <w:tcMar>
              <w:top w:w="15" w:type="dxa"/>
              <w:left w:w="15" w:type="dxa"/>
              <w:right w:w="15" w:type="dxa"/>
            </w:tcMar>
          </w:tcPr>
          <w:p w14:paraId="717A87BC" w14:textId="19126A2C"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Total Mentions</w:t>
            </w:r>
          </w:p>
        </w:tc>
      </w:tr>
      <w:tr w:rsidR="57C00E66" w:rsidRPr="00014FD9" w14:paraId="52607D33" w14:textId="77777777" w:rsidTr="006101CB">
        <w:trPr>
          <w:trHeight w:val="285"/>
          <w:jc w:val="center"/>
        </w:trPr>
        <w:tc>
          <w:tcPr>
            <w:tcW w:w="4235" w:type="dxa"/>
            <w:tcMar>
              <w:top w:w="15" w:type="dxa"/>
              <w:left w:w="15" w:type="dxa"/>
              <w:right w:w="15" w:type="dxa"/>
            </w:tcMar>
            <w:vAlign w:val="bottom"/>
          </w:tcPr>
          <w:p w14:paraId="784D04BA" w14:textId="2D882153"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Public-private partnership (PPP)</w:t>
            </w:r>
          </w:p>
        </w:tc>
        <w:tc>
          <w:tcPr>
            <w:tcW w:w="1681" w:type="dxa"/>
            <w:tcMar>
              <w:top w:w="15" w:type="dxa"/>
              <w:left w:w="15" w:type="dxa"/>
              <w:right w:w="15" w:type="dxa"/>
            </w:tcMar>
            <w:vAlign w:val="bottom"/>
          </w:tcPr>
          <w:p w14:paraId="7A8D5AB5" w14:textId="7447828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271</w:t>
            </w:r>
          </w:p>
        </w:tc>
      </w:tr>
      <w:tr w:rsidR="57C00E66" w:rsidRPr="00014FD9" w14:paraId="52A5100D" w14:textId="77777777" w:rsidTr="006101CB">
        <w:trPr>
          <w:trHeight w:val="285"/>
          <w:jc w:val="center"/>
        </w:trPr>
        <w:tc>
          <w:tcPr>
            <w:tcW w:w="4235" w:type="dxa"/>
            <w:tcMar>
              <w:top w:w="15" w:type="dxa"/>
              <w:left w:w="15" w:type="dxa"/>
              <w:right w:w="15" w:type="dxa"/>
            </w:tcMar>
            <w:vAlign w:val="bottom"/>
          </w:tcPr>
          <w:p w14:paraId="51874CB7" w14:textId="17C0C02A"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Community-driven development (CDD)</w:t>
            </w:r>
          </w:p>
        </w:tc>
        <w:tc>
          <w:tcPr>
            <w:tcW w:w="1681" w:type="dxa"/>
            <w:tcMar>
              <w:top w:w="15" w:type="dxa"/>
              <w:left w:w="15" w:type="dxa"/>
              <w:right w:w="15" w:type="dxa"/>
            </w:tcMar>
            <w:vAlign w:val="bottom"/>
          </w:tcPr>
          <w:p w14:paraId="069E98BE" w14:textId="068C1BD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150</w:t>
            </w:r>
          </w:p>
        </w:tc>
      </w:tr>
      <w:tr w:rsidR="57C00E66" w:rsidRPr="00014FD9" w14:paraId="1BBB9A47" w14:textId="77777777" w:rsidTr="006101CB">
        <w:trPr>
          <w:trHeight w:val="285"/>
          <w:jc w:val="center"/>
        </w:trPr>
        <w:tc>
          <w:tcPr>
            <w:tcW w:w="4235" w:type="dxa"/>
            <w:tcMar>
              <w:top w:w="15" w:type="dxa"/>
              <w:left w:w="15" w:type="dxa"/>
              <w:right w:w="15" w:type="dxa"/>
            </w:tcMar>
            <w:vAlign w:val="bottom"/>
          </w:tcPr>
          <w:p w14:paraId="224C4092" w14:textId="524A2ABD"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Conditional cash transfers (CCT)</w:t>
            </w:r>
          </w:p>
        </w:tc>
        <w:tc>
          <w:tcPr>
            <w:tcW w:w="1681" w:type="dxa"/>
            <w:tcMar>
              <w:top w:w="15" w:type="dxa"/>
              <w:left w:w="15" w:type="dxa"/>
              <w:right w:w="15" w:type="dxa"/>
            </w:tcMar>
            <w:vAlign w:val="bottom"/>
          </w:tcPr>
          <w:p w14:paraId="76AB49C5" w14:textId="3A34647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46</w:t>
            </w:r>
          </w:p>
        </w:tc>
      </w:tr>
      <w:tr w:rsidR="57C00E66" w:rsidRPr="00014FD9" w14:paraId="0B7F7E7A" w14:textId="77777777" w:rsidTr="006101CB">
        <w:trPr>
          <w:trHeight w:val="285"/>
          <w:jc w:val="center"/>
        </w:trPr>
        <w:tc>
          <w:tcPr>
            <w:tcW w:w="4235" w:type="dxa"/>
            <w:tcMar>
              <w:top w:w="15" w:type="dxa"/>
              <w:left w:w="15" w:type="dxa"/>
              <w:right w:w="15" w:type="dxa"/>
            </w:tcMar>
            <w:vAlign w:val="bottom"/>
          </w:tcPr>
          <w:p w14:paraId="4FB3F31E" w14:textId="21691556"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Electronic procurement (e-procurement)</w:t>
            </w:r>
          </w:p>
        </w:tc>
        <w:tc>
          <w:tcPr>
            <w:tcW w:w="1681" w:type="dxa"/>
            <w:tcMar>
              <w:top w:w="15" w:type="dxa"/>
              <w:left w:w="15" w:type="dxa"/>
              <w:right w:w="15" w:type="dxa"/>
            </w:tcMar>
            <w:vAlign w:val="bottom"/>
          </w:tcPr>
          <w:p w14:paraId="7725656B" w14:textId="38810BF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34</w:t>
            </w:r>
          </w:p>
        </w:tc>
      </w:tr>
      <w:tr w:rsidR="57C00E66" w:rsidRPr="00014FD9" w14:paraId="788F24AE" w14:textId="77777777" w:rsidTr="006101CB">
        <w:trPr>
          <w:trHeight w:val="285"/>
          <w:jc w:val="center"/>
        </w:trPr>
        <w:tc>
          <w:tcPr>
            <w:tcW w:w="4235" w:type="dxa"/>
            <w:tcMar>
              <w:top w:w="15" w:type="dxa"/>
              <w:left w:w="15" w:type="dxa"/>
              <w:right w:w="15" w:type="dxa"/>
            </w:tcMar>
            <w:vAlign w:val="bottom"/>
          </w:tcPr>
          <w:p w14:paraId="28CE6F30" w14:textId="61E3E619"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Remote sensing</w:t>
            </w:r>
          </w:p>
        </w:tc>
        <w:tc>
          <w:tcPr>
            <w:tcW w:w="1681" w:type="dxa"/>
            <w:tcMar>
              <w:top w:w="15" w:type="dxa"/>
              <w:left w:w="15" w:type="dxa"/>
              <w:right w:w="15" w:type="dxa"/>
            </w:tcMar>
            <w:vAlign w:val="bottom"/>
          </w:tcPr>
          <w:p w14:paraId="4BBC3884" w14:textId="55B35D9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w:t>
            </w:r>
          </w:p>
        </w:tc>
      </w:tr>
      <w:tr w:rsidR="57C00E66" w:rsidRPr="00014FD9" w14:paraId="1516D6D1" w14:textId="77777777" w:rsidTr="006101CB">
        <w:trPr>
          <w:trHeight w:val="285"/>
          <w:jc w:val="center"/>
        </w:trPr>
        <w:tc>
          <w:tcPr>
            <w:tcW w:w="4235" w:type="dxa"/>
            <w:tcMar>
              <w:top w:w="15" w:type="dxa"/>
              <w:left w:w="15" w:type="dxa"/>
              <w:right w:w="15" w:type="dxa"/>
            </w:tcMar>
            <w:vAlign w:val="bottom"/>
          </w:tcPr>
          <w:p w14:paraId="2498337F" w14:textId="651B976B"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Digital government platform/portal/services</w:t>
            </w:r>
          </w:p>
        </w:tc>
        <w:tc>
          <w:tcPr>
            <w:tcW w:w="1681" w:type="dxa"/>
            <w:tcMar>
              <w:top w:w="15" w:type="dxa"/>
              <w:left w:w="15" w:type="dxa"/>
              <w:right w:w="15" w:type="dxa"/>
            </w:tcMar>
            <w:vAlign w:val="bottom"/>
          </w:tcPr>
          <w:p w14:paraId="3BE783FF" w14:textId="7760415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w:t>
            </w:r>
          </w:p>
        </w:tc>
      </w:tr>
      <w:tr w:rsidR="57C00E66" w:rsidRPr="00014FD9" w14:paraId="42ACF564" w14:textId="77777777" w:rsidTr="006101CB">
        <w:trPr>
          <w:trHeight w:val="285"/>
          <w:jc w:val="center"/>
        </w:trPr>
        <w:tc>
          <w:tcPr>
            <w:tcW w:w="4235" w:type="dxa"/>
            <w:tcMar>
              <w:top w:w="15" w:type="dxa"/>
              <w:left w:w="15" w:type="dxa"/>
              <w:right w:w="15" w:type="dxa"/>
            </w:tcMar>
            <w:vAlign w:val="bottom"/>
          </w:tcPr>
          <w:p w14:paraId="5E8F573C" w14:textId="02D387D0"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Electronic learning (e-learning)</w:t>
            </w:r>
          </w:p>
        </w:tc>
        <w:tc>
          <w:tcPr>
            <w:tcW w:w="1681" w:type="dxa"/>
            <w:tcMar>
              <w:top w:w="15" w:type="dxa"/>
              <w:left w:w="15" w:type="dxa"/>
              <w:right w:w="15" w:type="dxa"/>
            </w:tcMar>
            <w:vAlign w:val="bottom"/>
          </w:tcPr>
          <w:p w14:paraId="35FBAEF1" w14:textId="54FACA4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15</w:t>
            </w:r>
          </w:p>
        </w:tc>
      </w:tr>
      <w:tr w:rsidR="57C00E66" w:rsidRPr="00014FD9" w14:paraId="3ECC1BE1" w14:textId="77777777" w:rsidTr="006101CB">
        <w:trPr>
          <w:trHeight w:val="285"/>
          <w:jc w:val="center"/>
        </w:trPr>
        <w:tc>
          <w:tcPr>
            <w:tcW w:w="4235" w:type="dxa"/>
            <w:tcMar>
              <w:top w:w="15" w:type="dxa"/>
              <w:left w:w="15" w:type="dxa"/>
              <w:right w:w="15" w:type="dxa"/>
            </w:tcMar>
            <w:vAlign w:val="bottom"/>
          </w:tcPr>
          <w:p w14:paraId="44C720A7" w14:textId="6F6D495C"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Mobile banking</w:t>
            </w:r>
          </w:p>
        </w:tc>
        <w:tc>
          <w:tcPr>
            <w:tcW w:w="1681" w:type="dxa"/>
            <w:tcMar>
              <w:top w:w="15" w:type="dxa"/>
              <w:left w:w="15" w:type="dxa"/>
              <w:right w:w="15" w:type="dxa"/>
            </w:tcMar>
            <w:vAlign w:val="bottom"/>
          </w:tcPr>
          <w:p w14:paraId="737945E7" w14:textId="1E6BE2C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w:t>
            </w:r>
          </w:p>
        </w:tc>
      </w:tr>
      <w:tr w:rsidR="57C00E66" w:rsidRPr="00014FD9" w14:paraId="3A55A49B" w14:textId="77777777" w:rsidTr="006101CB">
        <w:trPr>
          <w:trHeight w:val="285"/>
          <w:jc w:val="center"/>
        </w:trPr>
        <w:tc>
          <w:tcPr>
            <w:tcW w:w="4235" w:type="dxa"/>
            <w:tcMar>
              <w:top w:w="15" w:type="dxa"/>
              <w:left w:w="15" w:type="dxa"/>
              <w:right w:w="15" w:type="dxa"/>
            </w:tcMar>
            <w:vAlign w:val="bottom"/>
          </w:tcPr>
          <w:p w14:paraId="577FC36A" w14:textId="60A589E6"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Biometric ID</w:t>
            </w:r>
          </w:p>
        </w:tc>
        <w:tc>
          <w:tcPr>
            <w:tcW w:w="1681" w:type="dxa"/>
            <w:tcMar>
              <w:top w:w="15" w:type="dxa"/>
              <w:left w:w="15" w:type="dxa"/>
              <w:right w:w="15" w:type="dxa"/>
            </w:tcMar>
            <w:vAlign w:val="bottom"/>
          </w:tcPr>
          <w:p w14:paraId="73463044" w14:textId="78355CD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w:t>
            </w:r>
          </w:p>
        </w:tc>
      </w:tr>
    </w:tbl>
    <w:p w14:paraId="659E7FA9" w14:textId="6E91A6D7" w:rsidR="005A1B80" w:rsidRPr="00014FD9" w:rsidRDefault="005A1B80" w:rsidP="244FAC12">
      <w:pPr>
        <w:pStyle w:val="NormalWeb"/>
        <w:spacing w:before="0" w:beforeAutospacing="0" w:after="0" w:afterAutospacing="0"/>
        <w:jc w:val="both"/>
        <w:rPr>
          <w:rFonts w:ascii="Aptos" w:hAnsi="Aptos"/>
          <w:sz w:val="18"/>
          <w:szCs w:val="18"/>
        </w:rPr>
      </w:pPr>
      <w:r w:rsidRPr="00014FD9">
        <w:rPr>
          <w:rFonts w:ascii="Aptos" w:hAnsi="Aptos"/>
          <w:i/>
          <w:iCs/>
          <w:color w:val="000000" w:themeColor="text1"/>
          <w:sz w:val="18"/>
          <w:szCs w:val="18"/>
        </w:rPr>
        <w:t>Note:</w:t>
      </w:r>
      <w:r w:rsidRPr="00014FD9">
        <w:rPr>
          <w:rFonts w:ascii="Aptos" w:hAnsi="Aptos"/>
          <w:color w:val="000000" w:themeColor="text1"/>
          <w:sz w:val="18"/>
          <w:szCs w:val="18"/>
        </w:rPr>
        <w:t xml:space="preserve"> </w:t>
      </w:r>
      <w:r w:rsidRPr="00014FD9">
        <w:rPr>
          <w:rFonts w:ascii="Aptos" w:hAnsi="Aptos"/>
          <w:sz w:val="18"/>
          <w:szCs w:val="18"/>
        </w:rPr>
        <w:t>Innovation models surfaced through GenAI are drawn from the frequency and context in which certain models appear in IEG evaluation lessons. The method identifies models that are both recurrent and explicitly labeled as “innovative” in project documentation. As such, it may underrepresent innovations that were implemented but not described in this way, or that remain more context-specific or recent. The list should therefore be read as illustrative of the most visible and widely diffused models in the evaluation corpus, rather than an exhaustive catalogue of all innovative practices across the Bank Group portfolio.</w:t>
      </w:r>
    </w:p>
    <w:p w14:paraId="2601B43B" w14:textId="77777777" w:rsidR="005A1B80" w:rsidRPr="00014FD9" w:rsidRDefault="005A1B80" w:rsidP="244FAC12">
      <w:pPr>
        <w:pStyle w:val="NormalWeb"/>
        <w:spacing w:before="0" w:beforeAutospacing="0" w:after="0" w:afterAutospacing="0"/>
        <w:jc w:val="both"/>
        <w:rPr>
          <w:rFonts w:ascii="Aptos" w:hAnsi="Aptos"/>
          <w:color w:val="000000" w:themeColor="text1"/>
          <w:sz w:val="22"/>
          <w:szCs w:val="22"/>
        </w:rPr>
      </w:pPr>
    </w:p>
    <w:p w14:paraId="7ECA7DB9" w14:textId="218EC22E" w:rsidR="00B417F0" w:rsidRPr="00014FD9" w:rsidRDefault="00B417F0"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color w:val="000000" w:themeColor="text1"/>
          <w:sz w:val="22"/>
          <w:szCs w:val="22"/>
        </w:rPr>
        <w:t xml:space="preserve">Each of these innovation models </w:t>
      </w:r>
      <w:r w:rsidR="00E77B9A" w:rsidRPr="00014FD9">
        <w:rPr>
          <w:rFonts w:ascii="Aptos" w:hAnsi="Aptos"/>
          <w:color w:val="000000" w:themeColor="text1"/>
          <w:sz w:val="22"/>
          <w:szCs w:val="22"/>
        </w:rPr>
        <w:t xml:space="preserve">originated </w:t>
      </w:r>
      <w:r w:rsidRPr="00014FD9">
        <w:rPr>
          <w:rFonts w:ascii="Aptos" w:hAnsi="Aptos"/>
          <w:color w:val="000000" w:themeColor="text1"/>
          <w:sz w:val="22"/>
          <w:szCs w:val="22"/>
        </w:rPr>
        <w:t>as a pilot in the 1990s (</w:t>
      </w:r>
      <w:r w:rsidR="00BE6EB1" w:rsidRPr="00014FD9">
        <w:rPr>
          <w:rFonts w:ascii="Aptos" w:hAnsi="Aptos"/>
          <w:color w:val="000000" w:themeColor="text1"/>
          <w:sz w:val="22"/>
          <w:szCs w:val="22"/>
        </w:rPr>
        <w:t>Table E.2.</w:t>
      </w:r>
      <w:r w:rsidRPr="00014FD9">
        <w:rPr>
          <w:rFonts w:ascii="Aptos" w:hAnsi="Aptos"/>
          <w:color w:val="000000" w:themeColor="text1"/>
          <w:sz w:val="22"/>
          <w:szCs w:val="22"/>
        </w:rPr>
        <w:t xml:space="preserve">), evolved into a working prototype and locally tested solution, </w:t>
      </w:r>
      <w:r w:rsidR="00E77B9A" w:rsidRPr="00014FD9">
        <w:rPr>
          <w:rFonts w:ascii="Aptos" w:hAnsi="Aptos"/>
          <w:color w:val="000000" w:themeColor="text1"/>
          <w:sz w:val="22"/>
          <w:szCs w:val="22"/>
        </w:rPr>
        <w:t xml:space="preserve">and </w:t>
      </w:r>
      <w:r w:rsidRPr="00014FD9">
        <w:rPr>
          <w:rFonts w:ascii="Aptos" w:hAnsi="Aptos"/>
          <w:color w:val="000000" w:themeColor="text1"/>
          <w:sz w:val="22"/>
          <w:szCs w:val="22"/>
        </w:rPr>
        <w:t>benefited from data collection and evaluations</w:t>
      </w:r>
      <w:r w:rsidR="00E77B9A" w:rsidRPr="00014FD9">
        <w:rPr>
          <w:rFonts w:ascii="Aptos" w:hAnsi="Aptos"/>
          <w:color w:val="000000" w:themeColor="text1"/>
          <w:sz w:val="22"/>
          <w:szCs w:val="22"/>
        </w:rPr>
        <w:t>. Their</w:t>
      </w:r>
      <w:r w:rsidRPr="00014FD9">
        <w:rPr>
          <w:rFonts w:ascii="Aptos" w:hAnsi="Aptos"/>
          <w:color w:val="000000" w:themeColor="text1"/>
          <w:sz w:val="22"/>
          <w:szCs w:val="22"/>
        </w:rPr>
        <w:t xml:space="preserve"> </w:t>
      </w:r>
      <w:r w:rsidR="00E77B9A" w:rsidRPr="00014FD9">
        <w:rPr>
          <w:rFonts w:ascii="Aptos" w:hAnsi="Aptos"/>
          <w:color w:val="000000" w:themeColor="text1"/>
          <w:sz w:val="22"/>
          <w:szCs w:val="22"/>
        </w:rPr>
        <w:t>replication was</w:t>
      </w:r>
      <w:r w:rsidRPr="00014FD9">
        <w:rPr>
          <w:rFonts w:ascii="Aptos" w:hAnsi="Aptos"/>
          <w:color w:val="000000" w:themeColor="text1"/>
          <w:sz w:val="22"/>
          <w:szCs w:val="22"/>
        </w:rPr>
        <w:t xml:space="preserve"> support</w:t>
      </w:r>
      <w:r w:rsidR="00E77B9A" w:rsidRPr="00014FD9">
        <w:rPr>
          <w:rFonts w:ascii="Aptos" w:hAnsi="Aptos"/>
          <w:color w:val="000000" w:themeColor="text1"/>
          <w:sz w:val="22"/>
          <w:szCs w:val="22"/>
        </w:rPr>
        <w:t>ed by</w:t>
      </w:r>
      <w:r w:rsidRPr="00014FD9">
        <w:rPr>
          <w:rFonts w:ascii="Aptos" w:hAnsi="Aptos"/>
          <w:color w:val="000000" w:themeColor="text1"/>
          <w:sz w:val="22"/>
          <w:szCs w:val="22"/>
        </w:rPr>
        <w:t xml:space="preserve"> institutional systems</w:t>
      </w:r>
      <w:r w:rsidR="00E77B9A" w:rsidRPr="00014FD9">
        <w:rPr>
          <w:rFonts w:ascii="Aptos" w:hAnsi="Aptos"/>
          <w:color w:val="000000" w:themeColor="text1"/>
          <w:sz w:val="22"/>
          <w:szCs w:val="22"/>
        </w:rPr>
        <w:t>,</w:t>
      </w:r>
      <w:r w:rsidRPr="00014FD9">
        <w:rPr>
          <w:rFonts w:ascii="Aptos" w:hAnsi="Aptos"/>
          <w:color w:val="000000" w:themeColor="text1"/>
          <w:sz w:val="22"/>
          <w:szCs w:val="22"/>
        </w:rPr>
        <w:t xml:space="preserve"> including knowledge products, formal learning</w:t>
      </w:r>
      <w:r w:rsidR="00E77B9A" w:rsidRPr="00014FD9">
        <w:rPr>
          <w:rFonts w:ascii="Aptos" w:hAnsi="Aptos"/>
          <w:color w:val="000000" w:themeColor="text1"/>
          <w:sz w:val="22"/>
          <w:szCs w:val="22"/>
        </w:rPr>
        <w:t>,</w:t>
      </w:r>
      <w:r w:rsidRPr="00014FD9">
        <w:rPr>
          <w:rFonts w:ascii="Aptos" w:hAnsi="Aptos"/>
          <w:color w:val="000000" w:themeColor="text1"/>
          <w:sz w:val="22"/>
          <w:szCs w:val="22"/>
        </w:rPr>
        <w:t xml:space="preserve"> and </w:t>
      </w:r>
      <w:r w:rsidR="00E77B9A" w:rsidRPr="00014FD9">
        <w:rPr>
          <w:rFonts w:ascii="Aptos" w:hAnsi="Aptos"/>
          <w:color w:val="000000" w:themeColor="text1"/>
          <w:sz w:val="22"/>
          <w:szCs w:val="22"/>
        </w:rPr>
        <w:t>in some cases, mandates from</w:t>
      </w:r>
      <w:r w:rsidRPr="00014FD9">
        <w:rPr>
          <w:rFonts w:ascii="Aptos" w:hAnsi="Aptos"/>
          <w:color w:val="000000" w:themeColor="text1"/>
          <w:sz w:val="22"/>
          <w:szCs w:val="22"/>
        </w:rPr>
        <w:t xml:space="preserve"> corporate guidance or </w:t>
      </w:r>
      <w:r w:rsidR="00E77B9A" w:rsidRPr="00014FD9">
        <w:rPr>
          <w:rFonts w:ascii="Aptos" w:hAnsi="Aptos"/>
          <w:color w:val="000000" w:themeColor="text1"/>
          <w:sz w:val="22"/>
          <w:szCs w:val="22"/>
        </w:rPr>
        <w:t xml:space="preserve">requests </w:t>
      </w:r>
      <w:r w:rsidRPr="00014FD9">
        <w:rPr>
          <w:rFonts w:ascii="Aptos" w:hAnsi="Aptos"/>
          <w:color w:val="000000" w:themeColor="text1"/>
          <w:sz w:val="22"/>
          <w:szCs w:val="22"/>
        </w:rPr>
        <w:t xml:space="preserve">by multiple client governments. Their outsized share </w:t>
      </w:r>
      <w:r w:rsidR="00E77B9A" w:rsidRPr="00014FD9">
        <w:rPr>
          <w:rFonts w:ascii="Aptos" w:hAnsi="Aptos"/>
          <w:color w:val="000000" w:themeColor="text1"/>
          <w:sz w:val="22"/>
          <w:szCs w:val="22"/>
        </w:rPr>
        <w:t>of representation, compared to</w:t>
      </w:r>
      <w:r w:rsidRPr="00014FD9">
        <w:rPr>
          <w:rFonts w:ascii="Aptos" w:hAnsi="Aptos"/>
          <w:color w:val="000000" w:themeColor="text1"/>
          <w:sz w:val="22"/>
          <w:szCs w:val="22"/>
        </w:rPr>
        <w:t xml:space="preserve"> the “long-tail” of innovations</w:t>
      </w:r>
      <w:r w:rsidR="00E77B9A" w:rsidRPr="00014FD9">
        <w:rPr>
          <w:rFonts w:ascii="Aptos" w:hAnsi="Aptos"/>
          <w:color w:val="000000" w:themeColor="text1"/>
          <w:sz w:val="22"/>
          <w:szCs w:val="22"/>
        </w:rPr>
        <w:t xml:space="preserve"> with only a few mentions,</w:t>
      </w:r>
      <w:r w:rsidRPr="00014FD9">
        <w:rPr>
          <w:rFonts w:ascii="Aptos" w:hAnsi="Aptos"/>
          <w:color w:val="000000" w:themeColor="text1"/>
          <w:sz w:val="22"/>
          <w:szCs w:val="22"/>
        </w:rPr>
        <w:t xml:space="preserve"> </w:t>
      </w:r>
      <w:r w:rsidR="00E77B9A" w:rsidRPr="00014FD9">
        <w:rPr>
          <w:rFonts w:ascii="Aptos" w:hAnsi="Aptos"/>
          <w:color w:val="000000" w:themeColor="text1"/>
          <w:sz w:val="22"/>
          <w:szCs w:val="22"/>
        </w:rPr>
        <w:t xml:space="preserve">serves as </w:t>
      </w:r>
      <w:r w:rsidRPr="00014FD9">
        <w:rPr>
          <w:rFonts w:ascii="Aptos" w:hAnsi="Aptos"/>
          <w:color w:val="000000" w:themeColor="text1"/>
          <w:sz w:val="22"/>
          <w:szCs w:val="22"/>
        </w:rPr>
        <w:t xml:space="preserve">quantitative </w:t>
      </w:r>
      <w:r w:rsidR="00E77B9A" w:rsidRPr="00014FD9">
        <w:rPr>
          <w:rFonts w:ascii="Aptos" w:hAnsi="Aptos"/>
          <w:color w:val="000000" w:themeColor="text1"/>
          <w:sz w:val="22"/>
          <w:szCs w:val="22"/>
        </w:rPr>
        <w:t xml:space="preserve">evidence </w:t>
      </w:r>
      <w:r w:rsidRPr="00014FD9">
        <w:rPr>
          <w:rFonts w:ascii="Aptos" w:hAnsi="Aptos"/>
          <w:color w:val="000000" w:themeColor="text1"/>
          <w:sz w:val="22"/>
          <w:szCs w:val="22"/>
        </w:rPr>
        <w:t xml:space="preserve">of </w:t>
      </w:r>
      <w:r w:rsidR="00E77B9A" w:rsidRPr="00014FD9">
        <w:rPr>
          <w:rFonts w:ascii="Aptos" w:hAnsi="Aptos"/>
          <w:color w:val="000000" w:themeColor="text1"/>
          <w:sz w:val="22"/>
          <w:szCs w:val="22"/>
        </w:rPr>
        <w:t>spillover effects</w:t>
      </w:r>
      <w:r w:rsidRPr="00014FD9">
        <w:rPr>
          <w:rFonts w:ascii="Aptos" w:hAnsi="Aptos"/>
          <w:color w:val="000000" w:themeColor="text1"/>
          <w:sz w:val="22"/>
          <w:szCs w:val="22"/>
        </w:rPr>
        <w:t>.</w:t>
      </w:r>
    </w:p>
    <w:p w14:paraId="4E9776A1" w14:textId="77777777" w:rsidR="005A1B80" w:rsidRPr="00014FD9" w:rsidRDefault="005A1B80" w:rsidP="244FAC12">
      <w:pPr>
        <w:pStyle w:val="Caption"/>
        <w:spacing w:after="0"/>
        <w:jc w:val="both"/>
        <w:rPr>
          <w:rFonts w:ascii="Aptos" w:hAnsi="Aptos"/>
          <w:i w:val="0"/>
          <w:iCs w:val="0"/>
          <w:sz w:val="22"/>
          <w:szCs w:val="22"/>
        </w:rPr>
      </w:pPr>
    </w:p>
    <w:p w14:paraId="7049964F" w14:textId="14983D8A" w:rsidR="00E23C75" w:rsidRPr="00014FD9" w:rsidRDefault="3029931B" w:rsidP="57C00E66">
      <w:pPr>
        <w:pStyle w:val="Title"/>
        <w:rPr>
          <w:rFonts w:ascii="Aptos" w:hAnsi="Aptos"/>
        </w:rPr>
      </w:pPr>
      <w:r w:rsidRPr="00014FD9">
        <w:rPr>
          <w:rFonts w:ascii="Aptos" w:hAnsi="Aptos"/>
        </w:rPr>
        <w:t xml:space="preserve">Table </w:t>
      </w:r>
      <w:r w:rsidR="64EE833C" w:rsidRPr="00014FD9">
        <w:rPr>
          <w:rFonts w:ascii="Aptos" w:hAnsi="Aptos"/>
        </w:rPr>
        <w:t>E.2</w:t>
      </w:r>
      <w:r w:rsidR="0246F08E" w:rsidRPr="00014FD9">
        <w:rPr>
          <w:rFonts w:ascii="Aptos" w:hAnsi="Aptos"/>
        </w:rPr>
        <w:t xml:space="preserve">. </w:t>
      </w:r>
      <w:bookmarkStart w:id="141" w:name="_Hlk209475606"/>
      <w:r w:rsidR="0246F08E" w:rsidRPr="00014FD9">
        <w:rPr>
          <w:rFonts w:ascii="Aptos" w:hAnsi="Aptos"/>
        </w:rPr>
        <w:t xml:space="preserve">Top </w:t>
      </w:r>
      <w:r w:rsidR="3FDA8ED7" w:rsidRPr="00014FD9">
        <w:rPr>
          <w:rFonts w:ascii="Aptos" w:hAnsi="Aptos"/>
        </w:rPr>
        <w:t xml:space="preserve">Four </w:t>
      </w:r>
      <w:r w:rsidR="0246F08E" w:rsidRPr="00014FD9">
        <w:rPr>
          <w:rFonts w:ascii="Aptos" w:hAnsi="Aptos"/>
        </w:rPr>
        <w:t xml:space="preserve">Innovation Models by </w:t>
      </w:r>
      <w:r w:rsidR="5112A2FE" w:rsidRPr="00014FD9">
        <w:rPr>
          <w:rFonts w:ascii="Aptos" w:hAnsi="Aptos"/>
        </w:rPr>
        <w:t>D</w:t>
      </w:r>
      <w:r w:rsidR="0246F08E" w:rsidRPr="00014FD9">
        <w:rPr>
          <w:rFonts w:ascii="Aptos" w:hAnsi="Aptos"/>
        </w:rPr>
        <w:t>ecade</w:t>
      </w:r>
      <w:bookmarkEnd w:id="141"/>
    </w:p>
    <w:tbl>
      <w:tblPr>
        <w:tblW w:w="6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81"/>
        <w:gridCol w:w="960"/>
        <w:gridCol w:w="960"/>
        <w:gridCol w:w="960"/>
      </w:tblGrid>
      <w:tr w:rsidR="00716044" w:rsidRPr="00014FD9" w14:paraId="6F6F7AD1" w14:textId="77777777" w:rsidTr="006101CB">
        <w:trPr>
          <w:trHeight w:val="288"/>
          <w:jc w:val="center"/>
        </w:trPr>
        <w:tc>
          <w:tcPr>
            <w:tcW w:w="3681" w:type="dxa"/>
            <w:noWrap/>
            <w:hideMark/>
          </w:tcPr>
          <w:p w14:paraId="4A27A070" w14:textId="77777777" w:rsidR="00716044" w:rsidRPr="00014FD9" w:rsidRDefault="00716044" w:rsidP="002654BA">
            <w:pPr>
              <w:jc w:val="center"/>
              <w:rPr>
                <w:rFonts w:ascii="Aptos" w:hAnsi="Aptos" w:cs="Calibri"/>
                <w:b/>
                <w:bCs/>
                <w:sz w:val="22"/>
                <w:szCs w:val="22"/>
                <w:lang w:val="es-ES" w:eastAsia="es-ES"/>
              </w:rPr>
            </w:pPr>
            <w:proofErr w:type="spellStart"/>
            <w:r w:rsidRPr="00014FD9">
              <w:rPr>
                <w:rFonts w:ascii="Aptos" w:hAnsi="Aptos" w:cs="Calibri"/>
                <w:b/>
                <w:bCs/>
                <w:sz w:val="22"/>
                <w:szCs w:val="22"/>
                <w:lang w:val="es-ES" w:eastAsia="es-ES"/>
              </w:rPr>
              <w:t>Innovation</w:t>
            </w:r>
            <w:proofErr w:type="spellEnd"/>
            <w:r w:rsidRPr="00014FD9">
              <w:rPr>
                <w:rFonts w:ascii="Aptos" w:hAnsi="Aptos" w:cs="Calibri"/>
                <w:b/>
                <w:bCs/>
                <w:sz w:val="22"/>
                <w:szCs w:val="22"/>
                <w:lang w:val="es-ES" w:eastAsia="es-ES"/>
              </w:rPr>
              <w:t xml:space="preserve"> </w:t>
            </w:r>
            <w:proofErr w:type="spellStart"/>
            <w:r w:rsidRPr="00014FD9">
              <w:rPr>
                <w:rFonts w:ascii="Aptos" w:hAnsi="Aptos" w:cs="Calibri"/>
                <w:b/>
                <w:bCs/>
                <w:sz w:val="22"/>
                <w:szCs w:val="22"/>
                <w:lang w:val="es-ES" w:eastAsia="es-ES"/>
              </w:rPr>
              <w:t>Model</w:t>
            </w:r>
            <w:proofErr w:type="spellEnd"/>
          </w:p>
        </w:tc>
        <w:tc>
          <w:tcPr>
            <w:tcW w:w="960" w:type="dxa"/>
            <w:noWrap/>
            <w:hideMark/>
          </w:tcPr>
          <w:p w14:paraId="6D42BAA8" w14:textId="77777777" w:rsidR="00716044" w:rsidRPr="00014FD9" w:rsidRDefault="00716044"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1998-2007</w:t>
            </w:r>
          </w:p>
        </w:tc>
        <w:tc>
          <w:tcPr>
            <w:tcW w:w="960" w:type="dxa"/>
            <w:noWrap/>
            <w:hideMark/>
          </w:tcPr>
          <w:p w14:paraId="33FFB44C" w14:textId="77777777" w:rsidR="00716044" w:rsidRPr="00014FD9" w:rsidRDefault="00716044"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2008-2017</w:t>
            </w:r>
          </w:p>
        </w:tc>
        <w:tc>
          <w:tcPr>
            <w:tcW w:w="960" w:type="dxa"/>
            <w:noWrap/>
            <w:hideMark/>
          </w:tcPr>
          <w:p w14:paraId="73B4856C" w14:textId="77777777" w:rsidR="00716044" w:rsidRPr="00014FD9" w:rsidRDefault="00716044"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2018-2025</w:t>
            </w:r>
          </w:p>
        </w:tc>
      </w:tr>
      <w:tr w:rsidR="00716044" w:rsidRPr="00014FD9" w14:paraId="735ED2E9" w14:textId="77777777" w:rsidTr="006101CB">
        <w:trPr>
          <w:trHeight w:val="288"/>
          <w:jc w:val="center"/>
        </w:trPr>
        <w:tc>
          <w:tcPr>
            <w:tcW w:w="3681" w:type="dxa"/>
            <w:noWrap/>
            <w:vAlign w:val="bottom"/>
            <w:hideMark/>
          </w:tcPr>
          <w:p w14:paraId="22C78410" w14:textId="77777777" w:rsidR="00716044" w:rsidRPr="00014FD9" w:rsidRDefault="00716044" w:rsidP="002654BA">
            <w:pPr>
              <w:rPr>
                <w:rFonts w:ascii="Aptos" w:hAnsi="Aptos" w:cs="Calibri"/>
                <w:color w:val="000000"/>
                <w:sz w:val="22"/>
                <w:szCs w:val="22"/>
                <w:lang w:val="es-ES" w:eastAsia="es-ES"/>
              </w:rPr>
            </w:pPr>
            <w:proofErr w:type="spellStart"/>
            <w:r w:rsidRPr="00014FD9">
              <w:rPr>
                <w:rFonts w:ascii="Aptos" w:hAnsi="Aptos" w:cs="Calibri"/>
                <w:color w:val="000000"/>
                <w:sz w:val="22"/>
                <w:szCs w:val="22"/>
                <w:lang w:val="es-ES" w:eastAsia="es-ES"/>
              </w:rPr>
              <w:t>Public-private</w:t>
            </w:r>
            <w:proofErr w:type="spellEnd"/>
            <w:r w:rsidRPr="00014FD9">
              <w:rPr>
                <w:rFonts w:ascii="Aptos" w:hAnsi="Aptos" w:cs="Calibri"/>
                <w:color w:val="000000"/>
                <w:sz w:val="22"/>
                <w:szCs w:val="22"/>
                <w:lang w:val="es-ES" w:eastAsia="es-ES"/>
              </w:rPr>
              <w:t xml:space="preserve"> </w:t>
            </w:r>
            <w:proofErr w:type="spellStart"/>
            <w:r w:rsidRPr="00014FD9">
              <w:rPr>
                <w:rFonts w:ascii="Aptos" w:hAnsi="Aptos" w:cs="Calibri"/>
                <w:color w:val="000000"/>
                <w:sz w:val="22"/>
                <w:szCs w:val="22"/>
                <w:lang w:val="es-ES" w:eastAsia="es-ES"/>
              </w:rPr>
              <w:t>partnership</w:t>
            </w:r>
            <w:proofErr w:type="spellEnd"/>
            <w:r w:rsidRPr="00014FD9">
              <w:rPr>
                <w:rFonts w:ascii="Aptos" w:hAnsi="Aptos" w:cs="Calibri"/>
                <w:color w:val="000000"/>
                <w:sz w:val="22"/>
                <w:szCs w:val="22"/>
                <w:lang w:val="es-ES" w:eastAsia="es-ES"/>
              </w:rPr>
              <w:t xml:space="preserve"> (PPP)</w:t>
            </w:r>
          </w:p>
        </w:tc>
        <w:tc>
          <w:tcPr>
            <w:tcW w:w="960" w:type="dxa"/>
            <w:noWrap/>
            <w:vAlign w:val="bottom"/>
            <w:hideMark/>
          </w:tcPr>
          <w:p w14:paraId="5B220F16"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68</w:t>
            </w:r>
          </w:p>
        </w:tc>
        <w:tc>
          <w:tcPr>
            <w:tcW w:w="960" w:type="dxa"/>
            <w:noWrap/>
            <w:vAlign w:val="bottom"/>
            <w:hideMark/>
          </w:tcPr>
          <w:p w14:paraId="44A99E73"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111</w:t>
            </w:r>
          </w:p>
        </w:tc>
        <w:tc>
          <w:tcPr>
            <w:tcW w:w="960" w:type="dxa"/>
            <w:noWrap/>
            <w:vAlign w:val="bottom"/>
            <w:hideMark/>
          </w:tcPr>
          <w:p w14:paraId="3A308B5A"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92</w:t>
            </w:r>
          </w:p>
        </w:tc>
      </w:tr>
      <w:tr w:rsidR="00716044" w:rsidRPr="00014FD9" w14:paraId="5A676B50" w14:textId="77777777" w:rsidTr="006101CB">
        <w:trPr>
          <w:trHeight w:val="288"/>
          <w:jc w:val="center"/>
        </w:trPr>
        <w:tc>
          <w:tcPr>
            <w:tcW w:w="3681" w:type="dxa"/>
            <w:noWrap/>
            <w:vAlign w:val="bottom"/>
            <w:hideMark/>
          </w:tcPr>
          <w:p w14:paraId="17CE1EF8" w14:textId="77777777" w:rsidR="00716044" w:rsidRPr="00014FD9" w:rsidRDefault="00716044" w:rsidP="002654BA">
            <w:pPr>
              <w:rPr>
                <w:rFonts w:ascii="Aptos" w:hAnsi="Aptos" w:cs="Calibri"/>
                <w:color w:val="000000"/>
                <w:sz w:val="22"/>
                <w:szCs w:val="22"/>
                <w:lang w:val="es-ES" w:eastAsia="es-ES"/>
              </w:rPr>
            </w:pPr>
            <w:proofErr w:type="spellStart"/>
            <w:r w:rsidRPr="00014FD9">
              <w:rPr>
                <w:rFonts w:ascii="Aptos" w:hAnsi="Aptos" w:cs="Calibri"/>
                <w:color w:val="000000"/>
                <w:sz w:val="22"/>
                <w:szCs w:val="22"/>
                <w:lang w:val="es-ES" w:eastAsia="es-ES"/>
              </w:rPr>
              <w:lastRenderedPageBreak/>
              <w:t>Community-driven</w:t>
            </w:r>
            <w:proofErr w:type="spellEnd"/>
            <w:r w:rsidRPr="00014FD9">
              <w:rPr>
                <w:rFonts w:ascii="Aptos" w:hAnsi="Aptos" w:cs="Calibri"/>
                <w:color w:val="000000"/>
                <w:sz w:val="22"/>
                <w:szCs w:val="22"/>
                <w:lang w:val="es-ES" w:eastAsia="es-ES"/>
              </w:rPr>
              <w:t xml:space="preserve"> </w:t>
            </w:r>
            <w:proofErr w:type="spellStart"/>
            <w:r w:rsidRPr="00014FD9">
              <w:rPr>
                <w:rFonts w:ascii="Aptos" w:hAnsi="Aptos" w:cs="Calibri"/>
                <w:color w:val="000000"/>
                <w:sz w:val="22"/>
                <w:szCs w:val="22"/>
                <w:lang w:val="es-ES" w:eastAsia="es-ES"/>
              </w:rPr>
              <w:t>development</w:t>
            </w:r>
            <w:proofErr w:type="spellEnd"/>
            <w:r w:rsidRPr="00014FD9">
              <w:rPr>
                <w:rFonts w:ascii="Aptos" w:hAnsi="Aptos" w:cs="Calibri"/>
                <w:color w:val="000000"/>
                <w:sz w:val="22"/>
                <w:szCs w:val="22"/>
                <w:lang w:val="es-ES" w:eastAsia="es-ES"/>
              </w:rPr>
              <w:t xml:space="preserve"> (CDD)</w:t>
            </w:r>
          </w:p>
        </w:tc>
        <w:tc>
          <w:tcPr>
            <w:tcW w:w="960" w:type="dxa"/>
            <w:noWrap/>
            <w:vAlign w:val="bottom"/>
            <w:hideMark/>
          </w:tcPr>
          <w:p w14:paraId="5986E057"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27</w:t>
            </w:r>
          </w:p>
        </w:tc>
        <w:tc>
          <w:tcPr>
            <w:tcW w:w="960" w:type="dxa"/>
            <w:noWrap/>
            <w:vAlign w:val="bottom"/>
            <w:hideMark/>
          </w:tcPr>
          <w:p w14:paraId="2659580D"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78</w:t>
            </w:r>
          </w:p>
        </w:tc>
        <w:tc>
          <w:tcPr>
            <w:tcW w:w="960" w:type="dxa"/>
            <w:noWrap/>
            <w:vAlign w:val="bottom"/>
            <w:hideMark/>
          </w:tcPr>
          <w:p w14:paraId="4C93BA85"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45</w:t>
            </w:r>
          </w:p>
        </w:tc>
      </w:tr>
      <w:tr w:rsidR="00716044" w:rsidRPr="00014FD9" w14:paraId="27E9A59D" w14:textId="77777777" w:rsidTr="006101CB">
        <w:trPr>
          <w:trHeight w:val="288"/>
          <w:jc w:val="center"/>
        </w:trPr>
        <w:tc>
          <w:tcPr>
            <w:tcW w:w="3681" w:type="dxa"/>
            <w:noWrap/>
            <w:vAlign w:val="bottom"/>
            <w:hideMark/>
          </w:tcPr>
          <w:p w14:paraId="4C8CC496" w14:textId="77777777" w:rsidR="00716044" w:rsidRPr="00014FD9" w:rsidRDefault="00716044" w:rsidP="002654BA">
            <w:pPr>
              <w:rPr>
                <w:rFonts w:ascii="Aptos" w:hAnsi="Aptos" w:cs="Calibri"/>
                <w:color w:val="000000"/>
                <w:sz w:val="22"/>
                <w:szCs w:val="22"/>
                <w:lang w:val="es-ES" w:eastAsia="es-ES"/>
              </w:rPr>
            </w:pPr>
            <w:proofErr w:type="spellStart"/>
            <w:r w:rsidRPr="00014FD9">
              <w:rPr>
                <w:rFonts w:ascii="Aptos" w:hAnsi="Aptos" w:cs="Calibri"/>
                <w:color w:val="000000"/>
                <w:sz w:val="22"/>
                <w:szCs w:val="22"/>
                <w:lang w:val="es-ES" w:eastAsia="es-ES"/>
              </w:rPr>
              <w:t>Conditional</w:t>
            </w:r>
            <w:proofErr w:type="spellEnd"/>
            <w:r w:rsidRPr="00014FD9">
              <w:rPr>
                <w:rFonts w:ascii="Aptos" w:hAnsi="Aptos" w:cs="Calibri"/>
                <w:color w:val="000000"/>
                <w:sz w:val="22"/>
                <w:szCs w:val="22"/>
                <w:lang w:val="es-ES" w:eastAsia="es-ES"/>
              </w:rPr>
              <w:t xml:space="preserve"> cash </w:t>
            </w:r>
            <w:proofErr w:type="spellStart"/>
            <w:r w:rsidRPr="00014FD9">
              <w:rPr>
                <w:rFonts w:ascii="Aptos" w:hAnsi="Aptos" w:cs="Calibri"/>
                <w:color w:val="000000"/>
                <w:sz w:val="22"/>
                <w:szCs w:val="22"/>
                <w:lang w:val="es-ES" w:eastAsia="es-ES"/>
              </w:rPr>
              <w:t>transfers</w:t>
            </w:r>
            <w:proofErr w:type="spellEnd"/>
            <w:r w:rsidRPr="00014FD9">
              <w:rPr>
                <w:rFonts w:ascii="Aptos" w:hAnsi="Aptos" w:cs="Calibri"/>
                <w:color w:val="000000"/>
                <w:sz w:val="22"/>
                <w:szCs w:val="22"/>
                <w:lang w:val="es-ES" w:eastAsia="es-ES"/>
              </w:rPr>
              <w:t xml:space="preserve"> (CCT)</w:t>
            </w:r>
          </w:p>
        </w:tc>
        <w:tc>
          <w:tcPr>
            <w:tcW w:w="960" w:type="dxa"/>
            <w:noWrap/>
            <w:vAlign w:val="bottom"/>
            <w:hideMark/>
          </w:tcPr>
          <w:p w14:paraId="4F5E973E"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0</w:t>
            </w:r>
          </w:p>
        </w:tc>
        <w:tc>
          <w:tcPr>
            <w:tcW w:w="960" w:type="dxa"/>
            <w:noWrap/>
            <w:vAlign w:val="bottom"/>
            <w:hideMark/>
          </w:tcPr>
          <w:p w14:paraId="7ADCFCD0"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17</w:t>
            </w:r>
          </w:p>
        </w:tc>
        <w:tc>
          <w:tcPr>
            <w:tcW w:w="960" w:type="dxa"/>
            <w:noWrap/>
            <w:vAlign w:val="bottom"/>
            <w:hideMark/>
          </w:tcPr>
          <w:p w14:paraId="0ADBA8DC"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29</w:t>
            </w:r>
          </w:p>
        </w:tc>
      </w:tr>
      <w:tr w:rsidR="00716044" w:rsidRPr="00014FD9" w14:paraId="3C49DBBA" w14:textId="77777777" w:rsidTr="006101CB">
        <w:trPr>
          <w:trHeight w:val="288"/>
          <w:jc w:val="center"/>
        </w:trPr>
        <w:tc>
          <w:tcPr>
            <w:tcW w:w="3681" w:type="dxa"/>
            <w:noWrap/>
            <w:vAlign w:val="bottom"/>
            <w:hideMark/>
          </w:tcPr>
          <w:p w14:paraId="49833986" w14:textId="77777777" w:rsidR="00716044" w:rsidRPr="00014FD9" w:rsidRDefault="00716044" w:rsidP="002654BA">
            <w:pPr>
              <w:rPr>
                <w:rFonts w:ascii="Aptos" w:hAnsi="Aptos" w:cs="Calibri"/>
                <w:color w:val="000000"/>
                <w:sz w:val="22"/>
                <w:szCs w:val="22"/>
                <w:lang w:val="es-ES" w:eastAsia="es-ES"/>
              </w:rPr>
            </w:pPr>
            <w:r w:rsidRPr="00014FD9">
              <w:rPr>
                <w:rFonts w:ascii="Aptos" w:hAnsi="Aptos" w:cs="Calibri"/>
                <w:color w:val="000000"/>
                <w:sz w:val="22"/>
                <w:szCs w:val="22"/>
                <w:lang w:val="es-ES" w:eastAsia="es-ES"/>
              </w:rPr>
              <w:t xml:space="preserve">Electronic </w:t>
            </w:r>
            <w:proofErr w:type="spellStart"/>
            <w:r w:rsidRPr="00014FD9">
              <w:rPr>
                <w:rFonts w:ascii="Aptos" w:hAnsi="Aptos" w:cs="Calibri"/>
                <w:color w:val="000000"/>
                <w:sz w:val="22"/>
                <w:szCs w:val="22"/>
                <w:lang w:val="es-ES" w:eastAsia="es-ES"/>
              </w:rPr>
              <w:t>procurement</w:t>
            </w:r>
            <w:proofErr w:type="spellEnd"/>
            <w:r w:rsidRPr="00014FD9">
              <w:rPr>
                <w:rFonts w:ascii="Aptos" w:hAnsi="Aptos" w:cs="Calibri"/>
                <w:color w:val="000000"/>
                <w:sz w:val="22"/>
                <w:szCs w:val="22"/>
                <w:lang w:val="es-ES" w:eastAsia="es-ES"/>
              </w:rPr>
              <w:t xml:space="preserve"> (e-</w:t>
            </w:r>
            <w:proofErr w:type="spellStart"/>
            <w:r w:rsidRPr="00014FD9">
              <w:rPr>
                <w:rFonts w:ascii="Aptos" w:hAnsi="Aptos" w:cs="Calibri"/>
                <w:color w:val="000000"/>
                <w:sz w:val="22"/>
                <w:szCs w:val="22"/>
                <w:lang w:val="es-ES" w:eastAsia="es-ES"/>
              </w:rPr>
              <w:t>procurement</w:t>
            </w:r>
            <w:proofErr w:type="spellEnd"/>
            <w:r w:rsidRPr="00014FD9">
              <w:rPr>
                <w:rFonts w:ascii="Aptos" w:hAnsi="Aptos" w:cs="Calibri"/>
                <w:color w:val="000000"/>
                <w:sz w:val="22"/>
                <w:szCs w:val="22"/>
                <w:lang w:val="es-ES" w:eastAsia="es-ES"/>
              </w:rPr>
              <w:t>)</w:t>
            </w:r>
          </w:p>
        </w:tc>
        <w:tc>
          <w:tcPr>
            <w:tcW w:w="960" w:type="dxa"/>
            <w:noWrap/>
            <w:vAlign w:val="bottom"/>
            <w:hideMark/>
          </w:tcPr>
          <w:p w14:paraId="4A429A14"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3</w:t>
            </w:r>
          </w:p>
        </w:tc>
        <w:tc>
          <w:tcPr>
            <w:tcW w:w="960" w:type="dxa"/>
            <w:noWrap/>
            <w:vAlign w:val="bottom"/>
            <w:hideMark/>
          </w:tcPr>
          <w:p w14:paraId="781DC748"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18</w:t>
            </w:r>
          </w:p>
        </w:tc>
        <w:tc>
          <w:tcPr>
            <w:tcW w:w="960" w:type="dxa"/>
            <w:noWrap/>
            <w:vAlign w:val="bottom"/>
            <w:hideMark/>
          </w:tcPr>
          <w:p w14:paraId="29730314" w14:textId="77777777" w:rsidR="00716044" w:rsidRPr="00014FD9" w:rsidRDefault="00716044"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13</w:t>
            </w:r>
          </w:p>
        </w:tc>
      </w:tr>
    </w:tbl>
    <w:p w14:paraId="4B229743" w14:textId="235738C5" w:rsidR="00E23C75" w:rsidRPr="00014FD9" w:rsidRDefault="005E0BAC" w:rsidP="244FAC12">
      <w:pPr>
        <w:pStyle w:val="NormalWeb"/>
        <w:spacing w:before="0" w:beforeAutospacing="0" w:after="0" w:afterAutospacing="0"/>
        <w:jc w:val="both"/>
        <w:rPr>
          <w:rFonts w:ascii="Aptos" w:hAnsi="Aptos"/>
          <w:color w:val="000000" w:themeColor="text1"/>
          <w:sz w:val="18"/>
          <w:szCs w:val="18"/>
        </w:rPr>
      </w:pPr>
      <w:r w:rsidRPr="00014FD9">
        <w:rPr>
          <w:rFonts w:ascii="Aptos" w:hAnsi="Aptos"/>
          <w:i/>
          <w:iCs/>
          <w:sz w:val="18"/>
          <w:szCs w:val="18"/>
        </w:rPr>
        <w:t>Note:</w:t>
      </w:r>
      <w:r w:rsidRPr="00014FD9">
        <w:rPr>
          <w:rFonts w:ascii="Aptos" w:hAnsi="Aptos"/>
          <w:sz w:val="18"/>
          <w:szCs w:val="18"/>
        </w:rPr>
        <w:t xml:space="preserve"> The table highlights only the four innovation models with more than 100 tagged projects across the portfolio. Other models were excluded from in-depth analysis due to lower counts, pointing to more limited diffusion over time.</w:t>
      </w:r>
    </w:p>
    <w:p w14:paraId="467F1BE4" w14:textId="77777777" w:rsidR="006101CB" w:rsidRDefault="006101CB" w:rsidP="006101CB">
      <w:bookmarkStart w:id="142" w:name="_Toc212170422"/>
      <w:bookmarkStart w:id="143" w:name="_Toc212170526"/>
      <w:bookmarkStart w:id="144" w:name="_Toc212170689"/>
      <w:bookmarkStart w:id="145" w:name="_Toc212170851"/>
      <w:bookmarkStart w:id="146" w:name="_Toc212174663"/>
      <w:bookmarkStart w:id="147" w:name="_Toc212174995"/>
      <w:bookmarkStart w:id="148" w:name="_Toc212189911"/>
      <w:bookmarkStart w:id="149" w:name="_Toc215657609"/>
    </w:p>
    <w:p w14:paraId="28C6B81E" w14:textId="28725DA4" w:rsidR="005E0BAC" w:rsidRPr="00014FD9" w:rsidRDefault="00392F40" w:rsidP="244FAC12">
      <w:pPr>
        <w:pStyle w:val="Heading2"/>
        <w:numPr>
          <w:ilvl w:val="0"/>
          <w:numId w:val="0"/>
        </w:numPr>
        <w:ind w:left="360" w:hanging="360"/>
        <w:rPr>
          <w:rFonts w:ascii="Aptos" w:hAnsi="Aptos"/>
        </w:rPr>
      </w:pPr>
      <w:bookmarkStart w:id="150" w:name="_Toc222450708"/>
      <w:r w:rsidRPr="00014FD9">
        <w:rPr>
          <w:rFonts w:ascii="Aptos" w:hAnsi="Aptos"/>
        </w:rPr>
        <w:t xml:space="preserve">Diffusion of </w:t>
      </w:r>
      <w:r w:rsidR="00E77B9A" w:rsidRPr="00014FD9">
        <w:rPr>
          <w:rFonts w:ascii="Aptos" w:hAnsi="Aptos"/>
        </w:rPr>
        <w:t xml:space="preserve">Public-Private Partnership </w:t>
      </w:r>
      <w:r w:rsidR="00C14FA1" w:rsidRPr="00014FD9">
        <w:rPr>
          <w:rFonts w:ascii="Aptos" w:hAnsi="Aptos"/>
        </w:rPr>
        <w:t xml:space="preserve">Model: </w:t>
      </w:r>
      <w:r w:rsidR="00EF4E76" w:rsidRPr="00014FD9">
        <w:rPr>
          <w:rFonts w:ascii="Aptos" w:hAnsi="Aptos"/>
        </w:rPr>
        <w:t>Key Milestones and Evidence</w:t>
      </w:r>
      <w:bookmarkEnd w:id="142"/>
      <w:bookmarkEnd w:id="143"/>
      <w:bookmarkEnd w:id="144"/>
      <w:bookmarkEnd w:id="145"/>
      <w:bookmarkEnd w:id="146"/>
      <w:bookmarkEnd w:id="147"/>
      <w:bookmarkEnd w:id="148"/>
      <w:bookmarkEnd w:id="149"/>
      <w:bookmarkEnd w:id="150"/>
    </w:p>
    <w:p w14:paraId="3D09F858" w14:textId="364EED6E" w:rsidR="00E77B9A" w:rsidRPr="00014FD9" w:rsidRDefault="00E77B9A" w:rsidP="244FAC12">
      <w:pPr>
        <w:pStyle w:val="NormalWeb"/>
        <w:spacing w:before="0" w:beforeAutospacing="0" w:after="0" w:afterAutospacing="0"/>
        <w:jc w:val="both"/>
        <w:rPr>
          <w:rFonts w:ascii="Aptos" w:hAnsi="Aptos"/>
          <w:sz w:val="22"/>
          <w:szCs w:val="22"/>
        </w:rPr>
      </w:pPr>
      <w:r w:rsidRPr="00014FD9">
        <w:rPr>
          <w:rFonts w:ascii="Aptos" w:hAnsi="Aptos"/>
          <w:sz w:val="22"/>
          <w:szCs w:val="22"/>
        </w:rPr>
        <w:t xml:space="preserve">Table </w:t>
      </w:r>
      <w:r w:rsidR="00BE6EB1" w:rsidRPr="00014FD9">
        <w:rPr>
          <w:rFonts w:ascii="Aptos" w:hAnsi="Aptos"/>
          <w:sz w:val="22"/>
          <w:szCs w:val="22"/>
        </w:rPr>
        <w:t>E.5</w:t>
      </w:r>
      <w:r w:rsidRPr="00014FD9">
        <w:rPr>
          <w:rStyle w:val="Strong"/>
          <w:rFonts w:ascii="Aptos" w:eastAsiaTheme="majorEastAsia" w:hAnsi="Aptos"/>
          <w:sz w:val="22"/>
          <w:szCs w:val="22"/>
        </w:rPr>
        <w:t xml:space="preserve"> </w:t>
      </w:r>
      <w:r w:rsidRPr="00014FD9">
        <w:rPr>
          <w:rStyle w:val="Strong"/>
          <w:rFonts w:ascii="Aptos" w:eastAsiaTheme="majorEastAsia" w:hAnsi="Aptos"/>
          <w:b w:val="0"/>
          <w:bCs w:val="0"/>
          <w:sz w:val="22"/>
          <w:szCs w:val="22"/>
        </w:rPr>
        <w:t>shows how PPP language</w:t>
      </w:r>
      <w:r w:rsidR="00866237" w:rsidRPr="00014FD9">
        <w:rPr>
          <w:rStyle w:val="Strong"/>
          <w:rFonts w:ascii="Aptos" w:eastAsiaTheme="majorEastAsia" w:hAnsi="Aptos"/>
          <w:b w:val="0"/>
          <w:bCs w:val="0"/>
          <w:sz w:val="22"/>
          <w:szCs w:val="22"/>
        </w:rPr>
        <w:t xml:space="preserve"> took off and then peaked</w:t>
      </w:r>
      <w:r w:rsidRPr="00014FD9">
        <w:rPr>
          <w:rStyle w:val="Strong"/>
          <w:rFonts w:ascii="Aptos" w:eastAsiaTheme="majorEastAsia" w:hAnsi="Aptos"/>
          <w:b w:val="0"/>
          <w:bCs w:val="0"/>
          <w:sz w:val="22"/>
          <w:szCs w:val="22"/>
        </w:rPr>
        <w:t xml:space="preserve"> in the mid-2000s</w:t>
      </w:r>
      <w:r w:rsidR="00300164" w:rsidRPr="00014FD9">
        <w:rPr>
          <w:rStyle w:val="Strong"/>
          <w:rFonts w:ascii="Aptos" w:eastAsiaTheme="majorEastAsia" w:hAnsi="Aptos"/>
          <w:b w:val="0"/>
          <w:bCs w:val="0"/>
          <w:sz w:val="22"/>
          <w:szCs w:val="22"/>
        </w:rPr>
        <w:t>.</w:t>
      </w:r>
      <w:r w:rsidR="00300164" w:rsidRPr="00014FD9">
        <w:rPr>
          <w:rFonts w:ascii="Aptos" w:hAnsi="Aptos"/>
          <w:sz w:val="22"/>
          <w:szCs w:val="22"/>
        </w:rPr>
        <w:t xml:space="preserve"> In </w:t>
      </w:r>
      <w:r w:rsidRPr="00014FD9">
        <w:rPr>
          <w:rFonts w:ascii="Aptos" w:hAnsi="Aptos"/>
          <w:sz w:val="22"/>
          <w:szCs w:val="22"/>
        </w:rPr>
        <w:t xml:space="preserve">the </w:t>
      </w:r>
      <w:r w:rsidR="00300164" w:rsidRPr="00014FD9">
        <w:rPr>
          <w:rFonts w:ascii="Aptos" w:hAnsi="Aptos"/>
          <w:sz w:val="22"/>
          <w:szCs w:val="22"/>
        </w:rPr>
        <w:t>1998–</w:t>
      </w:r>
      <w:proofErr w:type="gramStart"/>
      <w:r w:rsidR="00300164" w:rsidRPr="00014FD9">
        <w:rPr>
          <w:rFonts w:ascii="Aptos" w:hAnsi="Aptos"/>
          <w:sz w:val="22"/>
          <w:szCs w:val="22"/>
        </w:rPr>
        <w:t xml:space="preserve">2007 </w:t>
      </w:r>
      <w:r w:rsidRPr="00014FD9">
        <w:rPr>
          <w:rFonts w:ascii="Aptos" w:hAnsi="Aptos"/>
          <w:sz w:val="22"/>
          <w:szCs w:val="22"/>
        </w:rPr>
        <w:t>decade</w:t>
      </w:r>
      <w:proofErr w:type="gramEnd"/>
      <w:r w:rsidR="00300164" w:rsidRPr="00014FD9">
        <w:rPr>
          <w:rFonts w:ascii="Aptos" w:hAnsi="Aptos"/>
          <w:sz w:val="22"/>
          <w:szCs w:val="22"/>
        </w:rPr>
        <w:t xml:space="preserve">, </w:t>
      </w:r>
      <w:r w:rsidR="00866237" w:rsidRPr="00014FD9">
        <w:rPr>
          <w:rFonts w:ascii="Aptos" w:hAnsi="Aptos"/>
          <w:sz w:val="22"/>
          <w:szCs w:val="22"/>
        </w:rPr>
        <w:t>54.4</w:t>
      </w:r>
      <w:r w:rsidR="000F22C2" w:rsidRPr="00014FD9">
        <w:rPr>
          <w:rFonts w:ascii="Aptos" w:hAnsi="Aptos"/>
          <w:sz w:val="22"/>
          <w:szCs w:val="22"/>
        </w:rPr>
        <w:t xml:space="preserve"> percent</w:t>
      </w:r>
      <w:r w:rsidRPr="00014FD9">
        <w:rPr>
          <w:rFonts w:ascii="Aptos" w:hAnsi="Aptos"/>
          <w:sz w:val="22"/>
          <w:szCs w:val="22"/>
        </w:rPr>
        <w:t xml:space="preserve"> of models were t</w:t>
      </w:r>
      <w:r w:rsidR="00300164" w:rsidRPr="00014FD9">
        <w:rPr>
          <w:rFonts w:ascii="Aptos" w:hAnsi="Aptos"/>
          <w:sz w:val="22"/>
          <w:szCs w:val="22"/>
        </w:rPr>
        <w:t xml:space="preserve">agged as High or Moderate innovation. The prevalence </w:t>
      </w:r>
      <w:r w:rsidR="00866237" w:rsidRPr="00014FD9">
        <w:rPr>
          <w:rFonts w:ascii="Aptos" w:hAnsi="Aptos"/>
          <w:sz w:val="22"/>
          <w:szCs w:val="22"/>
        </w:rPr>
        <w:t>decreased</w:t>
      </w:r>
      <w:r w:rsidR="00936AD8" w:rsidRPr="00014FD9">
        <w:rPr>
          <w:rFonts w:ascii="Aptos" w:hAnsi="Aptos"/>
          <w:sz w:val="22"/>
          <w:szCs w:val="22"/>
        </w:rPr>
        <w:t xml:space="preserve"> to 40.5 percent in 2008—2017 and remained steady at 42.4 percent in 2018—2025. </w:t>
      </w:r>
      <w:r w:rsidR="00866237" w:rsidRPr="00014FD9">
        <w:rPr>
          <w:rFonts w:ascii="Aptos" w:hAnsi="Aptos"/>
          <w:sz w:val="22"/>
          <w:szCs w:val="22"/>
        </w:rPr>
        <w:t xml:space="preserve"> </w:t>
      </w:r>
    </w:p>
    <w:p w14:paraId="280D6FA3" w14:textId="77777777" w:rsidR="005E0BAC" w:rsidRPr="00014FD9" w:rsidRDefault="005E0BAC" w:rsidP="244FAC12">
      <w:pPr>
        <w:pStyle w:val="Caption"/>
        <w:spacing w:after="0"/>
        <w:jc w:val="both"/>
        <w:rPr>
          <w:rFonts w:ascii="Aptos" w:hAnsi="Aptos"/>
          <w:i w:val="0"/>
          <w:iCs w:val="0"/>
          <w:color w:val="000000" w:themeColor="text1"/>
          <w:sz w:val="22"/>
          <w:szCs w:val="22"/>
        </w:rPr>
      </w:pPr>
    </w:p>
    <w:p w14:paraId="7BB67FA8" w14:textId="60B26126" w:rsidR="64EE833C" w:rsidRPr="00014FD9" w:rsidRDefault="64EE833C" w:rsidP="35EE90E2">
      <w:pPr>
        <w:pStyle w:val="Title"/>
        <w:rPr>
          <w:rFonts w:ascii="Aptos" w:hAnsi="Aptos"/>
        </w:rPr>
      </w:pPr>
      <w:r w:rsidRPr="00014FD9">
        <w:rPr>
          <w:rFonts w:ascii="Aptos" w:hAnsi="Aptos"/>
        </w:rPr>
        <w:t>Table E.5</w:t>
      </w:r>
      <w:r w:rsidR="0E7BB035" w:rsidRPr="00014FD9">
        <w:rPr>
          <w:rFonts w:ascii="Aptos" w:hAnsi="Aptos"/>
        </w:rPr>
        <w:t xml:space="preserve">. </w:t>
      </w:r>
      <w:r w:rsidRPr="00014FD9">
        <w:rPr>
          <w:rFonts w:ascii="Aptos" w:hAnsi="Aptos"/>
        </w:rPr>
        <w:t xml:space="preserve">Diffusion of </w:t>
      </w:r>
      <w:r w:rsidR="0E7BB035" w:rsidRPr="00014FD9">
        <w:rPr>
          <w:rFonts w:ascii="Aptos" w:hAnsi="Aptos"/>
        </w:rPr>
        <w:t xml:space="preserve">PPP Model Over Time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84"/>
        <w:gridCol w:w="1822"/>
        <w:gridCol w:w="3431"/>
        <w:gridCol w:w="2279"/>
      </w:tblGrid>
      <w:tr w:rsidR="57C00E66" w:rsidRPr="00014FD9" w14:paraId="15BCDF02" w14:textId="77777777" w:rsidTr="006101CB">
        <w:trPr>
          <w:trHeight w:val="285"/>
          <w:jc w:val="center"/>
        </w:trPr>
        <w:tc>
          <w:tcPr>
            <w:tcW w:w="1484" w:type="dxa"/>
            <w:tcMar>
              <w:top w:w="15" w:type="dxa"/>
              <w:left w:w="15" w:type="dxa"/>
              <w:right w:w="15" w:type="dxa"/>
            </w:tcMar>
          </w:tcPr>
          <w:p w14:paraId="3C492FEC" w14:textId="186665CA"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Evaluation decade</w:t>
            </w:r>
          </w:p>
        </w:tc>
        <w:tc>
          <w:tcPr>
            <w:tcW w:w="1822" w:type="dxa"/>
            <w:tcMar>
              <w:top w:w="15" w:type="dxa"/>
              <w:left w:w="15" w:type="dxa"/>
              <w:right w:w="15" w:type="dxa"/>
            </w:tcMar>
          </w:tcPr>
          <w:p w14:paraId="4B0244E0" w14:textId="3BAAC014"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PPP model in All Projects</w:t>
            </w:r>
          </w:p>
        </w:tc>
        <w:tc>
          <w:tcPr>
            <w:tcW w:w="3431" w:type="dxa"/>
            <w:tcMar>
              <w:top w:w="15" w:type="dxa"/>
              <w:left w:w="15" w:type="dxa"/>
              <w:right w:w="15" w:type="dxa"/>
            </w:tcMar>
          </w:tcPr>
          <w:p w14:paraId="3E4E5147" w14:textId="413DF8E7"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PPP model in High + Moderate Innovative Projects</w:t>
            </w:r>
          </w:p>
        </w:tc>
        <w:tc>
          <w:tcPr>
            <w:tcW w:w="2279" w:type="dxa"/>
            <w:tcMar>
              <w:top w:w="15" w:type="dxa"/>
              <w:left w:w="15" w:type="dxa"/>
              <w:right w:w="15" w:type="dxa"/>
            </w:tcMar>
          </w:tcPr>
          <w:p w14:paraId="27245539" w14:textId="33C9789D"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Share framed as innovation (%)</w:t>
            </w:r>
          </w:p>
        </w:tc>
      </w:tr>
      <w:tr w:rsidR="57C00E66" w:rsidRPr="00014FD9" w14:paraId="21C128F3" w14:textId="77777777" w:rsidTr="006101CB">
        <w:trPr>
          <w:trHeight w:val="285"/>
          <w:jc w:val="center"/>
        </w:trPr>
        <w:tc>
          <w:tcPr>
            <w:tcW w:w="1484" w:type="dxa"/>
            <w:tcMar>
              <w:top w:w="15" w:type="dxa"/>
              <w:left w:w="15" w:type="dxa"/>
              <w:right w:w="15" w:type="dxa"/>
            </w:tcMar>
            <w:vAlign w:val="bottom"/>
          </w:tcPr>
          <w:p w14:paraId="28DB1CF2" w14:textId="65D79739"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1998-2007</w:t>
            </w:r>
          </w:p>
        </w:tc>
        <w:tc>
          <w:tcPr>
            <w:tcW w:w="1822" w:type="dxa"/>
            <w:tcMar>
              <w:top w:w="15" w:type="dxa"/>
              <w:left w:w="15" w:type="dxa"/>
              <w:right w:w="15" w:type="dxa"/>
            </w:tcMar>
            <w:vAlign w:val="bottom"/>
          </w:tcPr>
          <w:p w14:paraId="3345A810" w14:textId="0BF1B544"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68</w:t>
            </w:r>
          </w:p>
        </w:tc>
        <w:tc>
          <w:tcPr>
            <w:tcW w:w="3431" w:type="dxa"/>
            <w:tcMar>
              <w:top w:w="15" w:type="dxa"/>
              <w:left w:w="15" w:type="dxa"/>
              <w:right w:w="15" w:type="dxa"/>
            </w:tcMar>
            <w:vAlign w:val="bottom"/>
          </w:tcPr>
          <w:p w14:paraId="75EA78C1" w14:textId="02093A5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37</w:t>
            </w:r>
          </w:p>
        </w:tc>
        <w:tc>
          <w:tcPr>
            <w:tcW w:w="2279" w:type="dxa"/>
            <w:tcMar>
              <w:top w:w="15" w:type="dxa"/>
              <w:left w:w="15" w:type="dxa"/>
              <w:right w:w="15" w:type="dxa"/>
            </w:tcMar>
            <w:vAlign w:val="bottom"/>
          </w:tcPr>
          <w:p w14:paraId="3705992D" w14:textId="2276B16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54.4%</w:t>
            </w:r>
          </w:p>
        </w:tc>
      </w:tr>
      <w:tr w:rsidR="57C00E66" w:rsidRPr="00014FD9" w14:paraId="39A974AC" w14:textId="77777777" w:rsidTr="006101CB">
        <w:trPr>
          <w:trHeight w:val="285"/>
          <w:jc w:val="center"/>
        </w:trPr>
        <w:tc>
          <w:tcPr>
            <w:tcW w:w="1484" w:type="dxa"/>
            <w:tcMar>
              <w:top w:w="15" w:type="dxa"/>
              <w:left w:w="15" w:type="dxa"/>
              <w:right w:w="15" w:type="dxa"/>
            </w:tcMar>
            <w:vAlign w:val="bottom"/>
          </w:tcPr>
          <w:p w14:paraId="1CD15EF9" w14:textId="0CD15943"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2008-2017</w:t>
            </w:r>
          </w:p>
        </w:tc>
        <w:tc>
          <w:tcPr>
            <w:tcW w:w="1822" w:type="dxa"/>
            <w:tcMar>
              <w:top w:w="15" w:type="dxa"/>
              <w:left w:w="15" w:type="dxa"/>
              <w:right w:w="15" w:type="dxa"/>
            </w:tcMar>
            <w:vAlign w:val="bottom"/>
          </w:tcPr>
          <w:p w14:paraId="718CE4B9" w14:textId="6A6B9ED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111</w:t>
            </w:r>
          </w:p>
        </w:tc>
        <w:tc>
          <w:tcPr>
            <w:tcW w:w="3431" w:type="dxa"/>
            <w:tcMar>
              <w:top w:w="15" w:type="dxa"/>
              <w:left w:w="15" w:type="dxa"/>
              <w:right w:w="15" w:type="dxa"/>
            </w:tcMar>
            <w:vAlign w:val="bottom"/>
          </w:tcPr>
          <w:p w14:paraId="69336789" w14:textId="5804E83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45</w:t>
            </w:r>
          </w:p>
        </w:tc>
        <w:tc>
          <w:tcPr>
            <w:tcW w:w="2279" w:type="dxa"/>
            <w:tcMar>
              <w:top w:w="15" w:type="dxa"/>
              <w:left w:w="15" w:type="dxa"/>
              <w:right w:w="15" w:type="dxa"/>
            </w:tcMar>
            <w:vAlign w:val="bottom"/>
          </w:tcPr>
          <w:p w14:paraId="00B3A2CE" w14:textId="026361E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40.5%</w:t>
            </w:r>
          </w:p>
        </w:tc>
      </w:tr>
      <w:tr w:rsidR="57C00E66" w:rsidRPr="00014FD9" w14:paraId="4FA026AF" w14:textId="77777777" w:rsidTr="006101CB">
        <w:trPr>
          <w:trHeight w:val="285"/>
          <w:jc w:val="center"/>
        </w:trPr>
        <w:tc>
          <w:tcPr>
            <w:tcW w:w="1484" w:type="dxa"/>
            <w:tcMar>
              <w:top w:w="15" w:type="dxa"/>
              <w:left w:w="15" w:type="dxa"/>
              <w:right w:w="15" w:type="dxa"/>
            </w:tcMar>
            <w:vAlign w:val="bottom"/>
          </w:tcPr>
          <w:p w14:paraId="6BB2984E" w14:textId="6C66A587"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2018-2025</w:t>
            </w:r>
          </w:p>
        </w:tc>
        <w:tc>
          <w:tcPr>
            <w:tcW w:w="1822" w:type="dxa"/>
            <w:tcMar>
              <w:top w:w="15" w:type="dxa"/>
              <w:left w:w="15" w:type="dxa"/>
              <w:right w:w="15" w:type="dxa"/>
            </w:tcMar>
            <w:vAlign w:val="bottom"/>
          </w:tcPr>
          <w:p w14:paraId="6D77D57F" w14:textId="1A24060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92</w:t>
            </w:r>
          </w:p>
        </w:tc>
        <w:tc>
          <w:tcPr>
            <w:tcW w:w="3431" w:type="dxa"/>
            <w:tcMar>
              <w:top w:w="15" w:type="dxa"/>
              <w:left w:w="15" w:type="dxa"/>
              <w:right w:w="15" w:type="dxa"/>
            </w:tcMar>
            <w:vAlign w:val="bottom"/>
          </w:tcPr>
          <w:p w14:paraId="65ACE97F" w14:textId="2D3E6B4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39</w:t>
            </w:r>
          </w:p>
        </w:tc>
        <w:tc>
          <w:tcPr>
            <w:tcW w:w="2279" w:type="dxa"/>
            <w:tcMar>
              <w:top w:w="15" w:type="dxa"/>
              <w:left w:w="15" w:type="dxa"/>
              <w:right w:w="15" w:type="dxa"/>
            </w:tcMar>
            <w:vAlign w:val="bottom"/>
          </w:tcPr>
          <w:p w14:paraId="169EA145" w14:textId="3CBD0B2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42.4%</w:t>
            </w:r>
          </w:p>
        </w:tc>
      </w:tr>
    </w:tbl>
    <w:p w14:paraId="48C21F9F" w14:textId="734E5418" w:rsidR="00B86407" w:rsidRPr="00014FD9" w:rsidRDefault="00B86407" w:rsidP="244FAC12">
      <w:pPr>
        <w:pStyle w:val="NormalWeb"/>
        <w:spacing w:before="0" w:beforeAutospacing="0" w:after="0" w:afterAutospacing="0"/>
        <w:jc w:val="both"/>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The </w:t>
      </w:r>
      <w:proofErr w:type="gramStart"/>
      <w:r w:rsidRPr="00014FD9">
        <w:rPr>
          <w:rFonts w:ascii="Aptos" w:hAnsi="Aptos"/>
          <w:sz w:val="18"/>
          <w:szCs w:val="18"/>
        </w:rPr>
        <w:t>time period</w:t>
      </w:r>
      <w:proofErr w:type="gramEnd"/>
      <w:r w:rsidRPr="00014FD9">
        <w:rPr>
          <w:rFonts w:ascii="Aptos" w:hAnsi="Aptos"/>
          <w:sz w:val="18"/>
          <w:szCs w:val="18"/>
        </w:rPr>
        <w:t xml:space="preserve"> 2028–2025 is a partial cohort, with many projects still under implementation.</w:t>
      </w:r>
    </w:p>
    <w:p w14:paraId="6F2072E6" w14:textId="77777777" w:rsidR="005E0BAC" w:rsidRPr="00014FD9" w:rsidRDefault="005E0BAC" w:rsidP="244FAC12">
      <w:pPr>
        <w:pStyle w:val="NormalWeb"/>
        <w:spacing w:before="0" w:beforeAutospacing="0" w:after="0" w:afterAutospacing="0"/>
        <w:jc w:val="both"/>
        <w:rPr>
          <w:rFonts w:ascii="Aptos" w:hAnsi="Aptos"/>
          <w:color w:val="000000" w:themeColor="text1"/>
          <w:sz w:val="22"/>
          <w:szCs w:val="22"/>
          <w:highlight w:val="cyan"/>
        </w:rPr>
      </w:pPr>
    </w:p>
    <w:p w14:paraId="4EEE88D2" w14:textId="45EA7FDF" w:rsidR="00EF4E76" w:rsidRPr="00014FD9" w:rsidRDefault="00EF4E76"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color w:val="000000" w:themeColor="text1"/>
          <w:sz w:val="22"/>
          <w:szCs w:val="22"/>
        </w:rPr>
        <w:t xml:space="preserve">The </w:t>
      </w:r>
      <w:r w:rsidR="005E0BAC" w:rsidRPr="00014FD9">
        <w:rPr>
          <w:rFonts w:ascii="Aptos" w:hAnsi="Aptos"/>
          <w:color w:val="000000" w:themeColor="text1"/>
          <w:sz w:val="22"/>
          <w:szCs w:val="22"/>
        </w:rPr>
        <w:t xml:space="preserve">World </w:t>
      </w:r>
      <w:r w:rsidRPr="00014FD9">
        <w:rPr>
          <w:rFonts w:ascii="Aptos" w:hAnsi="Aptos"/>
          <w:color w:val="000000" w:themeColor="text1"/>
          <w:sz w:val="22"/>
          <w:szCs w:val="22"/>
        </w:rPr>
        <w:t>Bank’s first Build-Operate-Transfer toll</w:t>
      </w:r>
      <w:r w:rsidR="00A50D23" w:rsidRPr="00014FD9">
        <w:rPr>
          <w:rFonts w:ascii="Aptos" w:hAnsi="Aptos"/>
          <w:color w:val="000000" w:themeColor="text1"/>
          <w:sz w:val="22"/>
          <w:szCs w:val="22"/>
        </w:rPr>
        <w:t xml:space="preserve"> </w:t>
      </w:r>
      <w:r w:rsidRPr="00014FD9">
        <w:rPr>
          <w:rFonts w:ascii="Aptos" w:hAnsi="Aptos"/>
          <w:color w:val="000000" w:themeColor="text1"/>
          <w:sz w:val="22"/>
          <w:szCs w:val="22"/>
        </w:rPr>
        <w:t>road and power pilots in the early 1990s (e.g., P006040 Argentina Toll-Road Concessions, early independent power projects in East Asia) showed that private capital could finance and operate public infrastructure when supported by Bank guarantees. At the time, “PPP” language was still rare—ICRRs spoke of “</w:t>
      </w:r>
      <w:r w:rsidR="00A50D23" w:rsidRPr="00014FD9">
        <w:rPr>
          <w:rFonts w:ascii="Aptos" w:hAnsi="Aptos"/>
          <w:color w:val="000000" w:themeColor="text1"/>
          <w:sz w:val="22"/>
          <w:szCs w:val="22"/>
        </w:rPr>
        <w:t xml:space="preserve">Build-Operate-Transfer </w:t>
      </w:r>
      <w:r w:rsidRPr="00014FD9">
        <w:rPr>
          <w:rFonts w:ascii="Aptos" w:hAnsi="Aptos"/>
          <w:color w:val="000000" w:themeColor="text1"/>
          <w:sz w:val="22"/>
          <w:szCs w:val="22"/>
        </w:rPr>
        <w:t>concessions” or “management contracts” rather than a repeatable model. Each bespoke deal contributed to an internal belief that crowding-in private finance could stretch limited IBRD/IDA envelopes.</w:t>
      </w:r>
    </w:p>
    <w:p w14:paraId="4B0E1079" w14:textId="77777777" w:rsidR="005E0BAC" w:rsidRPr="00014FD9" w:rsidRDefault="005E0BAC" w:rsidP="244FAC12">
      <w:pPr>
        <w:pStyle w:val="NormalWeb"/>
        <w:spacing w:before="0" w:beforeAutospacing="0" w:after="0" w:afterAutospacing="0"/>
        <w:jc w:val="both"/>
        <w:rPr>
          <w:rFonts w:ascii="Aptos" w:hAnsi="Aptos"/>
          <w:color w:val="000000" w:themeColor="text1"/>
          <w:sz w:val="22"/>
          <w:szCs w:val="22"/>
        </w:rPr>
      </w:pPr>
    </w:p>
    <w:p w14:paraId="311517E4" w14:textId="2A35F084" w:rsidR="00EF4E76" w:rsidRPr="00014FD9" w:rsidRDefault="00EF4E76"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color w:val="000000" w:themeColor="text1"/>
          <w:sz w:val="22"/>
          <w:szCs w:val="22"/>
        </w:rPr>
        <w:t>Three corporate shifts triggered spillover: (</w:t>
      </w:r>
      <w:proofErr w:type="spellStart"/>
      <w:r w:rsidRPr="00014FD9">
        <w:rPr>
          <w:rFonts w:ascii="Aptos" w:hAnsi="Aptos"/>
          <w:color w:val="000000" w:themeColor="text1"/>
          <w:sz w:val="22"/>
          <w:szCs w:val="22"/>
        </w:rPr>
        <w:t>i</w:t>
      </w:r>
      <w:proofErr w:type="spellEnd"/>
      <w:r w:rsidRPr="00014FD9">
        <w:rPr>
          <w:rFonts w:ascii="Aptos" w:hAnsi="Aptos"/>
          <w:color w:val="000000" w:themeColor="text1"/>
          <w:sz w:val="22"/>
          <w:szCs w:val="22"/>
        </w:rPr>
        <w:t xml:space="preserve">) the </w:t>
      </w:r>
      <w:r w:rsidRPr="00014FD9">
        <w:rPr>
          <w:rStyle w:val="Strong"/>
          <w:rFonts w:ascii="Aptos" w:eastAsiaTheme="majorEastAsia" w:hAnsi="Aptos"/>
          <w:b w:val="0"/>
          <w:bCs w:val="0"/>
          <w:color w:val="000000" w:themeColor="text1"/>
          <w:sz w:val="22"/>
          <w:szCs w:val="22"/>
        </w:rPr>
        <w:t>2002 launch of PPIAF</w:t>
      </w:r>
      <w:r w:rsidRPr="00014FD9">
        <w:rPr>
          <w:rFonts w:ascii="Aptos" w:hAnsi="Aptos"/>
          <w:color w:val="000000" w:themeColor="text1"/>
          <w:sz w:val="22"/>
          <w:szCs w:val="22"/>
        </w:rPr>
        <w:t xml:space="preserve"> as upstream technical assistance; (ii) expansion of </w:t>
      </w:r>
      <w:r w:rsidRPr="00014FD9">
        <w:rPr>
          <w:rStyle w:val="Strong"/>
          <w:rFonts w:ascii="Aptos" w:eastAsiaTheme="majorEastAsia" w:hAnsi="Aptos"/>
          <w:b w:val="0"/>
          <w:bCs w:val="0"/>
          <w:color w:val="000000" w:themeColor="text1"/>
          <w:sz w:val="22"/>
          <w:szCs w:val="22"/>
        </w:rPr>
        <w:t>IBRD/</w:t>
      </w:r>
      <w:r w:rsidR="00285ED2" w:rsidRPr="00014FD9">
        <w:rPr>
          <w:rFonts w:ascii="Aptos" w:hAnsi="Aptos"/>
          <w:sz w:val="22"/>
          <w:szCs w:val="22"/>
        </w:rPr>
        <w:t>Multilateral Investment Guarantee Agency</w:t>
      </w:r>
      <w:r w:rsidR="00285ED2" w:rsidRPr="00014FD9">
        <w:rPr>
          <w:rStyle w:val="Strong"/>
          <w:rFonts w:ascii="Aptos" w:eastAsiaTheme="majorEastAsia" w:hAnsi="Aptos"/>
          <w:b w:val="0"/>
          <w:bCs w:val="0"/>
          <w:color w:val="000000" w:themeColor="text1"/>
          <w:sz w:val="22"/>
          <w:szCs w:val="22"/>
        </w:rPr>
        <w:t xml:space="preserve"> (</w:t>
      </w:r>
      <w:r w:rsidRPr="00014FD9">
        <w:rPr>
          <w:rStyle w:val="Strong"/>
          <w:rFonts w:ascii="Aptos" w:eastAsiaTheme="majorEastAsia" w:hAnsi="Aptos"/>
          <w:b w:val="0"/>
          <w:bCs w:val="0"/>
          <w:color w:val="000000" w:themeColor="text1"/>
          <w:sz w:val="22"/>
          <w:szCs w:val="22"/>
        </w:rPr>
        <w:t>MIGA</w:t>
      </w:r>
      <w:r w:rsidR="00285ED2" w:rsidRPr="00014FD9">
        <w:rPr>
          <w:rStyle w:val="Strong"/>
          <w:rFonts w:ascii="Aptos" w:eastAsiaTheme="majorEastAsia" w:hAnsi="Aptos"/>
          <w:b w:val="0"/>
          <w:bCs w:val="0"/>
          <w:color w:val="000000" w:themeColor="text1"/>
          <w:sz w:val="22"/>
          <w:szCs w:val="22"/>
        </w:rPr>
        <w:t>)</w:t>
      </w:r>
      <w:r w:rsidRPr="00014FD9">
        <w:rPr>
          <w:rStyle w:val="Strong"/>
          <w:rFonts w:ascii="Aptos" w:eastAsiaTheme="majorEastAsia" w:hAnsi="Aptos"/>
          <w:b w:val="0"/>
          <w:bCs w:val="0"/>
          <w:color w:val="000000" w:themeColor="text1"/>
          <w:sz w:val="22"/>
          <w:szCs w:val="22"/>
        </w:rPr>
        <w:t xml:space="preserve"> guarantee products</w:t>
      </w:r>
      <w:r w:rsidRPr="00014FD9">
        <w:rPr>
          <w:rFonts w:ascii="Aptos" w:hAnsi="Aptos"/>
          <w:color w:val="000000" w:themeColor="text1"/>
          <w:sz w:val="22"/>
          <w:szCs w:val="22"/>
        </w:rPr>
        <w:t xml:space="preserve">; and (iii) dedicated </w:t>
      </w:r>
      <w:r w:rsidRPr="00014FD9">
        <w:rPr>
          <w:rStyle w:val="Strong"/>
          <w:rFonts w:ascii="Aptos" w:eastAsiaTheme="majorEastAsia" w:hAnsi="Aptos"/>
          <w:b w:val="0"/>
          <w:bCs w:val="0"/>
          <w:color w:val="000000" w:themeColor="text1"/>
          <w:sz w:val="22"/>
          <w:szCs w:val="22"/>
        </w:rPr>
        <w:t>IFC advisory mandates</w:t>
      </w:r>
      <w:r w:rsidRPr="00014FD9">
        <w:rPr>
          <w:rFonts w:ascii="Aptos" w:hAnsi="Aptos"/>
          <w:color w:val="000000" w:themeColor="text1"/>
          <w:sz w:val="22"/>
          <w:szCs w:val="22"/>
        </w:rPr>
        <w:t xml:space="preserve">. Projects like </w:t>
      </w:r>
      <w:r w:rsidRPr="00014FD9">
        <w:rPr>
          <w:rStyle w:val="Strong"/>
          <w:rFonts w:ascii="Aptos" w:eastAsiaTheme="majorEastAsia" w:hAnsi="Aptos"/>
          <w:b w:val="0"/>
          <w:bCs w:val="0"/>
          <w:color w:val="000000" w:themeColor="text1"/>
          <w:sz w:val="22"/>
          <w:szCs w:val="22"/>
        </w:rPr>
        <w:t xml:space="preserve">P070108 Uganda </w:t>
      </w:r>
      <w:proofErr w:type="spellStart"/>
      <w:r w:rsidRPr="00014FD9">
        <w:rPr>
          <w:rStyle w:val="Strong"/>
          <w:rFonts w:ascii="Aptos" w:eastAsiaTheme="majorEastAsia" w:hAnsi="Aptos"/>
          <w:b w:val="0"/>
          <w:bCs w:val="0"/>
          <w:color w:val="000000" w:themeColor="text1"/>
          <w:sz w:val="22"/>
          <w:szCs w:val="22"/>
        </w:rPr>
        <w:t>Bujagali</w:t>
      </w:r>
      <w:proofErr w:type="spellEnd"/>
      <w:r w:rsidRPr="00014FD9">
        <w:rPr>
          <w:rFonts w:ascii="Aptos" w:hAnsi="Aptos"/>
          <w:color w:val="000000" w:themeColor="text1"/>
          <w:sz w:val="22"/>
          <w:szCs w:val="22"/>
        </w:rPr>
        <w:t xml:space="preserve"> and </w:t>
      </w:r>
      <w:r w:rsidRPr="00014FD9">
        <w:rPr>
          <w:rStyle w:val="Strong"/>
          <w:rFonts w:ascii="Aptos" w:eastAsiaTheme="majorEastAsia" w:hAnsi="Aptos"/>
          <w:b w:val="0"/>
          <w:bCs w:val="0"/>
          <w:color w:val="000000" w:themeColor="text1"/>
          <w:sz w:val="22"/>
          <w:szCs w:val="22"/>
        </w:rPr>
        <w:t>P083588 Vietnam Cai Mep-</w:t>
      </w:r>
      <w:proofErr w:type="spellStart"/>
      <w:r w:rsidRPr="00014FD9">
        <w:rPr>
          <w:rStyle w:val="Strong"/>
          <w:rFonts w:ascii="Aptos" w:eastAsiaTheme="majorEastAsia" w:hAnsi="Aptos"/>
          <w:b w:val="0"/>
          <w:bCs w:val="0"/>
          <w:color w:val="000000" w:themeColor="text1"/>
          <w:sz w:val="22"/>
          <w:szCs w:val="22"/>
        </w:rPr>
        <w:t>Thi</w:t>
      </w:r>
      <w:proofErr w:type="spellEnd"/>
      <w:r w:rsidRPr="00014FD9">
        <w:rPr>
          <w:rStyle w:val="Strong"/>
          <w:rFonts w:ascii="Aptos" w:eastAsiaTheme="majorEastAsia" w:hAnsi="Aptos"/>
          <w:b w:val="0"/>
          <w:bCs w:val="0"/>
          <w:color w:val="000000" w:themeColor="text1"/>
          <w:sz w:val="22"/>
          <w:szCs w:val="22"/>
        </w:rPr>
        <w:t xml:space="preserve"> Vai Port</w:t>
      </w:r>
      <w:r w:rsidRPr="00014FD9">
        <w:rPr>
          <w:rFonts w:ascii="Aptos" w:hAnsi="Aptos"/>
          <w:color w:val="000000" w:themeColor="text1"/>
          <w:sz w:val="22"/>
          <w:szCs w:val="22"/>
        </w:rPr>
        <w:t xml:space="preserve"> illustrate how regional teams replicated the model with only minor tailoring. Once the infrastructure playbook was standardized, PPP thinking migrated:</w:t>
      </w:r>
    </w:p>
    <w:p w14:paraId="1142430C" w14:textId="77777777" w:rsidR="00EF4E76" w:rsidRPr="00014FD9" w:rsidRDefault="00EF4E76" w:rsidP="244FAC12">
      <w:pPr>
        <w:pStyle w:val="NormalWeb"/>
        <w:numPr>
          <w:ilvl w:val="0"/>
          <w:numId w:val="19"/>
        </w:numPr>
        <w:spacing w:before="0" w:beforeAutospacing="0" w:after="0" w:afterAutospacing="0"/>
        <w:jc w:val="both"/>
        <w:rPr>
          <w:rFonts w:ascii="Aptos" w:hAnsi="Aptos"/>
          <w:color w:val="000000" w:themeColor="text1"/>
          <w:sz w:val="22"/>
          <w:szCs w:val="22"/>
        </w:rPr>
      </w:pPr>
      <w:r w:rsidRPr="00014FD9">
        <w:rPr>
          <w:rStyle w:val="Strong"/>
          <w:rFonts w:ascii="Aptos" w:eastAsiaTheme="majorEastAsia" w:hAnsi="Aptos"/>
          <w:b w:val="0"/>
          <w:bCs w:val="0"/>
          <w:color w:val="000000" w:themeColor="text1"/>
          <w:sz w:val="22"/>
          <w:szCs w:val="22"/>
        </w:rPr>
        <w:t>P110267 Lesotho Queen ’</w:t>
      </w:r>
      <w:proofErr w:type="spellStart"/>
      <w:r w:rsidRPr="00014FD9">
        <w:rPr>
          <w:rStyle w:val="Strong"/>
          <w:rFonts w:ascii="Aptos" w:eastAsiaTheme="majorEastAsia" w:hAnsi="Aptos"/>
          <w:b w:val="0"/>
          <w:bCs w:val="0"/>
          <w:color w:val="000000" w:themeColor="text1"/>
          <w:sz w:val="22"/>
          <w:szCs w:val="22"/>
        </w:rPr>
        <w:t>Mamohato</w:t>
      </w:r>
      <w:proofErr w:type="spellEnd"/>
      <w:r w:rsidRPr="00014FD9">
        <w:rPr>
          <w:rStyle w:val="Strong"/>
          <w:rFonts w:ascii="Aptos" w:eastAsiaTheme="majorEastAsia" w:hAnsi="Aptos"/>
          <w:b w:val="0"/>
          <w:bCs w:val="0"/>
          <w:color w:val="000000" w:themeColor="text1"/>
          <w:sz w:val="22"/>
          <w:szCs w:val="22"/>
        </w:rPr>
        <w:t xml:space="preserve"> Hospital PPP</w:t>
      </w:r>
      <w:r w:rsidRPr="00014FD9">
        <w:rPr>
          <w:rFonts w:ascii="Aptos" w:hAnsi="Aptos"/>
          <w:color w:val="000000" w:themeColor="text1"/>
          <w:sz w:val="22"/>
          <w:szCs w:val="22"/>
        </w:rPr>
        <w:t xml:space="preserve"> proved private design-build-operate in a low-income setting.</w:t>
      </w:r>
    </w:p>
    <w:p w14:paraId="3612E632" w14:textId="76948E78" w:rsidR="00EF4E76" w:rsidRPr="00014FD9" w:rsidRDefault="00EF4E76" w:rsidP="244FAC12">
      <w:pPr>
        <w:pStyle w:val="NormalWeb"/>
        <w:numPr>
          <w:ilvl w:val="0"/>
          <w:numId w:val="19"/>
        </w:numPr>
        <w:spacing w:before="0" w:beforeAutospacing="0" w:after="0" w:afterAutospacing="0"/>
        <w:jc w:val="both"/>
        <w:rPr>
          <w:rFonts w:ascii="Aptos" w:hAnsi="Aptos"/>
          <w:color w:val="000000" w:themeColor="text1"/>
          <w:sz w:val="22"/>
          <w:szCs w:val="22"/>
        </w:rPr>
      </w:pPr>
      <w:r w:rsidRPr="00014FD9">
        <w:rPr>
          <w:rStyle w:val="Strong"/>
          <w:rFonts w:ascii="Aptos" w:eastAsiaTheme="majorEastAsia" w:hAnsi="Aptos"/>
          <w:b w:val="0"/>
          <w:bCs w:val="0"/>
          <w:color w:val="000000" w:themeColor="text1"/>
          <w:sz w:val="22"/>
          <w:szCs w:val="22"/>
        </w:rPr>
        <w:t>P131118 Turkey Health PPPs</w:t>
      </w:r>
      <w:r w:rsidRPr="00014FD9">
        <w:rPr>
          <w:rFonts w:ascii="Aptos" w:hAnsi="Aptos"/>
          <w:color w:val="000000" w:themeColor="text1"/>
          <w:sz w:val="22"/>
          <w:szCs w:val="22"/>
        </w:rPr>
        <w:t xml:space="preserve"> scaled the model to a €10 billion hospital program, backed by IBRD guarantees and MIGA political-risk cover.</w:t>
      </w:r>
    </w:p>
    <w:p w14:paraId="0E15E6E8" w14:textId="77777777" w:rsidR="00EF4E76" w:rsidRPr="00014FD9" w:rsidRDefault="00EF4E76" w:rsidP="244FAC12">
      <w:pPr>
        <w:pStyle w:val="NormalWeb"/>
        <w:numPr>
          <w:ilvl w:val="0"/>
          <w:numId w:val="19"/>
        </w:numPr>
        <w:spacing w:before="0" w:beforeAutospacing="0" w:after="0" w:afterAutospacing="0"/>
        <w:jc w:val="both"/>
        <w:rPr>
          <w:rFonts w:ascii="Aptos" w:hAnsi="Aptos"/>
          <w:color w:val="000000" w:themeColor="text1"/>
          <w:sz w:val="22"/>
          <w:szCs w:val="22"/>
        </w:rPr>
      </w:pPr>
      <w:r w:rsidRPr="00014FD9">
        <w:rPr>
          <w:rFonts w:ascii="Aptos" w:hAnsi="Aptos"/>
          <w:color w:val="000000" w:themeColor="text1"/>
          <w:sz w:val="22"/>
          <w:szCs w:val="22"/>
        </w:rPr>
        <w:t xml:space="preserve">Small-ticket “micro-PPPs” such as </w:t>
      </w:r>
      <w:r w:rsidRPr="00014FD9">
        <w:rPr>
          <w:rStyle w:val="Strong"/>
          <w:rFonts w:ascii="Aptos" w:eastAsiaTheme="majorEastAsia" w:hAnsi="Aptos"/>
          <w:b w:val="0"/>
          <w:bCs w:val="0"/>
          <w:color w:val="000000" w:themeColor="text1"/>
          <w:sz w:val="22"/>
          <w:szCs w:val="22"/>
        </w:rPr>
        <w:t>P094613 Ghana OBA Rural Telecom</w:t>
      </w:r>
      <w:r w:rsidRPr="00014FD9">
        <w:rPr>
          <w:rFonts w:ascii="Aptos" w:hAnsi="Aptos"/>
          <w:color w:val="000000" w:themeColor="text1"/>
          <w:sz w:val="22"/>
          <w:szCs w:val="22"/>
        </w:rPr>
        <w:t xml:space="preserve"> cascaded into fragile states, helped by output-based-aid trust funds.</w:t>
      </w:r>
    </w:p>
    <w:p w14:paraId="1A14D03C" w14:textId="77777777" w:rsidR="004D0419" w:rsidRPr="00014FD9" w:rsidRDefault="004D0419" w:rsidP="244FAC12">
      <w:pPr>
        <w:pStyle w:val="NormalWeb"/>
        <w:spacing w:before="0" w:beforeAutospacing="0" w:after="0" w:afterAutospacing="0"/>
        <w:jc w:val="both"/>
        <w:rPr>
          <w:rFonts w:ascii="Aptos" w:hAnsi="Aptos"/>
          <w:color w:val="000000" w:themeColor="text1"/>
          <w:sz w:val="22"/>
          <w:szCs w:val="22"/>
        </w:rPr>
      </w:pPr>
    </w:p>
    <w:p w14:paraId="3F4732B6" w14:textId="6539FAA9" w:rsidR="006A00B5" w:rsidRPr="00014FD9" w:rsidRDefault="006A00B5" w:rsidP="244FAC12">
      <w:pPr>
        <w:pStyle w:val="NormalWeb"/>
        <w:spacing w:before="0" w:beforeAutospacing="0" w:after="0" w:afterAutospacing="0"/>
        <w:jc w:val="both"/>
        <w:rPr>
          <w:rFonts w:ascii="Aptos" w:hAnsi="Aptos"/>
          <w:color w:val="000000" w:themeColor="text1"/>
          <w:sz w:val="22"/>
          <w:szCs w:val="22"/>
        </w:rPr>
      </w:pPr>
      <w:r w:rsidRPr="00014FD9">
        <w:rPr>
          <w:rFonts w:ascii="Aptos" w:hAnsi="Aptos"/>
          <w:color w:val="000000" w:themeColor="text1"/>
          <w:sz w:val="22"/>
          <w:szCs w:val="22"/>
        </w:rPr>
        <w:t xml:space="preserve">The decline reflects saturation: ICRRs now describe PPPs as baseline expectations for large-scale </w:t>
      </w:r>
      <w:r w:rsidR="00285ED2" w:rsidRPr="00014FD9">
        <w:rPr>
          <w:rFonts w:ascii="Aptos" w:hAnsi="Aptos"/>
          <w:sz w:val="22"/>
          <w:szCs w:val="22"/>
        </w:rPr>
        <w:t>capital expenditures</w:t>
      </w:r>
      <w:r w:rsidR="00285ED2" w:rsidRPr="00014FD9">
        <w:rPr>
          <w:rFonts w:ascii="Aptos" w:hAnsi="Aptos"/>
          <w:color w:val="000000" w:themeColor="text1"/>
          <w:sz w:val="22"/>
          <w:szCs w:val="22"/>
        </w:rPr>
        <w:t xml:space="preserve"> (</w:t>
      </w:r>
      <w:r w:rsidRPr="00014FD9">
        <w:rPr>
          <w:rFonts w:ascii="Aptos" w:hAnsi="Aptos"/>
          <w:color w:val="000000" w:themeColor="text1"/>
          <w:sz w:val="22"/>
          <w:szCs w:val="22"/>
        </w:rPr>
        <w:t>CAPEX</w:t>
      </w:r>
      <w:r w:rsidR="00285ED2" w:rsidRPr="00014FD9">
        <w:rPr>
          <w:rFonts w:ascii="Aptos" w:hAnsi="Aptos"/>
          <w:color w:val="000000" w:themeColor="text1"/>
          <w:sz w:val="22"/>
          <w:szCs w:val="22"/>
        </w:rPr>
        <w:t>)</w:t>
      </w:r>
      <w:r w:rsidRPr="00014FD9">
        <w:rPr>
          <w:rFonts w:ascii="Aptos" w:hAnsi="Aptos"/>
          <w:color w:val="000000" w:themeColor="text1"/>
          <w:sz w:val="22"/>
          <w:szCs w:val="22"/>
        </w:rPr>
        <w:t xml:space="preserve"> or service-delivery reform rather than as cutting-edge experimentation. Current lessons emphasize climate-aligned blended finance PPPs (e.g., P163099 Uruguay Solar PV Guarantee), digital PPP auction platforms integrated with e-procurement portals (Philippines, Ukraine), and IDA </w:t>
      </w:r>
      <w:r w:rsidR="00285ED2" w:rsidRPr="00014FD9">
        <w:rPr>
          <w:rFonts w:ascii="Aptos" w:hAnsi="Aptos"/>
          <w:color w:val="000000" w:themeColor="text1"/>
          <w:sz w:val="22"/>
          <w:szCs w:val="22"/>
        </w:rPr>
        <w:t>PSW</w:t>
      </w:r>
      <w:r w:rsidRPr="00014FD9">
        <w:rPr>
          <w:rFonts w:ascii="Aptos" w:hAnsi="Aptos"/>
          <w:color w:val="000000" w:themeColor="text1"/>
          <w:sz w:val="22"/>
          <w:szCs w:val="22"/>
        </w:rPr>
        <w:t xml:space="preserve"> structures that derisk private CAPEX in FCV settings (e.g., P176389 Mozambique </w:t>
      </w:r>
      <w:proofErr w:type="spellStart"/>
      <w:r w:rsidRPr="00014FD9">
        <w:rPr>
          <w:rFonts w:ascii="Aptos" w:hAnsi="Aptos"/>
          <w:color w:val="000000" w:themeColor="text1"/>
          <w:sz w:val="22"/>
          <w:szCs w:val="22"/>
        </w:rPr>
        <w:t>Temane</w:t>
      </w:r>
      <w:proofErr w:type="spellEnd"/>
      <w:r w:rsidRPr="00014FD9">
        <w:rPr>
          <w:rFonts w:ascii="Aptos" w:hAnsi="Aptos"/>
          <w:color w:val="000000" w:themeColor="text1"/>
          <w:sz w:val="22"/>
          <w:szCs w:val="22"/>
        </w:rPr>
        <w:t xml:space="preserve"> Gas-to-Power). The </w:t>
      </w:r>
      <w:r w:rsidR="007858E3" w:rsidRPr="00014FD9">
        <w:rPr>
          <w:rFonts w:ascii="Aptos" w:hAnsi="Aptos"/>
          <w:color w:val="000000" w:themeColor="text1"/>
          <w:sz w:val="22"/>
          <w:szCs w:val="22"/>
        </w:rPr>
        <w:t xml:space="preserve">World </w:t>
      </w:r>
      <w:r w:rsidRPr="00014FD9">
        <w:rPr>
          <w:rFonts w:ascii="Aptos" w:hAnsi="Aptos"/>
          <w:color w:val="000000" w:themeColor="text1"/>
          <w:sz w:val="22"/>
          <w:szCs w:val="22"/>
        </w:rPr>
        <w:t>Bank’s 2020 PPP Framework codifies these advances, embedding climate and SDG alignment into procurement rules.</w:t>
      </w:r>
    </w:p>
    <w:p w14:paraId="72F363DB" w14:textId="77777777" w:rsidR="005E0BAC" w:rsidRPr="00014FD9" w:rsidRDefault="005E0BAC" w:rsidP="244FAC12">
      <w:pPr>
        <w:pStyle w:val="Caption"/>
        <w:spacing w:after="0"/>
        <w:jc w:val="both"/>
        <w:rPr>
          <w:rFonts w:ascii="Aptos" w:hAnsi="Aptos"/>
          <w:i w:val="0"/>
          <w:iCs w:val="0"/>
          <w:sz w:val="22"/>
          <w:szCs w:val="22"/>
        </w:rPr>
      </w:pPr>
    </w:p>
    <w:p w14:paraId="412CF19C" w14:textId="7C0C8497" w:rsidR="68A486EA" w:rsidRPr="00014FD9" w:rsidRDefault="00BE6EB1" w:rsidP="006101CB">
      <w:pPr>
        <w:pStyle w:val="Title"/>
        <w:rPr>
          <w:rFonts w:ascii="Aptos" w:hAnsi="Aptos"/>
        </w:rPr>
      </w:pPr>
      <w:r w:rsidRPr="00014FD9">
        <w:rPr>
          <w:rFonts w:ascii="Aptos" w:hAnsi="Aptos"/>
        </w:rPr>
        <w:t>Table E.6</w:t>
      </w:r>
      <w:r w:rsidR="00222057" w:rsidRPr="00014FD9">
        <w:rPr>
          <w:rFonts w:ascii="Aptos" w:hAnsi="Aptos"/>
        </w:rPr>
        <w:t xml:space="preserve">. </w:t>
      </w:r>
      <w:r w:rsidR="007349AC" w:rsidRPr="00014FD9">
        <w:rPr>
          <w:rFonts w:ascii="Aptos" w:hAnsi="Aptos"/>
        </w:rPr>
        <w:t xml:space="preserve">Citations of </w:t>
      </w:r>
      <w:r w:rsidR="00EF4E76" w:rsidRPr="00014FD9">
        <w:rPr>
          <w:rFonts w:ascii="Aptos" w:hAnsi="Aptos"/>
        </w:rPr>
        <w:t>P</w:t>
      </w:r>
      <w:r w:rsidR="007349AC" w:rsidRPr="00014FD9">
        <w:rPr>
          <w:rFonts w:ascii="Aptos" w:hAnsi="Aptos"/>
        </w:rPr>
        <w:t>ublic-Private Partnership</w:t>
      </w:r>
      <w:r w:rsidR="00EF4E76" w:rsidRPr="00014FD9">
        <w:rPr>
          <w:rFonts w:ascii="Aptos" w:hAnsi="Aptos"/>
        </w:rPr>
        <w:t xml:space="preserve"> </w:t>
      </w:r>
      <w:r w:rsidR="00222057" w:rsidRPr="00014FD9">
        <w:rPr>
          <w:rFonts w:ascii="Aptos" w:hAnsi="Aptos"/>
        </w:rPr>
        <w:t>A</w:t>
      </w:r>
      <w:r w:rsidR="00EF4E76" w:rsidRPr="00014FD9">
        <w:rPr>
          <w:rFonts w:ascii="Aptos" w:hAnsi="Aptos"/>
        </w:rPr>
        <w:t xml:space="preserve">rrangements </w:t>
      </w:r>
      <w:r w:rsidR="00222057" w:rsidRPr="00014FD9">
        <w:rPr>
          <w:rFonts w:ascii="Aptos" w:hAnsi="Aptos"/>
        </w:rPr>
        <w:t xml:space="preserve">Across </w:t>
      </w:r>
      <w:r w:rsidR="007349AC" w:rsidRPr="00014FD9">
        <w:rPr>
          <w:rFonts w:ascii="Aptos" w:hAnsi="Aptos"/>
        </w:rPr>
        <w:t>the Bank Group</w:t>
      </w:r>
      <w:r w:rsidR="00222057" w:rsidRPr="00014FD9">
        <w:rPr>
          <w:rFonts w:ascii="Aptos" w:hAnsi="Aptos"/>
        </w:rPr>
        <w:t xml:space="preserve"> Portfolio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81"/>
        <w:gridCol w:w="4088"/>
        <w:gridCol w:w="1617"/>
        <w:gridCol w:w="1230"/>
      </w:tblGrid>
      <w:tr w:rsidR="68A486EA" w:rsidRPr="00014FD9" w14:paraId="60E05F91" w14:textId="77777777" w:rsidTr="006101CB">
        <w:trPr>
          <w:trHeight w:val="300"/>
          <w:jc w:val="center"/>
        </w:trPr>
        <w:tc>
          <w:tcPr>
            <w:tcW w:w="2175" w:type="dxa"/>
            <w:vAlign w:val="center"/>
          </w:tcPr>
          <w:p w14:paraId="062FD945" w14:textId="0434A01B" w:rsidR="68A486EA" w:rsidRPr="00014FD9" w:rsidRDefault="68A486EA">
            <w:pPr>
              <w:rPr>
                <w:rFonts w:ascii="Aptos" w:hAnsi="Aptos"/>
                <w:b/>
                <w:sz w:val="22"/>
                <w:szCs w:val="22"/>
              </w:rPr>
            </w:pPr>
            <w:r w:rsidRPr="00014FD9">
              <w:rPr>
                <w:rFonts w:ascii="Aptos" w:hAnsi="Aptos"/>
                <w:b/>
                <w:sz w:val="22"/>
                <w:szCs w:val="22"/>
              </w:rPr>
              <w:t>Cluster (Anchor Keywords)</w:t>
            </w:r>
          </w:p>
        </w:tc>
        <w:tc>
          <w:tcPr>
            <w:tcW w:w="4481" w:type="dxa"/>
            <w:vAlign w:val="center"/>
          </w:tcPr>
          <w:p w14:paraId="1BA5F086" w14:textId="6EDC536A" w:rsidR="68A486EA" w:rsidRPr="00014FD9" w:rsidRDefault="68A486EA">
            <w:pPr>
              <w:rPr>
                <w:rFonts w:ascii="Aptos" w:hAnsi="Aptos"/>
                <w:b/>
                <w:sz w:val="22"/>
                <w:szCs w:val="22"/>
              </w:rPr>
            </w:pPr>
            <w:r w:rsidRPr="00014FD9">
              <w:rPr>
                <w:rFonts w:ascii="Aptos" w:hAnsi="Aptos"/>
                <w:b/>
                <w:sz w:val="22"/>
                <w:szCs w:val="22"/>
              </w:rPr>
              <w:t>Typical Wording in Lessons</w:t>
            </w:r>
          </w:p>
        </w:tc>
        <w:tc>
          <w:tcPr>
            <w:tcW w:w="1636" w:type="dxa"/>
            <w:vAlign w:val="center"/>
          </w:tcPr>
          <w:p w14:paraId="72A3CEC3" w14:textId="75149D2A" w:rsidR="68A486EA" w:rsidRPr="00014FD9" w:rsidRDefault="68A486EA">
            <w:pPr>
              <w:rPr>
                <w:rFonts w:ascii="Aptos" w:hAnsi="Aptos"/>
                <w:b/>
                <w:sz w:val="22"/>
                <w:szCs w:val="22"/>
              </w:rPr>
            </w:pPr>
            <w:r w:rsidRPr="00014FD9">
              <w:rPr>
                <w:rFonts w:ascii="Aptos" w:hAnsi="Aptos"/>
                <w:b/>
                <w:sz w:val="22"/>
                <w:szCs w:val="22"/>
              </w:rPr>
              <w:t>Approximate Share of all PPP tags</w:t>
            </w:r>
          </w:p>
        </w:tc>
        <w:tc>
          <w:tcPr>
            <w:tcW w:w="723" w:type="dxa"/>
            <w:vAlign w:val="center"/>
          </w:tcPr>
          <w:p w14:paraId="1103E9D9" w14:textId="2DE737D0" w:rsidR="68A486EA" w:rsidRPr="00014FD9" w:rsidRDefault="68A486EA">
            <w:pPr>
              <w:rPr>
                <w:rFonts w:ascii="Aptos" w:hAnsi="Aptos"/>
                <w:b/>
                <w:sz w:val="22"/>
                <w:szCs w:val="22"/>
              </w:rPr>
            </w:pPr>
            <w:r w:rsidRPr="00014FD9">
              <w:rPr>
                <w:rFonts w:ascii="Aptos" w:hAnsi="Aptos"/>
                <w:b/>
                <w:sz w:val="22"/>
                <w:szCs w:val="22"/>
              </w:rPr>
              <w:t>Peak Decade(s)</w:t>
            </w:r>
          </w:p>
        </w:tc>
      </w:tr>
      <w:tr w:rsidR="68A486EA" w:rsidRPr="00014FD9" w14:paraId="6C954D77" w14:textId="77777777" w:rsidTr="006101CB">
        <w:trPr>
          <w:trHeight w:val="300"/>
          <w:jc w:val="center"/>
        </w:trPr>
        <w:tc>
          <w:tcPr>
            <w:tcW w:w="2175" w:type="dxa"/>
            <w:vAlign w:val="center"/>
          </w:tcPr>
          <w:p w14:paraId="15041F88" w14:textId="1C65946C" w:rsidR="68A486EA" w:rsidRPr="00014FD9" w:rsidRDefault="68A486EA">
            <w:pPr>
              <w:rPr>
                <w:rFonts w:ascii="Aptos" w:hAnsi="Aptos"/>
                <w:i/>
                <w:sz w:val="22"/>
                <w:szCs w:val="22"/>
              </w:rPr>
            </w:pPr>
            <w:r w:rsidRPr="00014FD9">
              <w:rPr>
                <w:rFonts w:ascii="Aptos" w:hAnsi="Aptos"/>
                <w:b/>
                <w:sz w:val="22"/>
                <w:szCs w:val="22"/>
              </w:rPr>
              <w:t>Concessions / Leases</w:t>
            </w:r>
            <w:r w:rsidRPr="00014FD9">
              <w:rPr>
                <w:rFonts w:ascii="Aptos" w:hAnsi="Aptos"/>
              </w:rPr>
              <w:br/>
            </w:r>
            <w:r w:rsidRPr="00014FD9">
              <w:rPr>
                <w:rFonts w:ascii="Aptos" w:hAnsi="Aptos"/>
                <w:i/>
                <w:sz w:val="22"/>
                <w:szCs w:val="22"/>
              </w:rPr>
              <w:t>(concession, concessions, lease, BOT)</w:t>
            </w:r>
          </w:p>
        </w:tc>
        <w:tc>
          <w:tcPr>
            <w:tcW w:w="4481" w:type="dxa"/>
            <w:vAlign w:val="center"/>
          </w:tcPr>
          <w:p w14:paraId="37DE01EB" w14:textId="6B8D75C4" w:rsidR="68A486EA" w:rsidRPr="00014FD9" w:rsidRDefault="68A486EA">
            <w:pPr>
              <w:rPr>
                <w:rFonts w:ascii="Aptos" w:hAnsi="Aptos"/>
                <w:sz w:val="20"/>
                <w:szCs w:val="20"/>
              </w:rPr>
            </w:pPr>
            <w:r w:rsidRPr="00014FD9">
              <w:rPr>
                <w:rFonts w:ascii="Aptos" w:hAnsi="Aptos"/>
                <w:sz w:val="22"/>
                <w:szCs w:val="22"/>
              </w:rPr>
              <w:t xml:space="preserve">“Design of concession frameworks required strong regulatory oversight.” </w:t>
            </w:r>
            <w:r w:rsidRPr="00014FD9">
              <w:rPr>
                <w:rFonts w:ascii="Aptos" w:hAnsi="Aptos"/>
              </w:rPr>
              <w:br/>
            </w:r>
            <w:r w:rsidRPr="00014FD9">
              <w:rPr>
                <w:rFonts w:ascii="Aptos" w:hAnsi="Aptos"/>
                <w:sz w:val="22"/>
                <w:szCs w:val="22"/>
              </w:rPr>
              <w:t xml:space="preserve">“Long-term concession arrangements depended on credible tariff policies.” </w:t>
            </w:r>
            <w:r w:rsidRPr="00014FD9">
              <w:rPr>
                <w:rFonts w:ascii="Aptos" w:hAnsi="Aptos"/>
              </w:rPr>
              <w:br/>
            </w:r>
            <w:r w:rsidRPr="00014FD9">
              <w:rPr>
                <w:rFonts w:ascii="Aptos" w:hAnsi="Aptos"/>
                <w:sz w:val="22"/>
                <w:szCs w:val="22"/>
              </w:rPr>
              <w:t>“Private operator performance improved under structured lease contracts.”</w:t>
            </w:r>
          </w:p>
        </w:tc>
        <w:tc>
          <w:tcPr>
            <w:tcW w:w="1636" w:type="dxa"/>
            <w:vAlign w:val="center"/>
          </w:tcPr>
          <w:p w14:paraId="1BFBD044" w14:textId="14126BC5" w:rsidR="68A486EA" w:rsidRPr="00014FD9" w:rsidRDefault="68A486EA">
            <w:pPr>
              <w:rPr>
                <w:rFonts w:ascii="Aptos" w:hAnsi="Aptos"/>
                <w:sz w:val="20"/>
                <w:szCs w:val="20"/>
              </w:rPr>
            </w:pPr>
            <w:r w:rsidRPr="00014FD9">
              <w:rPr>
                <w:rFonts w:ascii="Aptos" w:hAnsi="Aptos"/>
                <w:sz w:val="22"/>
                <w:szCs w:val="22"/>
              </w:rPr>
              <w:t>~27%</w:t>
            </w:r>
          </w:p>
        </w:tc>
        <w:tc>
          <w:tcPr>
            <w:tcW w:w="723" w:type="dxa"/>
            <w:vAlign w:val="center"/>
          </w:tcPr>
          <w:p w14:paraId="7BEB49B4" w14:textId="50D8B306" w:rsidR="68A486EA" w:rsidRPr="00014FD9" w:rsidRDefault="68A486EA">
            <w:pPr>
              <w:rPr>
                <w:rFonts w:ascii="Aptos" w:hAnsi="Aptos"/>
                <w:b/>
                <w:sz w:val="22"/>
                <w:szCs w:val="22"/>
              </w:rPr>
            </w:pPr>
            <w:r w:rsidRPr="00014FD9">
              <w:rPr>
                <w:rFonts w:ascii="Aptos" w:hAnsi="Aptos"/>
                <w:b/>
                <w:sz w:val="22"/>
                <w:szCs w:val="22"/>
              </w:rPr>
              <w:t>1998–2007</w:t>
            </w:r>
          </w:p>
        </w:tc>
      </w:tr>
      <w:tr w:rsidR="68A486EA" w:rsidRPr="00014FD9" w14:paraId="4893F08A" w14:textId="77777777" w:rsidTr="006101CB">
        <w:trPr>
          <w:trHeight w:val="300"/>
          <w:jc w:val="center"/>
        </w:trPr>
        <w:tc>
          <w:tcPr>
            <w:tcW w:w="2175" w:type="dxa"/>
            <w:vAlign w:val="center"/>
          </w:tcPr>
          <w:p w14:paraId="18CC1BC3" w14:textId="61AD8895" w:rsidR="68A486EA" w:rsidRPr="00014FD9" w:rsidRDefault="68A486EA">
            <w:pPr>
              <w:rPr>
                <w:rFonts w:ascii="Aptos" w:hAnsi="Aptos"/>
                <w:i/>
                <w:sz w:val="22"/>
                <w:szCs w:val="22"/>
              </w:rPr>
            </w:pPr>
            <w:r w:rsidRPr="00014FD9">
              <w:rPr>
                <w:rFonts w:ascii="Aptos" w:hAnsi="Aptos"/>
                <w:b/>
                <w:sz w:val="22"/>
                <w:szCs w:val="22"/>
              </w:rPr>
              <w:t>PPP Framework / PPP Units</w:t>
            </w:r>
            <w:r w:rsidRPr="00014FD9">
              <w:rPr>
                <w:rFonts w:ascii="Aptos" w:hAnsi="Aptos"/>
                <w:sz w:val="22"/>
                <w:szCs w:val="22"/>
              </w:rPr>
              <w:t xml:space="preserve"> </w:t>
            </w:r>
            <w:r w:rsidRPr="00014FD9">
              <w:rPr>
                <w:rFonts w:ascii="Aptos" w:hAnsi="Aptos"/>
              </w:rPr>
              <w:br/>
            </w:r>
            <w:r w:rsidRPr="00014FD9">
              <w:rPr>
                <w:rFonts w:ascii="Aptos" w:hAnsi="Aptos"/>
                <w:i/>
                <w:sz w:val="22"/>
                <w:szCs w:val="22"/>
              </w:rPr>
              <w:t>(PPP, public-private-partnership, PPP unit, enabling framework)</w:t>
            </w:r>
          </w:p>
        </w:tc>
        <w:tc>
          <w:tcPr>
            <w:tcW w:w="4481" w:type="dxa"/>
            <w:vAlign w:val="center"/>
          </w:tcPr>
          <w:p w14:paraId="510F66B4" w14:textId="276903AC" w:rsidR="68A486EA" w:rsidRPr="00014FD9" w:rsidRDefault="68A486EA">
            <w:pPr>
              <w:rPr>
                <w:rFonts w:ascii="Aptos" w:hAnsi="Aptos"/>
                <w:sz w:val="20"/>
                <w:szCs w:val="20"/>
              </w:rPr>
            </w:pPr>
            <w:r w:rsidRPr="00014FD9">
              <w:rPr>
                <w:rFonts w:ascii="Aptos" w:hAnsi="Aptos"/>
                <w:sz w:val="22"/>
                <w:szCs w:val="22"/>
              </w:rPr>
              <w:t xml:space="preserve">“Establishing a dedicated PPP unit strengthened transaction preparation.” </w:t>
            </w:r>
            <w:r w:rsidRPr="00014FD9">
              <w:rPr>
                <w:rFonts w:ascii="Aptos" w:hAnsi="Aptos"/>
              </w:rPr>
              <w:br/>
            </w:r>
            <w:r w:rsidRPr="00014FD9">
              <w:rPr>
                <w:rFonts w:ascii="Aptos" w:hAnsi="Aptos"/>
                <w:sz w:val="22"/>
                <w:szCs w:val="22"/>
              </w:rPr>
              <w:t xml:space="preserve">“A clear legal framework was critical to attract private investors.” </w:t>
            </w:r>
            <w:r w:rsidRPr="00014FD9">
              <w:rPr>
                <w:rFonts w:ascii="Aptos" w:hAnsi="Aptos"/>
              </w:rPr>
              <w:br/>
            </w:r>
            <w:r w:rsidRPr="00014FD9">
              <w:rPr>
                <w:rFonts w:ascii="Aptos" w:hAnsi="Aptos"/>
                <w:sz w:val="22"/>
                <w:szCs w:val="22"/>
              </w:rPr>
              <w:t>“Institutional capacity constraints limited PPP rollout.”</w:t>
            </w:r>
          </w:p>
        </w:tc>
        <w:tc>
          <w:tcPr>
            <w:tcW w:w="1636" w:type="dxa"/>
            <w:vAlign w:val="center"/>
          </w:tcPr>
          <w:p w14:paraId="5EF7CC02" w14:textId="627EF34B" w:rsidR="68A486EA" w:rsidRPr="00014FD9" w:rsidRDefault="68A486EA">
            <w:pPr>
              <w:rPr>
                <w:rFonts w:ascii="Aptos" w:hAnsi="Aptos"/>
                <w:sz w:val="20"/>
                <w:szCs w:val="20"/>
              </w:rPr>
            </w:pPr>
            <w:r w:rsidRPr="00014FD9">
              <w:rPr>
                <w:rFonts w:ascii="Aptos" w:hAnsi="Aptos"/>
                <w:sz w:val="22"/>
                <w:szCs w:val="22"/>
              </w:rPr>
              <w:t>~26%</w:t>
            </w:r>
          </w:p>
        </w:tc>
        <w:tc>
          <w:tcPr>
            <w:tcW w:w="723" w:type="dxa"/>
            <w:vAlign w:val="center"/>
          </w:tcPr>
          <w:p w14:paraId="4CC0FBA9" w14:textId="0700239E" w:rsidR="68A486EA" w:rsidRPr="00014FD9" w:rsidRDefault="68A486EA">
            <w:pPr>
              <w:rPr>
                <w:rFonts w:ascii="Aptos" w:hAnsi="Aptos"/>
                <w:b/>
                <w:sz w:val="22"/>
                <w:szCs w:val="22"/>
              </w:rPr>
            </w:pPr>
            <w:r w:rsidRPr="00014FD9">
              <w:rPr>
                <w:rFonts w:ascii="Aptos" w:hAnsi="Aptos"/>
                <w:b/>
                <w:sz w:val="22"/>
                <w:szCs w:val="22"/>
              </w:rPr>
              <w:t>2018–2025</w:t>
            </w:r>
          </w:p>
        </w:tc>
      </w:tr>
      <w:tr w:rsidR="68A486EA" w:rsidRPr="00014FD9" w14:paraId="1A103C7C" w14:textId="77777777" w:rsidTr="006101CB">
        <w:trPr>
          <w:trHeight w:val="300"/>
          <w:jc w:val="center"/>
        </w:trPr>
        <w:tc>
          <w:tcPr>
            <w:tcW w:w="2175" w:type="dxa"/>
            <w:vAlign w:val="center"/>
          </w:tcPr>
          <w:p w14:paraId="62961E14" w14:textId="28E2F655" w:rsidR="68A486EA" w:rsidRPr="00014FD9" w:rsidRDefault="68A486EA">
            <w:pPr>
              <w:rPr>
                <w:rFonts w:ascii="Aptos" w:hAnsi="Aptos"/>
                <w:i/>
                <w:sz w:val="22"/>
                <w:szCs w:val="22"/>
              </w:rPr>
            </w:pPr>
            <w:r w:rsidRPr="00014FD9">
              <w:rPr>
                <w:rFonts w:ascii="Aptos" w:hAnsi="Aptos"/>
                <w:b/>
                <w:sz w:val="22"/>
                <w:szCs w:val="22"/>
              </w:rPr>
              <w:t>Guarantees / Risk-Sharing Instruments</w:t>
            </w:r>
            <w:r w:rsidRPr="00014FD9">
              <w:rPr>
                <w:rFonts w:ascii="Aptos" w:hAnsi="Aptos"/>
                <w:sz w:val="22"/>
                <w:szCs w:val="22"/>
              </w:rPr>
              <w:t xml:space="preserve"> </w:t>
            </w:r>
            <w:r w:rsidRPr="00014FD9">
              <w:rPr>
                <w:rFonts w:ascii="Aptos" w:hAnsi="Aptos"/>
              </w:rPr>
              <w:br/>
            </w:r>
            <w:r w:rsidRPr="00014FD9">
              <w:rPr>
                <w:rFonts w:ascii="Aptos" w:hAnsi="Aptos"/>
                <w:i/>
                <w:sz w:val="22"/>
                <w:szCs w:val="22"/>
              </w:rPr>
              <w:t>(guarantee, partial risk guarantee, risk allocation)</w:t>
            </w:r>
          </w:p>
        </w:tc>
        <w:tc>
          <w:tcPr>
            <w:tcW w:w="4481" w:type="dxa"/>
            <w:vAlign w:val="center"/>
          </w:tcPr>
          <w:p w14:paraId="1ED1DB28" w14:textId="0500569C" w:rsidR="68A486EA" w:rsidRPr="00014FD9" w:rsidRDefault="68A486EA">
            <w:pPr>
              <w:rPr>
                <w:rFonts w:ascii="Aptos" w:hAnsi="Aptos"/>
                <w:sz w:val="20"/>
                <w:szCs w:val="20"/>
              </w:rPr>
            </w:pPr>
            <w:r w:rsidRPr="00014FD9">
              <w:rPr>
                <w:rFonts w:ascii="Aptos" w:hAnsi="Aptos"/>
                <w:sz w:val="22"/>
                <w:szCs w:val="22"/>
              </w:rPr>
              <w:t xml:space="preserve">“Risk allocation between public and private partners was not adequately structured.” </w:t>
            </w:r>
            <w:r w:rsidRPr="00014FD9">
              <w:rPr>
                <w:rFonts w:ascii="Aptos" w:hAnsi="Aptos"/>
              </w:rPr>
              <w:br/>
            </w:r>
            <w:r w:rsidRPr="00014FD9">
              <w:rPr>
                <w:rFonts w:ascii="Aptos" w:hAnsi="Aptos"/>
                <w:sz w:val="22"/>
                <w:szCs w:val="22"/>
              </w:rPr>
              <w:t xml:space="preserve">“Guarantee mechanisms enhanced investor confidence.” </w:t>
            </w:r>
            <w:r w:rsidRPr="00014FD9">
              <w:rPr>
                <w:rFonts w:ascii="Aptos" w:hAnsi="Aptos"/>
              </w:rPr>
              <w:br/>
            </w:r>
            <w:r w:rsidRPr="00014FD9">
              <w:rPr>
                <w:rFonts w:ascii="Aptos" w:hAnsi="Aptos"/>
                <w:sz w:val="22"/>
                <w:szCs w:val="22"/>
              </w:rPr>
              <w:t>“Political risk mitigation was essential for project bankability.”</w:t>
            </w:r>
          </w:p>
        </w:tc>
        <w:tc>
          <w:tcPr>
            <w:tcW w:w="1636" w:type="dxa"/>
            <w:vAlign w:val="center"/>
          </w:tcPr>
          <w:p w14:paraId="75959C50" w14:textId="0B17A5D9" w:rsidR="68A486EA" w:rsidRPr="00014FD9" w:rsidRDefault="68A486EA">
            <w:pPr>
              <w:rPr>
                <w:rFonts w:ascii="Aptos" w:hAnsi="Aptos"/>
                <w:sz w:val="20"/>
                <w:szCs w:val="20"/>
              </w:rPr>
            </w:pPr>
            <w:r w:rsidRPr="00014FD9">
              <w:rPr>
                <w:rFonts w:ascii="Aptos" w:hAnsi="Aptos"/>
                <w:sz w:val="22"/>
                <w:szCs w:val="22"/>
              </w:rPr>
              <w:t>~10%</w:t>
            </w:r>
          </w:p>
        </w:tc>
        <w:tc>
          <w:tcPr>
            <w:tcW w:w="723" w:type="dxa"/>
            <w:vAlign w:val="center"/>
          </w:tcPr>
          <w:p w14:paraId="3C8330C9" w14:textId="6CBD2515" w:rsidR="68A486EA" w:rsidRPr="00014FD9" w:rsidRDefault="68A486EA">
            <w:pPr>
              <w:rPr>
                <w:rFonts w:ascii="Aptos" w:hAnsi="Aptos"/>
                <w:b/>
                <w:sz w:val="22"/>
                <w:szCs w:val="22"/>
              </w:rPr>
            </w:pPr>
            <w:r w:rsidRPr="00014FD9">
              <w:rPr>
                <w:rFonts w:ascii="Aptos" w:hAnsi="Aptos"/>
                <w:b/>
                <w:sz w:val="22"/>
                <w:szCs w:val="22"/>
              </w:rPr>
              <w:t>1998–2007</w:t>
            </w:r>
          </w:p>
        </w:tc>
      </w:tr>
      <w:tr w:rsidR="68A486EA" w:rsidRPr="00014FD9" w14:paraId="700A3945" w14:textId="77777777" w:rsidTr="006101CB">
        <w:trPr>
          <w:trHeight w:val="300"/>
          <w:jc w:val="center"/>
        </w:trPr>
        <w:tc>
          <w:tcPr>
            <w:tcW w:w="2175" w:type="dxa"/>
            <w:vAlign w:val="center"/>
          </w:tcPr>
          <w:p w14:paraId="397C07CA" w14:textId="12868B08" w:rsidR="68A486EA" w:rsidRPr="00014FD9" w:rsidRDefault="68A486EA">
            <w:pPr>
              <w:rPr>
                <w:rFonts w:ascii="Aptos" w:hAnsi="Aptos"/>
                <w:i/>
                <w:sz w:val="22"/>
                <w:szCs w:val="22"/>
              </w:rPr>
            </w:pPr>
            <w:r w:rsidRPr="00014FD9">
              <w:rPr>
                <w:rFonts w:ascii="Aptos" w:hAnsi="Aptos"/>
                <w:b/>
                <w:sz w:val="22"/>
                <w:szCs w:val="22"/>
              </w:rPr>
              <w:t>Results-Based / Output-Based PPP Models</w:t>
            </w:r>
            <w:r w:rsidRPr="00014FD9">
              <w:rPr>
                <w:rFonts w:ascii="Aptos" w:hAnsi="Aptos"/>
                <w:sz w:val="22"/>
                <w:szCs w:val="22"/>
              </w:rPr>
              <w:t xml:space="preserve"> </w:t>
            </w:r>
            <w:r w:rsidRPr="00014FD9">
              <w:rPr>
                <w:rFonts w:ascii="Aptos" w:hAnsi="Aptos"/>
              </w:rPr>
              <w:br/>
            </w:r>
            <w:r w:rsidRPr="00014FD9">
              <w:rPr>
                <w:rFonts w:ascii="Aptos" w:hAnsi="Aptos"/>
                <w:i/>
                <w:sz w:val="22"/>
                <w:szCs w:val="22"/>
              </w:rPr>
              <w:t>(results-based, output-based, performance-based)</w:t>
            </w:r>
          </w:p>
        </w:tc>
        <w:tc>
          <w:tcPr>
            <w:tcW w:w="4481" w:type="dxa"/>
            <w:vAlign w:val="center"/>
          </w:tcPr>
          <w:p w14:paraId="21441DA6" w14:textId="6DF7C739" w:rsidR="68A486EA" w:rsidRPr="00014FD9" w:rsidRDefault="68A486EA">
            <w:pPr>
              <w:rPr>
                <w:rFonts w:ascii="Aptos" w:hAnsi="Aptos"/>
                <w:sz w:val="20"/>
                <w:szCs w:val="20"/>
              </w:rPr>
            </w:pPr>
            <w:r w:rsidRPr="00014FD9">
              <w:rPr>
                <w:rFonts w:ascii="Aptos" w:hAnsi="Aptos"/>
                <w:sz w:val="22"/>
                <w:szCs w:val="22"/>
              </w:rPr>
              <w:t xml:space="preserve">“Performance-based payments improved service delivery outcomes.” </w:t>
            </w:r>
            <w:r w:rsidRPr="00014FD9">
              <w:rPr>
                <w:rFonts w:ascii="Aptos" w:hAnsi="Aptos"/>
              </w:rPr>
              <w:br/>
            </w:r>
            <w:r w:rsidRPr="00014FD9">
              <w:rPr>
                <w:rFonts w:ascii="Aptos" w:hAnsi="Aptos"/>
                <w:sz w:val="22"/>
                <w:szCs w:val="22"/>
              </w:rPr>
              <w:t xml:space="preserve">“Output-based aid mechanisms aligned incentives.” </w:t>
            </w:r>
            <w:r w:rsidRPr="00014FD9">
              <w:rPr>
                <w:rFonts w:ascii="Aptos" w:hAnsi="Aptos"/>
              </w:rPr>
              <w:br/>
            </w:r>
            <w:r w:rsidRPr="00014FD9">
              <w:rPr>
                <w:rFonts w:ascii="Aptos" w:hAnsi="Aptos"/>
                <w:sz w:val="22"/>
                <w:szCs w:val="22"/>
              </w:rPr>
              <w:t>“Results-linked disbursement strengthened accountability.”</w:t>
            </w:r>
          </w:p>
        </w:tc>
        <w:tc>
          <w:tcPr>
            <w:tcW w:w="1636" w:type="dxa"/>
            <w:vAlign w:val="center"/>
          </w:tcPr>
          <w:p w14:paraId="3CD8FCBD" w14:textId="74AA2960" w:rsidR="68A486EA" w:rsidRPr="00014FD9" w:rsidRDefault="68A486EA">
            <w:pPr>
              <w:rPr>
                <w:rFonts w:ascii="Aptos" w:hAnsi="Aptos"/>
                <w:sz w:val="20"/>
                <w:szCs w:val="20"/>
              </w:rPr>
            </w:pPr>
            <w:r w:rsidRPr="00014FD9">
              <w:rPr>
                <w:rFonts w:ascii="Aptos" w:hAnsi="Aptos"/>
                <w:sz w:val="22"/>
                <w:szCs w:val="22"/>
              </w:rPr>
              <w:t>~5%</w:t>
            </w:r>
          </w:p>
        </w:tc>
        <w:tc>
          <w:tcPr>
            <w:tcW w:w="723" w:type="dxa"/>
            <w:vAlign w:val="center"/>
          </w:tcPr>
          <w:p w14:paraId="648705B3" w14:textId="3BBA8FB0" w:rsidR="68A486EA" w:rsidRPr="00014FD9" w:rsidRDefault="68A486EA">
            <w:pPr>
              <w:rPr>
                <w:rFonts w:ascii="Aptos" w:hAnsi="Aptos"/>
                <w:b/>
                <w:sz w:val="22"/>
                <w:szCs w:val="22"/>
              </w:rPr>
            </w:pPr>
            <w:r w:rsidRPr="00014FD9">
              <w:rPr>
                <w:rFonts w:ascii="Aptos" w:hAnsi="Aptos"/>
                <w:b/>
                <w:sz w:val="22"/>
                <w:szCs w:val="22"/>
              </w:rPr>
              <w:t>2018–2025</w:t>
            </w:r>
          </w:p>
        </w:tc>
      </w:tr>
    </w:tbl>
    <w:p w14:paraId="61CD1B57" w14:textId="5720334B" w:rsidR="007927A4" w:rsidRDefault="00D127AA" w:rsidP="00534760">
      <w:pPr>
        <w:rPr>
          <w:rFonts w:ascii="Aptos" w:hAnsi="Aptos"/>
          <w:i/>
          <w:iCs/>
          <w:color w:val="000000" w:themeColor="text1"/>
          <w:sz w:val="20"/>
          <w:szCs w:val="20"/>
        </w:rPr>
      </w:pPr>
      <w:r w:rsidRPr="00014FD9">
        <w:rPr>
          <w:rFonts w:ascii="Aptos" w:hAnsi="Aptos"/>
          <w:sz w:val="18"/>
          <w:szCs w:val="18"/>
        </w:rPr>
        <w:t>Note: Cluster shares and peak decades are LLM-generated and indicative rather than exact. They reflect qualitative patterns of PPP diffusion across project types, not precise statistical measures from the tagging exercise.</w:t>
      </w:r>
      <w:r w:rsidR="00534760" w:rsidRPr="00014FD9">
        <w:rPr>
          <w:rFonts w:ascii="Aptos" w:hAnsi="Aptos"/>
          <w:i/>
          <w:iCs/>
          <w:color w:val="000000" w:themeColor="text1"/>
          <w:sz w:val="20"/>
          <w:szCs w:val="20"/>
        </w:rPr>
        <w:t xml:space="preserve"> </w:t>
      </w:r>
    </w:p>
    <w:p w14:paraId="443D203B" w14:textId="77777777" w:rsidR="00D06520" w:rsidRPr="00014FD9" w:rsidRDefault="00D06520" w:rsidP="00534760">
      <w:pPr>
        <w:rPr>
          <w:rFonts w:ascii="Aptos" w:hAnsi="Aptos"/>
          <w:i/>
          <w:iCs/>
          <w:color w:val="000000" w:themeColor="text1"/>
          <w:sz w:val="20"/>
          <w:szCs w:val="20"/>
        </w:rPr>
      </w:pPr>
    </w:p>
    <w:p w14:paraId="77A2FAFD" w14:textId="238911A3" w:rsidR="006A00B5" w:rsidRPr="00014FD9" w:rsidRDefault="00FC2D3D" w:rsidP="244FAC12">
      <w:pPr>
        <w:pStyle w:val="Heading2"/>
        <w:numPr>
          <w:ilvl w:val="0"/>
          <w:numId w:val="0"/>
        </w:numPr>
        <w:ind w:left="360" w:hanging="360"/>
        <w:rPr>
          <w:rFonts w:ascii="Aptos" w:hAnsi="Aptos"/>
        </w:rPr>
      </w:pPr>
      <w:bookmarkStart w:id="151" w:name="_Toc212170424"/>
      <w:bookmarkStart w:id="152" w:name="_Toc212170528"/>
      <w:bookmarkStart w:id="153" w:name="_Toc212170691"/>
      <w:bookmarkStart w:id="154" w:name="_Toc212170853"/>
      <w:bookmarkStart w:id="155" w:name="_Toc212174665"/>
      <w:bookmarkStart w:id="156" w:name="_Toc212174997"/>
      <w:bookmarkStart w:id="157" w:name="_Toc212189913"/>
      <w:bookmarkStart w:id="158" w:name="_Toc215657611"/>
      <w:bookmarkStart w:id="159" w:name="_Toc222450709"/>
      <w:r w:rsidRPr="00014FD9">
        <w:rPr>
          <w:rFonts w:ascii="Aptos" w:hAnsi="Aptos"/>
        </w:rPr>
        <w:t xml:space="preserve">Diffusion of </w:t>
      </w:r>
      <w:r w:rsidR="00C55AEF" w:rsidRPr="00014FD9">
        <w:rPr>
          <w:rFonts w:ascii="Aptos" w:hAnsi="Aptos"/>
        </w:rPr>
        <w:t>CDD</w:t>
      </w:r>
      <w:r w:rsidR="000E4F5C" w:rsidRPr="00014FD9">
        <w:rPr>
          <w:rFonts w:ascii="Aptos" w:hAnsi="Aptos"/>
        </w:rPr>
        <w:t xml:space="preserve"> Model: Key Milestones and Evidence</w:t>
      </w:r>
      <w:bookmarkEnd w:id="151"/>
      <w:bookmarkEnd w:id="152"/>
      <w:bookmarkEnd w:id="153"/>
      <w:bookmarkEnd w:id="154"/>
      <w:bookmarkEnd w:id="155"/>
      <w:bookmarkEnd w:id="156"/>
      <w:bookmarkEnd w:id="157"/>
      <w:bookmarkEnd w:id="158"/>
      <w:bookmarkEnd w:id="159"/>
    </w:p>
    <w:p w14:paraId="6276E217" w14:textId="5788060B" w:rsidR="3C91FF95" w:rsidRPr="00014FD9" w:rsidRDefault="3C91FF95" w:rsidP="00B94645">
      <w:pPr>
        <w:jc w:val="both"/>
        <w:rPr>
          <w:rFonts w:ascii="Aptos" w:hAnsi="Aptos"/>
          <w:sz w:val="22"/>
          <w:szCs w:val="22"/>
        </w:rPr>
      </w:pPr>
      <w:r w:rsidRPr="00014FD9">
        <w:rPr>
          <w:rFonts w:ascii="Aptos" w:hAnsi="Aptos"/>
          <w:sz w:val="22"/>
          <w:szCs w:val="22"/>
        </w:rPr>
        <w:t>Over time, the community-driven development (CDD) model has moved from a set of country-specific experiments to a widely used operational platform across regions and sectors. Early pilots demonstrated that communities could plan and implement local investments more effectively than centrally managed projects. Subsequent generations of operations adapted the model to different institutional and sectoral contexts, paired it with digital tools and climate-resilient investments, and increasingly framed CDD arrangements themselves as an innovation in service delivery and local governance.</w:t>
      </w:r>
    </w:p>
    <w:p w14:paraId="531308F4" w14:textId="608CD378" w:rsidR="0BE3B4F7" w:rsidRPr="00014FD9" w:rsidRDefault="0BE3B4F7" w:rsidP="21A2788D">
      <w:pPr>
        <w:spacing w:before="240" w:after="240"/>
        <w:jc w:val="both"/>
        <w:rPr>
          <w:rFonts w:ascii="Aptos" w:hAnsi="Aptos"/>
          <w:sz w:val="22"/>
          <w:szCs w:val="22"/>
        </w:rPr>
      </w:pPr>
      <w:r w:rsidRPr="00014FD9">
        <w:rPr>
          <w:rFonts w:ascii="Aptos" w:hAnsi="Aptos"/>
          <w:sz w:val="22"/>
          <w:szCs w:val="22"/>
        </w:rPr>
        <w:t xml:space="preserve">The first large-scale demonstrations came from flagship operations such as </w:t>
      </w:r>
      <w:r w:rsidR="15A31F53" w:rsidRPr="00014FD9">
        <w:rPr>
          <w:rFonts w:ascii="Aptos" w:hAnsi="Aptos"/>
          <w:color w:val="000000" w:themeColor="text1"/>
          <w:sz w:val="22"/>
          <w:szCs w:val="22"/>
        </w:rPr>
        <w:t xml:space="preserve">Indonesia’s </w:t>
      </w:r>
      <w:proofErr w:type="spellStart"/>
      <w:r w:rsidR="15A31F53" w:rsidRPr="00014FD9">
        <w:rPr>
          <w:rFonts w:ascii="Aptos" w:hAnsi="Aptos"/>
          <w:color w:val="000000" w:themeColor="text1"/>
          <w:sz w:val="22"/>
          <w:szCs w:val="22"/>
        </w:rPr>
        <w:t>Kecamatan</w:t>
      </w:r>
      <w:proofErr w:type="spellEnd"/>
      <w:r w:rsidR="15A31F53" w:rsidRPr="00014FD9">
        <w:rPr>
          <w:rFonts w:ascii="Aptos" w:hAnsi="Aptos"/>
          <w:color w:val="000000" w:themeColor="text1"/>
          <w:sz w:val="22"/>
          <w:szCs w:val="22"/>
        </w:rPr>
        <w:t xml:space="preserve"> Development Program I (P039025)</w:t>
      </w:r>
      <w:r w:rsidR="15A31F53" w:rsidRPr="00014FD9">
        <w:rPr>
          <w:rFonts w:ascii="Aptos" w:hAnsi="Aptos"/>
          <w:sz w:val="22"/>
          <w:szCs w:val="22"/>
        </w:rPr>
        <w:t xml:space="preserve"> </w:t>
      </w:r>
      <w:r w:rsidRPr="00014FD9">
        <w:rPr>
          <w:rFonts w:ascii="Aptos" w:hAnsi="Aptos"/>
          <w:sz w:val="22"/>
          <w:szCs w:val="22"/>
        </w:rPr>
        <w:t xml:space="preserve">and Malawi’s Social Action Fund I (P001666). These projects showed that village committees could identify, contract, and maintain micro-infrastructure with lower leakage and faster delivery than comparable line-ministry projects. </w:t>
      </w:r>
      <w:r w:rsidRPr="00014FD9">
        <w:rPr>
          <w:rFonts w:ascii="Aptos" w:hAnsi="Aptos"/>
          <w:sz w:val="22"/>
          <w:szCs w:val="22"/>
        </w:rPr>
        <w:lastRenderedPageBreak/>
        <w:t>Positive IEG outcome ratings and rapid disbursement performance validated the basic CDD design and encouraged replication.</w:t>
      </w:r>
    </w:p>
    <w:p w14:paraId="0E949688" w14:textId="68E721F3" w:rsidR="00660E96" w:rsidRPr="00014FD9" w:rsidRDefault="0BE3B4F7" w:rsidP="244FAC12">
      <w:pPr>
        <w:jc w:val="both"/>
        <w:rPr>
          <w:rFonts w:ascii="Aptos" w:hAnsi="Aptos"/>
          <w:color w:val="000000" w:themeColor="text1"/>
          <w:sz w:val="22"/>
          <w:szCs w:val="22"/>
        </w:rPr>
      </w:pPr>
      <w:r w:rsidRPr="00014FD9">
        <w:rPr>
          <w:rFonts w:ascii="Aptos" w:hAnsi="Aptos"/>
          <w:sz w:val="22"/>
          <w:szCs w:val="22"/>
        </w:rPr>
        <w:t xml:space="preserve">A second wave of programs—including the Philippines’ Kapit-Bisig Laban </w:t>
      </w:r>
      <w:proofErr w:type="spellStart"/>
      <w:r w:rsidRPr="00014FD9">
        <w:rPr>
          <w:rFonts w:ascii="Aptos" w:hAnsi="Aptos"/>
          <w:sz w:val="22"/>
          <w:szCs w:val="22"/>
        </w:rPr>
        <w:t>sa</w:t>
      </w:r>
      <w:proofErr w:type="spellEnd"/>
      <w:r w:rsidRPr="00014FD9">
        <w:rPr>
          <w:rFonts w:ascii="Aptos" w:hAnsi="Aptos"/>
          <w:sz w:val="22"/>
          <w:szCs w:val="22"/>
        </w:rPr>
        <w:t xml:space="preserve"> </w:t>
      </w:r>
      <w:proofErr w:type="spellStart"/>
      <w:r w:rsidRPr="00014FD9">
        <w:rPr>
          <w:rFonts w:ascii="Aptos" w:hAnsi="Aptos"/>
          <w:sz w:val="22"/>
          <w:szCs w:val="22"/>
        </w:rPr>
        <w:t>Kahirapan</w:t>
      </w:r>
      <w:proofErr w:type="spellEnd"/>
      <w:r w:rsidRPr="00014FD9">
        <w:rPr>
          <w:rFonts w:ascii="Aptos" w:hAnsi="Aptos"/>
          <w:sz w:val="22"/>
          <w:szCs w:val="22"/>
        </w:rPr>
        <w:t xml:space="preserve">–Comprehensive and Integrated Delivery of Social Services (P077012), Sri Lanka’s </w:t>
      </w:r>
      <w:proofErr w:type="spellStart"/>
      <w:r w:rsidRPr="00014FD9">
        <w:rPr>
          <w:rFonts w:ascii="Aptos" w:hAnsi="Aptos"/>
          <w:sz w:val="22"/>
          <w:szCs w:val="22"/>
        </w:rPr>
        <w:t>Gemidiriya</w:t>
      </w:r>
      <w:proofErr w:type="spellEnd"/>
      <w:r w:rsidRPr="00014FD9">
        <w:rPr>
          <w:rFonts w:ascii="Aptos" w:hAnsi="Aptos"/>
          <w:sz w:val="22"/>
          <w:szCs w:val="22"/>
        </w:rPr>
        <w:t xml:space="preserve"> (P074872), and Afghanistan’s National Solidarity Program I (P082977</w:t>
      </w:r>
      <w:r w:rsidRPr="00014FD9">
        <w:rPr>
          <w:rFonts w:ascii="Aptos" w:hAnsi="Aptos"/>
          <w:b/>
          <w:bCs/>
          <w:sz w:val="22"/>
          <w:szCs w:val="22"/>
        </w:rPr>
        <w:t>)</w:t>
      </w:r>
      <w:r w:rsidRPr="00014FD9">
        <w:rPr>
          <w:rFonts w:ascii="Aptos" w:hAnsi="Aptos"/>
          <w:sz w:val="22"/>
          <w:szCs w:val="22"/>
        </w:rPr>
        <w:t xml:space="preserve">—helped establish CDD as a core instrument for local development and post-conflict reconstruction. In 2003, the World Bank issued a </w:t>
      </w:r>
      <w:r w:rsidRPr="00014FD9">
        <w:rPr>
          <w:rFonts w:ascii="Aptos" w:hAnsi="Aptos"/>
          <w:b/>
          <w:bCs/>
          <w:sz w:val="22"/>
          <w:szCs w:val="22"/>
        </w:rPr>
        <w:t>CDD Operational Guidance Note</w:t>
      </w:r>
      <w:r w:rsidRPr="00014FD9">
        <w:rPr>
          <w:rFonts w:ascii="Aptos" w:hAnsi="Aptos"/>
          <w:sz w:val="22"/>
          <w:szCs w:val="22"/>
        </w:rPr>
        <w:t>, which formalized CDD approaches globally. Most Regions subsequently appointed CDD focal points and created trust funds to finance training, technical support, and knowledge exchange.</w:t>
      </w:r>
    </w:p>
    <w:p w14:paraId="5C6D605A" w14:textId="77777777" w:rsidR="00645A42" w:rsidRPr="00014FD9" w:rsidRDefault="00645A42" w:rsidP="21A2788D">
      <w:pPr>
        <w:jc w:val="both"/>
        <w:rPr>
          <w:rFonts w:ascii="Aptos" w:hAnsi="Aptos"/>
          <w:sz w:val="22"/>
          <w:szCs w:val="22"/>
        </w:rPr>
      </w:pPr>
    </w:p>
    <w:p w14:paraId="66D7E634" w14:textId="507B9633" w:rsidR="006912EB" w:rsidRPr="00014FD9" w:rsidRDefault="29FB3049" w:rsidP="00B94645">
      <w:pPr>
        <w:jc w:val="both"/>
        <w:rPr>
          <w:rFonts w:ascii="Aptos" w:hAnsi="Aptos"/>
          <w:color w:val="000000" w:themeColor="text1"/>
          <w:sz w:val="22"/>
          <w:szCs w:val="22"/>
        </w:rPr>
      </w:pPr>
      <w:r w:rsidRPr="00014FD9">
        <w:rPr>
          <w:rFonts w:ascii="Aptos" w:hAnsi="Aptos"/>
          <w:sz w:val="22"/>
          <w:szCs w:val="22"/>
        </w:rPr>
        <w:t>As the model matured, sector operations in Water, Transport, and Social Protection began incorporating CDD components to finance feeder roads, water points, and cash-for-work programs, using community structures as implementation platforms rather than standalone projects.</w:t>
      </w:r>
      <w:r w:rsidRPr="00014FD9">
        <w:rPr>
          <w:rFonts w:ascii="Aptos" w:hAnsi="Aptos"/>
          <w:color w:val="000000" w:themeColor="text1"/>
          <w:sz w:val="22"/>
          <w:szCs w:val="22"/>
        </w:rPr>
        <w:t xml:space="preserve"> </w:t>
      </w:r>
      <w:r w:rsidR="00C55AEF" w:rsidRPr="00014FD9">
        <w:rPr>
          <w:rFonts w:ascii="Aptos" w:hAnsi="Aptos"/>
          <w:color w:val="000000" w:themeColor="text1"/>
          <w:sz w:val="22"/>
          <w:szCs w:val="22"/>
        </w:rPr>
        <w:t xml:space="preserve">Examples include </w:t>
      </w:r>
      <w:r w:rsidR="00660E96" w:rsidRPr="00014FD9">
        <w:rPr>
          <w:rFonts w:ascii="Aptos" w:hAnsi="Aptos"/>
          <w:color w:val="000000" w:themeColor="text1"/>
          <w:sz w:val="22"/>
          <w:szCs w:val="22"/>
        </w:rPr>
        <w:t xml:space="preserve">the </w:t>
      </w:r>
      <w:r w:rsidR="00C55AEF" w:rsidRPr="00014FD9">
        <w:rPr>
          <w:rFonts w:ascii="Aptos" w:hAnsi="Aptos"/>
          <w:color w:val="000000" w:themeColor="text1"/>
          <w:sz w:val="22"/>
          <w:szCs w:val="22"/>
        </w:rPr>
        <w:t xml:space="preserve">Sierra Leone National Social Action Project (P079335), Nigeria Community </w:t>
      </w:r>
      <w:r w:rsidR="00A60BBF" w:rsidRPr="00014FD9">
        <w:rPr>
          <w:rFonts w:ascii="Aptos" w:hAnsi="Aptos"/>
          <w:color w:val="000000" w:themeColor="text1"/>
          <w:sz w:val="22"/>
          <w:szCs w:val="22"/>
        </w:rPr>
        <w:t xml:space="preserve">and </w:t>
      </w:r>
      <w:r w:rsidR="00C55AEF" w:rsidRPr="00014FD9">
        <w:rPr>
          <w:rFonts w:ascii="Aptos" w:hAnsi="Aptos"/>
          <w:color w:val="000000" w:themeColor="text1"/>
          <w:sz w:val="22"/>
          <w:szCs w:val="22"/>
        </w:rPr>
        <w:t>Social Development Project (P090644), and Haiti Reconstruction Fund’s community window (P130749).</w:t>
      </w:r>
    </w:p>
    <w:p w14:paraId="7DF4BDB1" w14:textId="0E267EDA" w:rsidR="006912EB" w:rsidRPr="00014FD9" w:rsidRDefault="006912EB" w:rsidP="21A2788D">
      <w:pPr>
        <w:jc w:val="both"/>
        <w:rPr>
          <w:rFonts w:ascii="Aptos" w:hAnsi="Aptos"/>
          <w:color w:val="000000" w:themeColor="text1"/>
          <w:sz w:val="22"/>
          <w:szCs w:val="22"/>
        </w:rPr>
      </w:pPr>
    </w:p>
    <w:p w14:paraId="1236F79C" w14:textId="2FC9CC24" w:rsidR="006912EB" w:rsidRPr="006101CB" w:rsidRDefault="619B78E6" w:rsidP="21A2788D">
      <w:pPr>
        <w:jc w:val="both"/>
        <w:rPr>
          <w:rFonts w:ascii="Aptos" w:hAnsi="Aptos"/>
          <w:color w:val="0F4761" w:themeColor="accent1" w:themeShade="BF"/>
        </w:rPr>
      </w:pPr>
      <w:r w:rsidRPr="006101CB">
        <w:rPr>
          <w:rFonts w:ascii="Aptos" w:hAnsi="Aptos"/>
          <w:color w:val="0F4761" w:themeColor="accent1" w:themeShade="BF"/>
        </w:rPr>
        <w:t xml:space="preserve"> </w:t>
      </w:r>
      <w:r w:rsidR="64EE833C" w:rsidRPr="006101CB">
        <w:rPr>
          <w:rFonts w:ascii="Aptos" w:hAnsi="Aptos"/>
          <w:color w:val="0F4761" w:themeColor="accent1" w:themeShade="BF"/>
        </w:rPr>
        <w:t>Table E.10</w:t>
      </w:r>
      <w:r w:rsidR="1E5C86B9" w:rsidRPr="006101CB">
        <w:rPr>
          <w:rFonts w:ascii="Aptos" w:hAnsi="Aptos"/>
          <w:color w:val="0F4761" w:themeColor="accent1" w:themeShade="BF"/>
        </w:rPr>
        <w:t xml:space="preserve">. </w:t>
      </w:r>
      <w:r w:rsidR="64EE833C" w:rsidRPr="006101CB">
        <w:rPr>
          <w:rFonts w:ascii="Aptos" w:hAnsi="Aptos"/>
          <w:color w:val="0F4761" w:themeColor="accent1" w:themeShade="BF"/>
        </w:rPr>
        <w:t xml:space="preserve">Diffusion of </w:t>
      </w:r>
      <w:r w:rsidR="1E5C86B9" w:rsidRPr="006101CB">
        <w:rPr>
          <w:rFonts w:ascii="Aptos" w:hAnsi="Aptos"/>
          <w:color w:val="0F4761" w:themeColor="accent1" w:themeShade="BF"/>
        </w:rPr>
        <w:t xml:space="preserve">CDD Model Over Time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99"/>
        <w:gridCol w:w="1887"/>
        <w:gridCol w:w="3548"/>
        <w:gridCol w:w="2082"/>
      </w:tblGrid>
      <w:tr w:rsidR="57C00E66" w:rsidRPr="00014FD9" w14:paraId="362753FF" w14:textId="77777777" w:rsidTr="006101CB">
        <w:trPr>
          <w:trHeight w:val="285"/>
          <w:jc w:val="center"/>
        </w:trPr>
        <w:tc>
          <w:tcPr>
            <w:tcW w:w="1676" w:type="dxa"/>
            <w:tcMar>
              <w:top w:w="15" w:type="dxa"/>
              <w:left w:w="15" w:type="dxa"/>
              <w:right w:w="15" w:type="dxa"/>
            </w:tcMar>
          </w:tcPr>
          <w:p w14:paraId="5DA16D0E" w14:textId="3D5261F9"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Evaluation decade</w:t>
            </w:r>
          </w:p>
        </w:tc>
        <w:tc>
          <w:tcPr>
            <w:tcW w:w="2334" w:type="dxa"/>
            <w:tcMar>
              <w:top w:w="15" w:type="dxa"/>
              <w:left w:w="15" w:type="dxa"/>
              <w:right w:w="15" w:type="dxa"/>
            </w:tcMar>
          </w:tcPr>
          <w:p w14:paraId="661D068E" w14:textId="515EBFF3"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CDD model in All Projects</w:t>
            </w:r>
          </w:p>
        </w:tc>
        <w:tc>
          <w:tcPr>
            <w:tcW w:w="4631" w:type="dxa"/>
            <w:tcMar>
              <w:top w:w="15" w:type="dxa"/>
              <w:left w:w="15" w:type="dxa"/>
              <w:right w:w="15" w:type="dxa"/>
            </w:tcMar>
          </w:tcPr>
          <w:p w14:paraId="7B4EF2A1" w14:textId="3E113ED0"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CDD model in High + Moderate Innovative Projects</w:t>
            </w:r>
          </w:p>
        </w:tc>
        <w:tc>
          <w:tcPr>
            <w:tcW w:w="2516" w:type="dxa"/>
            <w:tcMar>
              <w:top w:w="15" w:type="dxa"/>
              <w:left w:w="15" w:type="dxa"/>
              <w:right w:w="15" w:type="dxa"/>
            </w:tcMar>
          </w:tcPr>
          <w:p w14:paraId="26D977C5" w14:textId="6F9BBF18"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Share framed as innovation</w:t>
            </w:r>
          </w:p>
        </w:tc>
      </w:tr>
      <w:tr w:rsidR="57C00E66" w:rsidRPr="00014FD9" w14:paraId="62A69157" w14:textId="77777777" w:rsidTr="006101CB">
        <w:trPr>
          <w:trHeight w:val="285"/>
          <w:jc w:val="center"/>
        </w:trPr>
        <w:tc>
          <w:tcPr>
            <w:tcW w:w="1676" w:type="dxa"/>
            <w:tcMar>
              <w:top w:w="15" w:type="dxa"/>
              <w:left w:w="15" w:type="dxa"/>
              <w:right w:w="15" w:type="dxa"/>
            </w:tcMar>
            <w:vAlign w:val="bottom"/>
          </w:tcPr>
          <w:p w14:paraId="296AE065" w14:textId="74DF2A88"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1998-2007</w:t>
            </w:r>
          </w:p>
        </w:tc>
        <w:tc>
          <w:tcPr>
            <w:tcW w:w="2334" w:type="dxa"/>
            <w:tcMar>
              <w:top w:w="15" w:type="dxa"/>
              <w:left w:w="15" w:type="dxa"/>
              <w:right w:w="15" w:type="dxa"/>
            </w:tcMar>
            <w:vAlign w:val="bottom"/>
          </w:tcPr>
          <w:p w14:paraId="2B237E79" w14:textId="44B6C9A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27</w:t>
            </w:r>
          </w:p>
        </w:tc>
        <w:tc>
          <w:tcPr>
            <w:tcW w:w="4631" w:type="dxa"/>
            <w:tcMar>
              <w:top w:w="15" w:type="dxa"/>
              <w:left w:w="15" w:type="dxa"/>
              <w:right w:w="15" w:type="dxa"/>
            </w:tcMar>
            <w:vAlign w:val="bottom"/>
          </w:tcPr>
          <w:p w14:paraId="35EA1F0B" w14:textId="2E89183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8</w:t>
            </w:r>
          </w:p>
        </w:tc>
        <w:tc>
          <w:tcPr>
            <w:tcW w:w="2516" w:type="dxa"/>
            <w:tcMar>
              <w:top w:w="15" w:type="dxa"/>
              <w:left w:w="15" w:type="dxa"/>
              <w:right w:w="15" w:type="dxa"/>
            </w:tcMar>
            <w:vAlign w:val="bottom"/>
          </w:tcPr>
          <w:p w14:paraId="50F050CC" w14:textId="669F678A"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29.6%</w:t>
            </w:r>
          </w:p>
        </w:tc>
      </w:tr>
      <w:tr w:rsidR="57C00E66" w:rsidRPr="00014FD9" w14:paraId="1ADE6A33" w14:textId="77777777" w:rsidTr="006101CB">
        <w:trPr>
          <w:trHeight w:val="285"/>
          <w:jc w:val="center"/>
        </w:trPr>
        <w:tc>
          <w:tcPr>
            <w:tcW w:w="1676" w:type="dxa"/>
            <w:tcMar>
              <w:top w:w="15" w:type="dxa"/>
              <w:left w:w="15" w:type="dxa"/>
              <w:right w:w="15" w:type="dxa"/>
            </w:tcMar>
            <w:vAlign w:val="bottom"/>
          </w:tcPr>
          <w:p w14:paraId="14DA76F3" w14:textId="45CB9C81"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2008-2017</w:t>
            </w:r>
          </w:p>
        </w:tc>
        <w:tc>
          <w:tcPr>
            <w:tcW w:w="2334" w:type="dxa"/>
            <w:tcMar>
              <w:top w:w="15" w:type="dxa"/>
              <w:left w:w="15" w:type="dxa"/>
              <w:right w:w="15" w:type="dxa"/>
            </w:tcMar>
            <w:vAlign w:val="bottom"/>
          </w:tcPr>
          <w:p w14:paraId="53B7D2DD" w14:textId="0FCD574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78</w:t>
            </w:r>
          </w:p>
        </w:tc>
        <w:tc>
          <w:tcPr>
            <w:tcW w:w="4631" w:type="dxa"/>
            <w:tcMar>
              <w:top w:w="15" w:type="dxa"/>
              <w:left w:w="15" w:type="dxa"/>
              <w:right w:w="15" w:type="dxa"/>
            </w:tcMar>
            <w:vAlign w:val="bottom"/>
          </w:tcPr>
          <w:p w14:paraId="3F9A0576" w14:textId="4D6A63C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29</w:t>
            </w:r>
          </w:p>
        </w:tc>
        <w:tc>
          <w:tcPr>
            <w:tcW w:w="2516" w:type="dxa"/>
            <w:tcMar>
              <w:top w:w="15" w:type="dxa"/>
              <w:left w:w="15" w:type="dxa"/>
              <w:right w:w="15" w:type="dxa"/>
            </w:tcMar>
            <w:vAlign w:val="bottom"/>
          </w:tcPr>
          <w:p w14:paraId="1F3D96B6" w14:textId="3A38070A"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37.2%</w:t>
            </w:r>
          </w:p>
        </w:tc>
      </w:tr>
      <w:tr w:rsidR="57C00E66" w:rsidRPr="00014FD9" w14:paraId="66BA0153" w14:textId="77777777" w:rsidTr="006101CB">
        <w:trPr>
          <w:trHeight w:val="285"/>
          <w:jc w:val="center"/>
        </w:trPr>
        <w:tc>
          <w:tcPr>
            <w:tcW w:w="1676" w:type="dxa"/>
            <w:tcMar>
              <w:top w:w="15" w:type="dxa"/>
              <w:left w:w="15" w:type="dxa"/>
              <w:right w:w="15" w:type="dxa"/>
            </w:tcMar>
            <w:vAlign w:val="bottom"/>
          </w:tcPr>
          <w:p w14:paraId="5F356610" w14:textId="1AFAF013"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2018-2025</w:t>
            </w:r>
          </w:p>
        </w:tc>
        <w:tc>
          <w:tcPr>
            <w:tcW w:w="2334" w:type="dxa"/>
            <w:tcMar>
              <w:top w:w="15" w:type="dxa"/>
              <w:left w:w="15" w:type="dxa"/>
              <w:right w:w="15" w:type="dxa"/>
            </w:tcMar>
            <w:vAlign w:val="bottom"/>
          </w:tcPr>
          <w:p w14:paraId="1620153F" w14:textId="527CD92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45</w:t>
            </w:r>
          </w:p>
        </w:tc>
        <w:tc>
          <w:tcPr>
            <w:tcW w:w="4631" w:type="dxa"/>
            <w:tcMar>
              <w:top w:w="15" w:type="dxa"/>
              <w:left w:w="15" w:type="dxa"/>
              <w:right w:w="15" w:type="dxa"/>
            </w:tcMar>
            <w:vAlign w:val="bottom"/>
          </w:tcPr>
          <w:p w14:paraId="375362B7" w14:textId="1921D508"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w:t>
            </w:r>
          </w:p>
        </w:tc>
        <w:tc>
          <w:tcPr>
            <w:tcW w:w="2516" w:type="dxa"/>
            <w:tcMar>
              <w:top w:w="15" w:type="dxa"/>
              <w:left w:w="15" w:type="dxa"/>
              <w:right w:w="15" w:type="dxa"/>
            </w:tcMar>
            <w:vAlign w:val="bottom"/>
          </w:tcPr>
          <w:p w14:paraId="0AC7F002" w14:textId="5C2D958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42.2%</w:t>
            </w:r>
          </w:p>
        </w:tc>
      </w:tr>
    </w:tbl>
    <w:p w14:paraId="099612A1" w14:textId="77777777" w:rsidR="00B86407" w:rsidRPr="00014FD9" w:rsidRDefault="00B86407" w:rsidP="244FAC12">
      <w:pPr>
        <w:pStyle w:val="NormalWeb"/>
        <w:spacing w:before="0" w:beforeAutospacing="0" w:after="0" w:afterAutospacing="0"/>
        <w:jc w:val="both"/>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The </w:t>
      </w:r>
      <w:proofErr w:type="gramStart"/>
      <w:r w:rsidRPr="00014FD9">
        <w:rPr>
          <w:rFonts w:ascii="Aptos" w:hAnsi="Aptos"/>
          <w:sz w:val="18"/>
          <w:szCs w:val="18"/>
        </w:rPr>
        <w:t>time period</w:t>
      </w:r>
      <w:proofErr w:type="gramEnd"/>
      <w:r w:rsidRPr="00014FD9">
        <w:rPr>
          <w:rFonts w:ascii="Aptos" w:hAnsi="Aptos"/>
          <w:sz w:val="18"/>
          <w:szCs w:val="18"/>
        </w:rPr>
        <w:t xml:space="preserve"> 2028–2025 is a partial cohort, with many projects still under implementation.</w:t>
      </w:r>
    </w:p>
    <w:p w14:paraId="632C9D5E" w14:textId="77777777" w:rsidR="00327A9E" w:rsidRPr="00014FD9" w:rsidRDefault="00327A9E" w:rsidP="000A3020">
      <w:pPr>
        <w:rPr>
          <w:rFonts w:ascii="Aptos" w:hAnsi="Aptos"/>
        </w:rPr>
      </w:pPr>
    </w:p>
    <w:p w14:paraId="59A5FD5F" w14:textId="79D47E39" w:rsidR="00C55AEF" w:rsidRPr="00014FD9" w:rsidRDefault="007113C5" w:rsidP="000A3020">
      <w:pPr>
        <w:jc w:val="both"/>
        <w:rPr>
          <w:rFonts w:ascii="Aptos" w:hAnsi="Aptos"/>
          <w:color w:val="000000" w:themeColor="text1"/>
          <w:sz w:val="22"/>
          <w:szCs w:val="22"/>
        </w:rPr>
      </w:pPr>
      <w:r w:rsidRPr="00014FD9">
        <w:rPr>
          <w:rFonts w:ascii="Aptos" w:hAnsi="Aptos"/>
          <w:color w:val="000000" w:themeColor="text1"/>
          <w:sz w:val="22"/>
          <w:szCs w:val="22"/>
        </w:rPr>
        <w:t>More recent</w:t>
      </w:r>
      <w:r w:rsidR="00C55AEF" w:rsidRPr="00014FD9">
        <w:rPr>
          <w:rFonts w:ascii="Aptos" w:hAnsi="Aptos"/>
          <w:color w:val="000000" w:themeColor="text1"/>
          <w:sz w:val="22"/>
          <w:szCs w:val="22"/>
        </w:rPr>
        <w:t xml:space="preserve"> operations pair CDD with digital tools (mobile grievance apps, geo-tagged photos), climate-resilience menus and performance-based block grants. Mozambique Sustainable Rural Economy Project (P174002) tests “CDD-plus-value-chain” links, while DR Congo STEP-2 (P159217) combines e-procurement with community scorecards in conflict </w:t>
      </w:r>
      <w:r w:rsidR="002E532B" w:rsidRPr="00014FD9">
        <w:rPr>
          <w:rFonts w:ascii="Aptos" w:hAnsi="Aptos"/>
          <w:color w:val="000000" w:themeColor="text1"/>
          <w:sz w:val="22"/>
          <w:szCs w:val="22"/>
        </w:rPr>
        <w:t>zones</w:t>
      </w:r>
      <w:r w:rsidR="00C55AEF" w:rsidRPr="00014FD9">
        <w:rPr>
          <w:rFonts w:ascii="Aptos" w:hAnsi="Aptos"/>
          <w:color w:val="000000" w:themeColor="text1"/>
          <w:sz w:val="22"/>
          <w:szCs w:val="22"/>
        </w:rPr>
        <w:t>.</w:t>
      </w:r>
    </w:p>
    <w:p w14:paraId="6246F53E" w14:textId="77777777" w:rsidR="005E0BAC" w:rsidRPr="00014FD9" w:rsidRDefault="005E0BAC" w:rsidP="244FAC12">
      <w:pPr>
        <w:jc w:val="both"/>
        <w:rPr>
          <w:rFonts w:ascii="Aptos" w:hAnsi="Aptos"/>
          <w:color w:val="000000" w:themeColor="text1"/>
          <w:sz w:val="22"/>
          <w:szCs w:val="22"/>
        </w:rPr>
      </w:pPr>
    </w:p>
    <w:p w14:paraId="0A787810" w14:textId="3048580A" w:rsidR="00C64285" w:rsidRPr="00014FD9" w:rsidRDefault="00BE6EB1" w:rsidP="244FAC12">
      <w:pPr>
        <w:pStyle w:val="Title"/>
        <w:rPr>
          <w:rFonts w:ascii="Aptos" w:hAnsi="Aptos"/>
        </w:rPr>
      </w:pPr>
      <w:r w:rsidRPr="00014FD9">
        <w:rPr>
          <w:rFonts w:ascii="Aptos" w:hAnsi="Aptos"/>
        </w:rPr>
        <w:t>Table E.11</w:t>
      </w:r>
      <w:r w:rsidR="002E6B12" w:rsidRPr="00014FD9">
        <w:rPr>
          <w:rFonts w:ascii="Aptos" w:hAnsi="Aptos"/>
        </w:rPr>
        <w:t xml:space="preserve">. </w:t>
      </w:r>
      <w:r w:rsidR="00E372A7" w:rsidRPr="00014FD9">
        <w:rPr>
          <w:rFonts w:ascii="Aptos" w:hAnsi="Aptos"/>
        </w:rPr>
        <w:t xml:space="preserve">Citations of </w:t>
      </w:r>
      <w:r w:rsidR="00C64285" w:rsidRPr="00014FD9">
        <w:rPr>
          <w:rFonts w:ascii="Aptos" w:hAnsi="Aptos"/>
        </w:rPr>
        <w:t xml:space="preserve">CDD </w:t>
      </w:r>
      <w:r w:rsidR="002E6B12" w:rsidRPr="00014FD9">
        <w:rPr>
          <w:rFonts w:ascii="Aptos" w:hAnsi="Aptos"/>
        </w:rPr>
        <w:t>A</w:t>
      </w:r>
      <w:r w:rsidR="00C64285" w:rsidRPr="00014FD9">
        <w:rPr>
          <w:rFonts w:ascii="Aptos" w:hAnsi="Aptos"/>
        </w:rPr>
        <w:t xml:space="preserve">rrangements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426"/>
        <w:gridCol w:w="3836"/>
        <w:gridCol w:w="1504"/>
        <w:gridCol w:w="1230"/>
      </w:tblGrid>
      <w:tr w:rsidR="21C7FC09" w:rsidRPr="00014FD9" w14:paraId="3AEF5621" w14:textId="77777777" w:rsidTr="006101CB">
        <w:trPr>
          <w:trHeight w:val="300"/>
        </w:trPr>
        <w:tc>
          <w:tcPr>
            <w:tcW w:w="2426" w:type="dxa"/>
            <w:vAlign w:val="center"/>
          </w:tcPr>
          <w:p w14:paraId="14E6CD55" w14:textId="44D9B876" w:rsidR="21C7FC09" w:rsidRPr="00014FD9" w:rsidRDefault="21C7FC09">
            <w:pPr>
              <w:rPr>
                <w:rFonts w:ascii="Aptos" w:hAnsi="Aptos"/>
                <w:b/>
                <w:bCs/>
                <w:sz w:val="22"/>
                <w:szCs w:val="22"/>
              </w:rPr>
            </w:pPr>
            <w:r w:rsidRPr="00014FD9">
              <w:rPr>
                <w:rFonts w:ascii="Aptos" w:hAnsi="Aptos"/>
                <w:b/>
                <w:bCs/>
                <w:sz w:val="22"/>
                <w:szCs w:val="22"/>
              </w:rPr>
              <w:t>Cluster (Anchor Keywords)</w:t>
            </w:r>
          </w:p>
        </w:tc>
        <w:tc>
          <w:tcPr>
            <w:tcW w:w="3836" w:type="dxa"/>
            <w:vAlign w:val="center"/>
          </w:tcPr>
          <w:p w14:paraId="71F344A7" w14:textId="2B3CCFDA" w:rsidR="21C7FC09" w:rsidRPr="00014FD9" w:rsidRDefault="21C7FC09">
            <w:pPr>
              <w:rPr>
                <w:rFonts w:ascii="Aptos" w:hAnsi="Aptos"/>
                <w:b/>
                <w:bCs/>
                <w:sz w:val="22"/>
                <w:szCs w:val="22"/>
              </w:rPr>
            </w:pPr>
            <w:r w:rsidRPr="00014FD9">
              <w:rPr>
                <w:rFonts w:ascii="Aptos" w:hAnsi="Aptos"/>
                <w:b/>
                <w:bCs/>
                <w:sz w:val="22"/>
                <w:szCs w:val="22"/>
              </w:rPr>
              <w:t>Typical Wording in Lessons</w:t>
            </w:r>
          </w:p>
        </w:tc>
        <w:tc>
          <w:tcPr>
            <w:tcW w:w="1504" w:type="dxa"/>
            <w:vAlign w:val="center"/>
          </w:tcPr>
          <w:p w14:paraId="6808DF11" w14:textId="7D479E61" w:rsidR="21C7FC09" w:rsidRPr="00014FD9" w:rsidRDefault="21C7FC09">
            <w:pPr>
              <w:rPr>
                <w:rFonts w:ascii="Aptos" w:hAnsi="Aptos"/>
                <w:b/>
                <w:bCs/>
                <w:sz w:val="22"/>
                <w:szCs w:val="22"/>
              </w:rPr>
            </w:pPr>
            <w:r w:rsidRPr="00014FD9">
              <w:rPr>
                <w:rFonts w:ascii="Aptos" w:hAnsi="Aptos"/>
                <w:b/>
                <w:bCs/>
                <w:sz w:val="22"/>
                <w:szCs w:val="22"/>
              </w:rPr>
              <w:t>Approximate Share of all CDD tags</w:t>
            </w:r>
          </w:p>
        </w:tc>
        <w:tc>
          <w:tcPr>
            <w:tcW w:w="1230" w:type="dxa"/>
            <w:vAlign w:val="center"/>
          </w:tcPr>
          <w:p w14:paraId="296C03F8" w14:textId="5EE80AA0" w:rsidR="21C7FC09" w:rsidRPr="00014FD9" w:rsidRDefault="21C7FC09">
            <w:pPr>
              <w:rPr>
                <w:rFonts w:ascii="Aptos" w:hAnsi="Aptos"/>
                <w:b/>
                <w:bCs/>
                <w:sz w:val="22"/>
                <w:szCs w:val="22"/>
              </w:rPr>
            </w:pPr>
            <w:r w:rsidRPr="00014FD9">
              <w:rPr>
                <w:rFonts w:ascii="Aptos" w:hAnsi="Aptos"/>
                <w:b/>
                <w:bCs/>
                <w:sz w:val="22"/>
                <w:szCs w:val="22"/>
              </w:rPr>
              <w:t>Peak Decade(s)</w:t>
            </w:r>
          </w:p>
        </w:tc>
      </w:tr>
      <w:tr w:rsidR="21C7FC09" w:rsidRPr="00014FD9" w14:paraId="45051B44" w14:textId="77777777" w:rsidTr="006101CB">
        <w:trPr>
          <w:trHeight w:val="300"/>
        </w:trPr>
        <w:tc>
          <w:tcPr>
            <w:tcW w:w="2426" w:type="dxa"/>
            <w:vAlign w:val="center"/>
          </w:tcPr>
          <w:p w14:paraId="5343D602" w14:textId="3CD82C8A" w:rsidR="21C7FC09" w:rsidRPr="00014FD9" w:rsidRDefault="21C7FC09">
            <w:pPr>
              <w:rPr>
                <w:rFonts w:ascii="Aptos" w:hAnsi="Aptos"/>
                <w:i/>
                <w:iCs/>
                <w:sz w:val="22"/>
                <w:szCs w:val="22"/>
              </w:rPr>
            </w:pPr>
            <w:r w:rsidRPr="00014FD9">
              <w:rPr>
                <w:rFonts w:ascii="Aptos" w:hAnsi="Aptos"/>
                <w:b/>
                <w:bCs/>
                <w:sz w:val="22"/>
                <w:szCs w:val="22"/>
              </w:rPr>
              <w:t>Community-Driven Development (Core CDD Model)</w:t>
            </w:r>
            <w:r w:rsidRPr="00014FD9">
              <w:rPr>
                <w:rFonts w:ascii="Aptos" w:hAnsi="Aptos"/>
                <w:sz w:val="22"/>
                <w:szCs w:val="22"/>
              </w:rPr>
              <w:t xml:space="preserve"> </w:t>
            </w:r>
            <w:r w:rsidRPr="00014FD9">
              <w:rPr>
                <w:rFonts w:ascii="Aptos" w:hAnsi="Aptos"/>
                <w:i/>
                <w:iCs/>
                <w:sz w:val="22"/>
                <w:szCs w:val="22"/>
              </w:rPr>
              <w:t>(CDD, community-driven, community-driven-development, village fund, block grant)</w:t>
            </w:r>
          </w:p>
        </w:tc>
        <w:tc>
          <w:tcPr>
            <w:tcW w:w="3836" w:type="dxa"/>
            <w:vAlign w:val="center"/>
          </w:tcPr>
          <w:p w14:paraId="3AE5360F" w14:textId="5ABAD348" w:rsidR="21C7FC09" w:rsidRPr="00014FD9" w:rsidRDefault="21C7FC09">
            <w:pPr>
              <w:rPr>
                <w:rFonts w:ascii="Aptos" w:hAnsi="Aptos"/>
                <w:sz w:val="22"/>
                <w:szCs w:val="22"/>
              </w:rPr>
            </w:pPr>
            <w:r w:rsidRPr="00014FD9">
              <w:rPr>
                <w:rFonts w:ascii="Aptos" w:hAnsi="Aptos"/>
                <w:sz w:val="22"/>
                <w:szCs w:val="22"/>
              </w:rPr>
              <w:t>“Community-driven approaches improved local ownership and accountability.” “Block grants empowered communities to prioritize their own investments.” “Strong facilitation was critical for effective CDD implementation.”</w:t>
            </w:r>
          </w:p>
        </w:tc>
        <w:tc>
          <w:tcPr>
            <w:tcW w:w="1504" w:type="dxa"/>
            <w:vAlign w:val="center"/>
          </w:tcPr>
          <w:p w14:paraId="2A7F9B86" w14:textId="125C9752" w:rsidR="21C7FC09" w:rsidRPr="00014FD9" w:rsidRDefault="21C7FC09">
            <w:pPr>
              <w:rPr>
                <w:rFonts w:ascii="Aptos" w:hAnsi="Aptos"/>
                <w:sz w:val="22"/>
                <w:szCs w:val="22"/>
              </w:rPr>
            </w:pPr>
            <w:r w:rsidRPr="00014FD9">
              <w:rPr>
                <w:rFonts w:ascii="Aptos" w:hAnsi="Aptos"/>
                <w:sz w:val="22"/>
                <w:szCs w:val="22"/>
              </w:rPr>
              <w:t>~38%</w:t>
            </w:r>
          </w:p>
        </w:tc>
        <w:tc>
          <w:tcPr>
            <w:tcW w:w="1230" w:type="dxa"/>
            <w:vAlign w:val="center"/>
          </w:tcPr>
          <w:p w14:paraId="44DF7A8E" w14:textId="11E8E781" w:rsidR="21C7FC09" w:rsidRPr="00014FD9" w:rsidRDefault="21C7FC09">
            <w:pPr>
              <w:rPr>
                <w:rFonts w:ascii="Aptos" w:hAnsi="Aptos"/>
                <w:b/>
                <w:bCs/>
                <w:sz w:val="22"/>
                <w:szCs w:val="22"/>
              </w:rPr>
            </w:pPr>
            <w:r w:rsidRPr="00014FD9">
              <w:rPr>
                <w:rFonts w:ascii="Aptos" w:hAnsi="Aptos"/>
                <w:b/>
                <w:bCs/>
                <w:sz w:val="22"/>
                <w:szCs w:val="22"/>
              </w:rPr>
              <w:t>2008–2017</w:t>
            </w:r>
          </w:p>
        </w:tc>
      </w:tr>
      <w:tr w:rsidR="21C7FC09" w:rsidRPr="00014FD9" w14:paraId="66E56732" w14:textId="77777777" w:rsidTr="006101CB">
        <w:trPr>
          <w:trHeight w:val="300"/>
        </w:trPr>
        <w:tc>
          <w:tcPr>
            <w:tcW w:w="2426" w:type="dxa"/>
            <w:vAlign w:val="center"/>
          </w:tcPr>
          <w:p w14:paraId="2115A611" w14:textId="6FF0B7B7" w:rsidR="21C7FC09" w:rsidRPr="00014FD9" w:rsidRDefault="21C7FC09">
            <w:pPr>
              <w:rPr>
                <w:rFonts w:ascii="Aptos" w:hAnsi="Aptos"/>
                <w:i/>
                <w:iCs/>
                <w:sz w:val="22"/>
                <w:szCs w:val="22"/>
              </w:rPr>
            </w:pPr>
            <w:r w:rsidRPr="00014FD9">
              <w:rPr>
                <w:rFonts w:ascii="Aptos" w:hAnsi="Aptos"/>
                <w:b/>
                <w:bCs/>
                <w:sz w:val="22"/>
                <w:szCs w:val="22"/>
              </w:rPr>
              <w:t>Social Funds / Local Development Funds</w:t>
            </w:r>
            <w:r w:rsidRPr="00014FD9">
              <w:rPr>
                <w:rFonts w:ascii="Aptos" w:hAnsi="Aptos"/>
                <w:sz w:val="22"/>
                <w:szCs w:val="22"/>
              </w:rPr>
              <w:t xml:space="preserve"> </w:t>
            </w:r>
            <w:r w:rsidRPr="00014FD9">
              <w:rPr>
                <w:rFonts w:ascii="Aptos" w:hAnsi="Aptos"/>
                <w:i/>
                <w:iCs/>
                <w:sz w:val="22"/>
                <w:szCs w:val="22"/>
              </w:rPr>
              <w:t>(social fund, local development fund, community fund, subproject financing)</w:t>
            </w:r>
          </w:p>
        </w:tc>
        <w:tc>
          <w:tcPr>
            <w:tcW w:w="3836" w:type="dxa"/>
            <w:vAlign w:val="center"/>
          </w:tcPr>
          <w:p w14:paraId="6022C3DD" w14:textId="2F27A750" w:rsidR="21C7FC09" w:rsidRPr="00014FD9" w:rsidRDefault="21C7FC09">
            <w:pPr>
              <w:rPr>
                <w:rFonts w:ascii="Aptos" w:hAnsi="Aptos"/>
                <w:sz w:val="22"/>
                <w:szCs w:val="22"/>
              </w:rPr>
            </w:pPr>
            <w:r w:rsidRPr="00014FD9">
              <w:rPr>
                <w:rFonts w:ascii="Aptos" w:hAnsi="Aptos"/>
                <w:sz w:val="22"/>
                <w:szCs w:val="22"/>
              </w:rPr>
              <w:t>“Social funds provided flexible financing for community infrastructure.” “Transparent subproject selection strengthened trust.” “Capacity building at local level was essential for sustainability.”</w:t>
            </w:r>
          </w:p>
        </w:tc>
        <w:tc>
          <w:tcPr>
            <w:tcW w:w="1504" w:type="dxa"/>
            <w:vAlign w:val="center"/>
          </w:tcPr>
          <w:p w14:paraId="1854DC57" w14:textId="49BCCF10" w:rsidR="21C7FC09" w:rsidRPr="00014FD9" w:rsidRDefault="21C7FC09">
            <w:pPr>
              <w:rPr>
                <w:rFonts w:ascii="Aptos" w:hAnsi="Aptos"/>
                <w:sz w:val="22"/>
                <w:szCs w:val="22"/>
              </w:rPr>
            </w:pPr>
            <w:r w:rsidRPr="00014FD9">
              <w:rPr>
                <w:rFonts w:ascii="Aptos" w:hAnsi="Aptos"/>
                <w:sz w:val="22"/>
                <w:szCs w:val="22"/>
              </w:rPr>
              <w:t>~24%</w:t>
            </w:r>
          </w:p>
        </w:tc>
        <w:tc>
          <w:tcPr>
            <w:tcW w:w="1230" w:type="dxa"/>
            <w:vAlign w:val="center"/>
          </w:tcPr>
          <w:p w14:paraId="7A87919B" w14:textId="4489403B" w:rsidR="21C7FC09" w:rsidRPr="00014FD9" w:rsidRDefault="21C7FC09">
            <w:pPr>
              <w:rPr>
                <w:rFonts w:ascii="Aptos" w:hAnsi="Aptos"/>
                <w:b/>
                <w:bCs/>
                <w:sz w:val="22"/>
                <w:szCs w:val="22"/>
              </w:rPr>
            </w:pPr>
            <w:r w:rsidRPr="00014FD9">
              <w:rPr>
                <w:rFonts w:ascii="Aptos" w:hAnsi="Aptos"/>
                <w:b/>
                <w:bCs/>
                <w:sz w:val="22"/>
                <w:szCs w:val="22"/>
              </w:rPr>
              <w:t>1998–2007</w:t>
            </w:r>
          </w:p>
        </w:tc>
      </w:tr>
      <w:tr w:rsidR="21C7FC09" w:rsidRPr="00014FD9" w14:paraId="5B2ED1F1" w14:textId="77777777" w:rsidTr="006101CB">
        <w:trPr>
          <w:trHeight w:val="300"/>
        </w:trPr>
        <w:tc>
          <w:tcPr>
            <w:tcW w:w="2426" w:type="dxa"/>
            <w:vAlign w:val="center"/>
          </w:tcPr>
          <w:p w14:paraId="75DDA557" w14:textId="01DCD9AD" w:rsidR="21C7FC09" w:rsidRPr="00014FD9" w:rsidRDefault="21C7FC09">
            <w:pPr>
              <w:rPr>
                <w:rFonts w:ascii="Aptos" w:hAnsi="Aptos"/>
                <w:i/>
                <w:iCs/>
                <w:sz w:val="22"/>
                <w:szCs w:val="22"/>
              </w:rPr>
            </w:pPr>
            <w:r w:rsidRPr="00014FD9">
              <w:rPr>
                <w:rFonts w:ascii="Aptos" w:hAnsi="Aptos"/>
                <w:b/>
                <w:bCs/>
                <w:sz w:val="22"/>
                <w:szCs w:val="22"/>
              </w:rPr>
              <w:t>Participatory Planning &amp; Governance</w:t>
            </w:r>
            <w:r w:rsidRPr="00014FD9">
              <w:rPr>
                <w:rFonts w:ascii="Aptos" w:hAnsi="Aptos"/>
                <w:sz w:val="22"/>
                <w:szCs w:val="22"/>
              </w:rPr>
              <w:t xml:space="preserve"> </w:t>
            </w:r>
            <w:r w:rsidRPr="00014FD9">
              <w:rPr>
                <w:rFonts w:ascii="Aptos" w:hAnsi="Aptos"/>
                <w:i/>
                <w:iCs/>
                <w:sz w:val="22"/>
                <w:szCs w:val="22"/>
              </w:rPr>
              <w:lastRenderedPageBreak/>
              <w:t>(participatory planning, local councils, village committees, decentralization)</w:t>
            </w:r>
          </w:p>
        </w:tc>
        <w:tc>
          <w:tcPr>
            <w:tcW w:w="3836" w:type="dxa"/>
            <w:vAlign w:val="center"/>
          </w:tcPr>
          <w:p w14:paraId="015C2D44" w14:textId="341FFFD0" w:rsidR="21C7FC09" w:rsidRPr="00014FD9" w:rsidRDefault="21C7FC09">
            <w:pPr>
              <w:rPr>
                <w:rFonts w:ascii="Aptos" w:hAnsi="Aptos"/>
                <w:sz w:val="22"/>
                <w:szCs w:val="22"/>
              </w:rPr>
            </w:pPr>
            <w:r w:rsidRPr="00014FD9">
              <w:rPr>
                <w:rFonts w:ascii="Aptos" w:hAnsi="Aptos"/>
                <w:sz w:val="22"/>
                <w:szCs w:val="22"/>
              </w:rPr>
              <w:lastRenderedPageBreak/>
              <w:t xml:space="preserve">“Participatory planning improved targeting and inclusion.” “Decentralized governance structures </w:t>
            </w:r>
            <w:r w:rsidRPr="00014FD9">
              <w:rPr>
                <w:rFonts w:ascii="Aptos" w:hAnsi="Aptos"/>
                <w:sz w:val="22"/>
                <w:szCs w:val="22"/>
              </w:rPr>
              <w:lastRenderedPageBreak/>
              <w:t>enhanced responsiveness.” “Local councils required sustained technical support.”</w:t>
            </w:r>
          </w:p>
        </w:tc>
        <w:tc>
          <w:tcPr>
            <w:tcW w:w="1504" w:type="dxa"/>
            <w:vAlign w:val="center"/>
          </w:tcPr>
          <w:p w14:paraId="0CCA7A9B" w14:textId="2CAB55B8" w:rsidR="21C7FC09" w:rsidRPr="00014FD9" w:rsidRDefault="21C7FC09">
            <w:pPr>
              <w:rPr>
                <w:rFonts w:ascii="Aptos" w:hAnsi="Aptos"/>
                <w:sz w:val="22"/>
                <w:szCs w:val="22"/>
              </w:rPr>
            </w:pPr>
            <w:r w:rsidRPr="00014FD9">
              <w:rPr>
                <w:rFonts w:ascii="Aptos" w:hAnsi="Aptos"/>
                <w:sz w:val="22"/>
                <w:szCs w:val="22"/>
              </w:rPr>
              <w:lastRenderedPageBreak/>
              <w:t>~21%</w:t>
            </w:r>
          </w:p>
        </w:tc>
        <w:tc>
          <w:tcPr>
            <w:tcW w:w="1230" w:type="dxa"/>
            <w:vAlign w:val="center"/>
          </w:tcPr>
          <w:p w14:paraId="5039BFDA" w14:textId="2380E05C" w:rsidR="21C7FC09" w:rsidRPr="00014FD9" w:rsidRDefault="21C7FC09">
            <w:pPr>
              <w:rPr>
                <w:rFonts w:ascii="Aptos" w:hAnsi="Aptos"/>
                <w:b/>
                <w:bCs/>
                <w:sz w:val="22"/>
                <w:szCs w:val="22"/>
              </w:rPr>
            </w:pPr>
            <w:r w:rsidRPr="00014FD9">
              <w:rPr>
                <w:rFonts w:ascii="Aptos" w:hAnsi="Aptos"/>
                <w:b/>
                <w:bCs/>
                <w:sz w:val="22"/>
                <w:szCs w:val="22"/>
              </w:rPr>
              <w:t>2008–2017</w:t>
            </w:r>
          </w:p>
        </w:tc>
      </w:tr>
      <w:tr w:rsidR="21C7FC09" w:rsidRPr="00014FD9" w14:paraId="47B3D7F5" w14:textId="77777777" w:rsidTr="006101CB">
        <w:trPr>
          <w:trHeight w:val="300"/>
        </w:trPr>
        <w:tc>
          <w:tcPr>
            <w:tcW w:w="2426" w:type="dxa"/>
            <w:vAlign w:val="center"/>
          </w:tcPr>
          <w:p w14:paraId="643E53D8" w14:textId="0EFD88F5" w:rsidR="21C7FC09" w:rsidRPr="00014FD9" w:rsidRDefault="21C7FC09">
            <w:pPr>
              <w:rPr>
                <w:rFonts w:ascii="Aptos" w:hAnsi="Aptos"/>
                <w:i/>
                <w:iCs/>
                <w:sz w:val="22"/>
                <w:szCs w:val="22"/>
              </w:rPr>
            </w:pPr>
            <w:r w:rsidRPr="00014FD9">
              <w:rPr>
                <w:rFonts w:ascii="Aptos" w:hAnsi="Aptos"/>
                <w:b/>
                <w:bCs/>
                <w:sz w:val="22"/>
                <w:szCs w:val="22"/>
              </w:rPr>
              <w:t>Livelihoods &amp; Inclusion Platforms</w:t>
            </w:r>
            <w:r w:rsidRPr="00014FD9">
              <w:rPr>
                <w:rFonts w:ascii="Aptos" w:hAnsi="Aptos"/>
                <w:sz w:val="22"/>
                <w:szCs w:val="22"/>
              </w:rPr>
              <w:t xml:space="preserve"> </w:t>
            </w:r>
            <w:r w:rsidRPr="00014FD9">
              <w:rPr>
                <w:rFonts w:ascii="Aptos" w:hAnsi="Aptos"/>
                <w:i/>
                <w:iCs/>
                <w:sz w:val="22"/>
                <w:szCs w:val="22"/>
              </w:rPr>
              <w:t>(self-help groups, producer groups, livelihood grants, women’s groups)</w:t>
            </w:r>
          </w:p>
        </w:tc>
        <w:tc>
          <w:tcPr>
            <w:tcW w:w="3836" w:type="dxa"/>
            <w:vAlign w:val="center"/>
          </w:tcPr>
          <w:p w14:paraId="5F8E6B48" w14:textId="47B4AA3F" w:rsidR="21C7FC09" w:rsidRPr="00014FD9" w:rsidRDefault="21C7FC09">
            <w:pPr>
              <w:rPr>
                <w:rFonts w:ascii="Aptos" w:hAnsi="Aptos"/>
                <w:sz w:val="22"/>
                <w:szCs w:val="22"/>
              </w:rPr>
            </w:pPr>
            <w:r w:rsidRPr="00014FD9">
              <w:rPr>
                <w:rFonts w:ascii="Aptos" w:hAnsi="Aptos"/>
                <w:sz w:val="22"/>
                <w:szCs w:val="22"/>
              </w:rPr>
              <w:t>“Self-help groups strengthened economic resilience.” “Targeting vulnerable households increased social inclusion.” “Group-based models fostered social capital.”</w:t>
            </w:r>
          </w:p>
        </w:tc>
        <w:tc>
          <w:tcPr>
            <w:tcW w:w="1504" w:type="dxa"/>
            <w:vAlign w:val="center"/>
          </w:tcPr>
          <w:p w14:paraId="2C26934F" w14:textId="1B4D3166" w:rsidR="21C7FC09" w:rsidRPr="00014FD9" w:rsidRDefault="21C7FC09">
            <w:pPr>
              <w:rPr>
                <w:rFonts w:ascii="Aptos" w:hAnsi="Aptos"/>
                <w:sz w:val="22"/>
                <w:szCs w:val="22"/>
              </w:rPr>
            </w:pPr>
            <w:r w:rsidRPr="00014FD9">
              <w:rPr>
                <w:rFonts w:ascii="Aptos" w:hAnsi="Aptos"/>
                <w:sz w:val="22"/>
                <w:szCs w:val="22"/>
              </w:rPr>
              <w:t>~17%</w:t>
            </w:r>
          </w:p>
        </w:tc>
        <w:tc>
          <w:tcPr>
            <w:tcW w:w="1230" w:type="dxa"/>
            <w:vAlign w:val="center"/>
          </w:tcPr>
          <w:p w14:paraId="2EBA83B8" w14:textId="332C0A55" w:rsidR="21C7FC09" w:rsidRPr="00014FD9" w:rsidRDefault="21C7FC09">
            <w:pPr>
              <w:rPr>
                <w:rFonts w:ascii="Aptos" w:hAnsi="Aptos"/>
                <w:b/>
                <w:bCs/>
                <w:sz w:val="22"/>
                <w:szCs w:val="22"/>
              </w:rPr>
            </w:pPr>
            <w:r w:rsidRPr="00014FD9">
              <w:rPr>
                <w:rFonts w:ascii="Aptos" w:hAnsi="Aptos"/>
                <w:b/>
                <w:bCs/>
                <w:sz w:val="22"/>
                <w:szCs w:val="22"/>
              </w:rPr>
              <w:t>2018–2025</w:t>
            </w:r>
          </w:p>
        </w:tc>
      </w:tr>
    </w:tbl>
    <w:p w14:paraId="16A22FF1" w14:textId="31550E5C" w:rsidR="21C7FC09" w:rsidRPr="00014FD9" w:rsidRDefault="21C7FC09" w:rsidP="21C7FC09">
      <w:pPr>
        <w:rPr>
          <w:rFonts w:ascii="Aptos" w:hAnsi="Aptos"/>
        </w:rPr>
      </w:pPr>
    </w:p>
    <w:p w14:paraId="157D3D70" w14:textId="77777777" w:rsidR="00B86407" w:rsidRPr="00014FD9" w:rsidRDefault="00B86407" w:rsidP="00B94645">
      <w:pPr>
        <w:rPr>
          <w:rFonts w:ascii="Aptos" w:hAnsi="Aptos"/>
        </w:rPr>
      </w:pPr>
    </w:p>
    <w:p w14:paraId="2F359AEC" w14:textId="77777777" w:rsidR="00B86407" w:rsidRPr="00014FD9" w:rsidRDefault="00B86407" w:rsidP="244FAC12">
      <w:pPr>
        <w:spacing w:after="160" w:line="278" w:lineRule="auto"/>
        <w:rPr>
          <w:rFonts w:ascii="Aptos" w:eastAsiaTheme="majorEastAsia" w:hAnsi="Aptos" w:cs="Times New Roman (Headings CS)"/>
          <w:b/>
          <w:bCs/>
          <w:color w:val="0F4761" w:themeColor="accent1" w:themeShade="BF"/>
          <w:sz w:val="36"/>
          <w:szCs w:val="36"/>
        </w:rPr>
      </w:pPr>
      <w:r w:rsidRPr="00014FD9">
        <w:rPr>
          <w:rFonts w:ascii="Aptos" w:hAnsi="Aptos"/>
        </w:rPr>
        <w:br w:type="page"/>
      </w:r>
    </w:p>
    <w:p w14:paraId="633EB466" w14:textId="7AB4B647" w:rsidR="00ED537F" w:rsidRPr="00014FD9" w:rsidRDefault="00553743" w:rsidP="244FAC12">
      <w:pPr>
        <w:pStyle w:val="Heading1"/>
        <w:rPr>
          <w:rFonts w:ascii="Aptos" w:hAnsi="Aptos"/>
          <w:lang w:val="fr-FR"/>
        </w:rPr>
      </w:pPr>
      <w:bookmarkStart w:id="160" w:name="_Toc212189914"/>
      <w:bookmarkStart w:id="161" w:name="_Toc215657612"/>
      <w:bookmarkStart w:id="162" w:name="_Toc222450710"/>
      <w:r w:rsidRPr="00014FD9">
        <w:rPr>
          <w:rFonts w:ascii="Aptos" w:hAnsi="Aptos"/>
          <w:lang w:val="fr-FR"/>
        </w:rPr>
        <w:lastRenderedPageBreak/>
        <w:t>Appendix</w:t>
      </w:r>
      <w:r w:rsidR="00ED537F" w:rsidRPr="00014FD9">
        <w:rPr>
          <w:rFonts w:ascii="Aptos" w:hAnsi="Aptos"/>
          <w:lang w:val="fr-FR"/>
        </w:rPr>
        <w:t xml:space="preserve"> </w:t>
      </w:r>
      <w:r w:rsidR="00796E42" w:rsidRPr="00014FD9">
        <w:rPr>
          <w:rFonts w:ascii="Aptos" w:hAnsi="Aptos"/>
          <w:lang w:val="fr-FR"/>
        </w:rPr>
        <w:t>F</w:t>
      </w:r>
      <w:r w:rsidR="00ED537F" w:rsidRPr="00014FD9">
        <w:rPr>
          <w:rFonts w:ascii="Aptos" w:hAnsi="Aptos"/>
          <w:lang w:val="fr-FR"/>
        </w:rPr>
        <w:t xml:space="preserve">. </w:t>
      </w:r>
      <w:r w:rsidR="00690B6B" w:rsidRPr="00014FD9">
        <w:rPr>
          <w:rFonts w:ascii="Aptos" w:hAnsi="Aptos"/>
          <w:lang w:val="fr-FR"/>
        </w:rPr>
        <w:t xml:space="preserve">Diffusion of </w:t>
      </w:r>
      <w:r w:rsidR="00ED537F" w:rsidRPr="00014FD9">
        <w:rPr>
          <w:rFonts w:ascii="Aptos" w:hAnsi="Aptos"/>
          <w:lang w:val="fr-FR"/>
        </w:rPr>
        <w:t xml:space="preserve">Innovation </w:t>
      </w:r>
      <w:proofErr w:type="spellStart"/>
      <w:r w:rsidR="000E0D96" w:rsidRPr="00014FD9">
        <w:rPr>
          <w:rFonts w:ascii="Aptos" w:hAnsi="Aptos"/>
          <w:lang w:val="fr-FR"/>
        </w:rPr>
        <w:t>Models</w:t>
      </w:r>
      <w:proofErr w:type="spellEnd"/>
      <w:r w:rsidR="000E0D96" w:rsidRPr="00014FD9">
        <w:rPr>
          <w:rFonts w:ascii="Aptos" w:hAnsi="Aptos"/>
          <w:lang w:val="fr-FR"/>
        </w:rPr>
        <w:t xml:space="preserve"> </w:t>
      </w:r>
      <w:r w:rsidR="00ED537F" w:rsidRPr="00014FD9">
        <w:rPr>
          <w:rFonts w:ascii="Aptos" w:hAnsi="Aptos"/>
          <w:lang w:val="fr-FR"/>
        </w:rPr>
        <w:t xml:space="preserve">in Fragile </w:t>
      </w:r>
      <w:r w:rsidR="00690B6B" w:rsidRPr="00014FD9">
        <w:rPr>
          <w:rFonts w:ascii="Aptos" w:hAnsi="Aptos"/>
          <w:lang w:val="fr-FR"/>
        </w:rPr>
        <w:t>versus</w:t>
      </w:r>
      <w:r w:rsidR="00ED537F" w:rsidRPr="00014FD9">
        <w:rPr>
          <w:rFonts w:ascii="Aptos" w:hAnsi="Aptos"/>
          <w:lang w:val="fr-FR"/>
        </w:rPr>
        <w:t xml:space="preserve"> Non-Fragile </w:t>
      </w:r>
      <w:proofErr w:type="spellStart"/>
      <w:r w:rsidR="00ED537F" w:rsidRPr="00014FD9">
        <w:rPr>
          <w:rFonts w:ascii="Aptos" w:hAnsi="Aptos"/>
          <w:lang w:val="fr-FR"/>
        </w:rPr>
        <w:t>Context</w:t>
      </w:r>
      <w:bookmarkEnd w:id="160"/>
      <w:bookmarkEnd w:id="161"/>
      <w:bookmarkEnd w:id="162"/>
      <w:proofErr w:type="spellEnd"/>
    </w:p>
    <w:p w14:paraId="3FAFC6FE" w14:textId="77777777" w:rsidR="005E0BAC" w:rsidRPr="00014FD9" w:rsidRDefault="005E0BAC" w:rsidP="000A3020">
      <w:pPr>
        <w:jc w:val="both"/>
        <w:rPr>
          <w:rFonts w:ascii="Aptos" w:hAnsi="Aptos"/>
          <w:sz w:val="22"/>
          <w:szCs w:val="22"/>
          <w:lang w:val="fr-FR"/>
        </w:rPr>
      </w:pPr>
    </w:p>
    <w:p w14:paraId="113410C6" w14:textId="53ABA8B6" w:rsidR="00E149A4" w:rsidRPr="00014FD9" w:rsidRDefault="002E5671" w:rsidP="000A3020">
      <w:pPr>
        <w:jc w:val="both"/>
        <w:rPr>
          <w:rFonts w:ascii="Aptos" w:hAnsi="Aptos"/>
          <w:sz w:val="22"/>
          <w:szCs w:val="22"/>
        </w:rPr>
      </w:pPr>
      <w:r w:rsidRPr="00014FD9">
        <w:rPr>
          <w:rFonts w:ascii="Aptos" w:hAnsi="Aptos"/>
          <w:b/>
          <w:bCs/>
          <w:sz w:val="22"/>
          <w:szCs w:val="22"/>
        </w:rPr>
        <w:t>FCS are the most difficult environments in which to introduce, adapt, and scale innovation.</w:t>
      </w:r>
      <w:r w:rsidRPr="00014FD9">
        <w:rPr>
          <w:rFonts w:ascii="Aptos" w:hAnsi="Aptos"/>
          <w:sz w:val="22"/>
          <w:szCs w:val="22"/>
        </w:rPr>
        <w:t xml:space="preserve"> Limited state capacity, fiduciary risks, weak infrastructure, and volatile political contexts </w:t>
      </w:r>
      <w:r w:rsidR="007C3835" w:rsidRPr="00014FD9">
        <w:rPr>
          <w:rFonts w:ascii="Aptos" w:hAnsi="Aptos"/>
          <w:sz w:val="22"/>
          <w:szCs w:val="22"/>
        </w:rPr>
        <w:t xml:space="preserve">substantially </w:t>
      </w:r>
      <w:r w:rsidRPr="00014FD9">
        <w:rPr>
          <w:rFonts w:ascii="Aptos" w:hAnsi="Aptos"/>
          <w:sz w:val="22"/>
          <w:szCs w:val="22"/>
        </w:rPr>
        <w:t xml:space="preserve">raise the costs of experimentation and slow the </w:t>
      </w:r>
      <w:r w:rsidR="007C3835" w:rsidRPr="00014FD9">
        <w:rPr>
          <w:rFonts w:ascii="Aptos" w:hAnsi="Aptos"/>
          <w:sz w:val="22"/>
          <w:szCs w:val="22"/>
        </w:rPr>
        <w:t xml:space="preserve">diffusion </w:t>
      </w:r>
      <w:r w:rsidRPr="00014FD9">
        <w:rPr>
          <w:rFonts w:ascii="Aptos" w:hAnsi="Aptos"/>
          <w:sz w:val="22"/>
          <w:szCs w:val="22"/>
        </w:rPr>
        <w:t xml:space="preserve">of successful models. Yet over the past </w:t>
      </w:r>
      <w:r w:rsidR="007C3835" w:rsidRPr="00014FD9">
        <w:rPr>
          <w:rFonts w:ascii="Aptos" w:hAnsi="Aptos"/>
          <w:sz w:val="22"/>
          <w:szCs w:val="22"/>
        </w:rPr>
        <w:t>three decade</w:t>
      </w:r>
      <w:r w:rsidR="0005631F" w:rsidRPr="00014FD9">
        <w:rPr>
          <w:rFonts w:ascii="Aptos" w:hAnsi="Aptos"/>
          <w:sz w:val="22"/>
          <w:szCs w:val="22"/>
        </w:rPr>
        <w:t>s</w:t>
      </w:r>
      <w:r w:rsidRPr="00014FD9">
        <w:rPr>
          <w:rFonts w:ascii="Aptos" w:hAnsi="Aptos"/>
          <w:sz w:val="22"/>
          <w:szCs w:val="22"/>
        </w:rPr>
        <w:t>, several innovation models</w:t>
      </w:r>
      <w:r w:rsidR="0073688D" w:rsidRPr="00014FD9">
        <w:rPr>
          <w:rFonts w:ascii="Aptos" w:hAnsi="Aptos"/>
          <w:sz w:val="22"/>
          <w:szCs w:val="22"/>
        </w:rPr>
        <w:t xml:space="preserve"> </w:t>
      </w:r>
      <w:r w:rsidRPr="00014FD9">
        <w:rPr>
          <w:rFonts w:ascii="Aptos" w:hAnsi="Aptos"/>
          <w:sz w:val="22"/>
          <w:szCs w:val="22"/>
        </w:rPr>
        <w:t>have gradually diffused into fragile settings</w:t>
      </w:r>
      <w:r w:rsidR="006741D0" w:rsidRPr="00014FD9">
        <w:rPr>
          <w:rFonts w:ascii="Aptos" w:hAnsi="Aptos"/>
          <w:sz w:val="22"/>
          <w:szCs w:val="22"/>
        </w:rPr>
        <w:t xml:space="preserve"> (Table F.1)</w:t>
      </w:r>
      <w:r w:rsidRPr="00014FD9">
        <w:rPr>
          <w:rFonts w:ascii="Aptos" w:hAnsi="Aptos"/>
          <w:sz w:val="22"/>
          <w:szCs w:val="22"/>
        </w:rPr>
        <w:t xml:space="preserve">. This </w:t>
      </w:r>
      <w:r w:rsidR="0005631F" w:rsidRPr="00014FD9">
        <w:rPr>
          <w:rFonts w:ascii="Aptos" w:hAnsi="Aptos"/>
          <w:sz w:val="22"/>
          <w:szCs w:val="22"/>
        </w:rPr>
        <w:t xml:space="preserve">evolution </w:t>
      </w:r>
      <w:r w:rsidRPr="00014FD9">
        <w:rPr>
          <w:rFonts w:ascii="Aptos" w:hAnsi="Aptos"/>
          <w:sz w:val="22"/>
          <w:szCs w:val="22"/>
        </w:rPr>
        <w:t xml:space="preserve">is less about rapid uptake </w:t>
      </w:r>
      <w:r w:rsidR="0005631F" w:rsidRPr="00014FD9">
        <w:rPr>
          <w:rFonts w:ascii="Aptos" w:hAnsi="Aptos"/>
          <w:sz w:val="22"/>
          <w:szCs w:val="22"/>
        </w:rPr>
        <w:t xml:space="preserve">and more </w:t>
      </w:r>
      <w:r w:rsidRPr="00014FD9">
        <w:rPr>
          <w:rFonts w:ascii="Aptos" w:hAnsi="Aptos"/>
          <w:sz w:val="22"/>
          <w:szCs w:val="22"/>
        </w:rPr>
        <w:t xml:space="preserve">about </w:t>
      </w:r>
      <w:r w:rsidR="007C3835" w:rsidRPr="00014FD9">
        <w:rPr>
          <w:rFonts w:ascii="Aptos" w:hAnsi="Aptos"/>
          <w:sz w:val="22"/>
          <w:szCs w:val="22"/>
        </w:rPr>
        <w:t xml:space="preserve">the cumulative impact of </w:t>
      </w:r>
      <w:r w:rsidRPr="00014FD9">
        <w:rPr>
          <w:rFonts w:ascii="Aptos" w:hAnsi="Aptos"/>
          <w:sz w:val="22"/>
          <w:szCs w:val="22"/>
        </w:rPr>
        <w:t>the World Bank’s successive reforms, instruments, and executive initiatives</w:t>
      </w:r>
      <w:r w:rsidR="007C3835" w:rsidRPr="00014FD9">
        <w:rPr>
          <w:rFonts w:ascii="Aptos" w:hAnsi="Aptos"/>
          <w:sz w:val="22"/>
          <w:szCs w:val="22"/>
        </w:rPr>
        <w:t>, which</w:t>
      </w:r>
      <w:r w:rsidRPr="00014FD9">
        <w:rPr>
          <w:rFonts w:ascii="Aptos" w:hAnsi="Aptos"/>
          <w:sz w:val="22"/>
          <w:szCs w:val="22"/>
        </w:rPr>
        <w:t xml:space="preserve"> created openings for fragile clients to adopt tools </w:t>
      </w:r>
      <w:r w:rsidR="007C3835" w:rsidRPr="00014FD9">
        <w:rPr>
          <w:rFonts w:ascii="Aptos" w:hAnsi="Aptos"/>
          <w:sz w:val="22"/>
          <w:szCs w:val="22"/>
        </w:rPr>
        <w:t>initially</w:t>
      </w:r>
      <w:r w:rsidRPr="00014FD9">
        <w:rPr>
          <w:rFonts w:ascii="Aptos" w:hAnsi="Aptos"/>
          <w:sz w:val="22"/>
          <w:szCs w:val="22"/>
        </w:rPr>
        <w:t xml:space="preserve"> established in more stable contexts.</w:t>
      </w:r>
    </w:p>
    <w:p w14:paraId="0157DDF7" w14:textId="77777777" w:rsidR="005E0BAC" w:rsidRPr="00014FD9" w:rsidRDefault="005E0BAC" w:rsidP="244FAC12">
      <w:pPr>
        <w:pStyle w:val="Title"/>
        <w:rPr>
          <w:rFonts w:ascii="Aptos" w:hAnsi="Aptos"/>
        </w:rPr>
      </w:pPr>
    </w:p>
    <w:p w14:paraId="4C9A96F7" w14:textId="3CFC56AF" w:rsidR="00C15466" w:rsidRPr="00014FD9" w:rsidRDefault="006741D0" w:rsidP="244FAC12">
      <w:pPr>
        <w:pStyle w:val="Title"/>
        <w:rPr>
          <w:rFonts w:ascii="Aptos" w:hAnsi="Aptos"/>
        </w:rPr>
      </w:pPr>
      <w:r w:rsidRPr="00014FD9">
        <w:rPr>
          <w:rFonts w:ascii="Aptos" w:hAnsi="Aptos"/>
        </w:rPr>
        <w:t>Table F.1</w:t>
      </w:r>
      <w:r w:rsidR="00C15466" w:rsidRPr="00014FD9">
        <w:rPr>
          <w:rFonts w:ascii="Aptos" w:hAnsi="Aptos"/>
        </w:rPr>
        <w:t xml:space="preserve">. </w:t>
      </w:r>
      <w:r w:rsidR="001059C1" w:rsidRPr="00014FD9">
        <w:rPr>
          <w:rFonts w:ascii="Aptos" w:hAnsi="Aptos"/>
        </w:rPr>
        <w:t xml:space="preserve">Diffusion of </w:t>
      </w:r>
      <w:r w:rsidR="00C15466" w:rsidRPr="00014FD9">
        <w:rPr>
          <w:rFonts w:ascii="Aptos" w:hAnsi="Aptos"/>
        </w:rPr>
        <w:t xml:space="preserve">Innovation Models in FCS </w:t>
      </w:r>
      <w:r w:rsidRPr="00014FD9">
        <w:rPr>
          <w:rFonts w:ascii="Aptos" w:hAnsi="Aptos"/>
        </w:rPr>
        <w:t>vs</w:t>
      </w:r>
      <w:r w:rsidR="00965486" w:rsidRPr="00014FD9">
        <w:rPr>
          <w:rFonts w:ascii="Aptos" w:hAnsi="Aptos"/>
        </w:rPr>
        <w:t>.</w:t>
      </w:r>
      <w:r w:rsidRPr="00014FD9">
        <w:rPr>
          <w:rFonts w:ascii="Aptos" w:hAnsi="Aptos"/>
        </w:rPr>
        <w:t xml:space="preserve"> </w:t>
      </w:r>
      <w:r w:rsidR="00C15466" w:rsidRPr="00014FD9">
        <w:rPr>
          <w:rFonts w:ascii="Aptos" w:hAnsi="Aptos"/>
        </w:rPr>
        <w:t>Non-FCS</w:t>
      </w:r>
    </w:p>
    <w:tbl>
      <w:tblPr>
        <w:tblW w:w="7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740"/>
        <w:gridCol w:w="1075"/>
        <w:gridCol w:w="1075"/>
        <w:gridCol w:w="1305"/>
      </w:tblGrid>
      <w:tr w:rsidR="00EB0619" w:rsidRPr="00014FD9" w14:paraId="0773596E" w14:textId="77777777" w:rsidTr="04EBE58C">
        <w:trPr>
          <w:trHeight w:val="288"/>
          <w:jc w:val="center"/>
        </w:trPr>
        <w:tc>
          <w:tcPr>
            <w:tcW w:w="3740" w:type="dxa"/>
            <w:noWrap/>
            <w:hideMark/>
          </w:tcPr>
          <w:p w14:paraId="1B29EE32" w14:textId="77777777" w:rsidR="00EB0619" w:rsidRPr="00014FD9" w:rsidRDefault="00EB0619" w:rsidP="002654BA">
            <w:pPr>
              <w:jc w:val="center"/>
              <w:rPr>
                <w:rFonts w:ascii="Aptos" w:hAnsi="Aptos" w:cs="Calibri"/>
                <w:b/>
                <w:bCs/>
                <w:sz w:val="22"/>
                <w:szCs w:val="22"/>
                <w:lang w:val="es-ES" w:eastAsia="es-ES"/>
              </w:rPr>
            </w:pPr>
            <w:proofErr w:type="spellStart"/>
            <w:r w:rsidRPr="00014FD9">
              <w:rPr>
                <w:rFonts w:ascii="Aptos" w:hAnsi="Aptos" w:cs="Calibri"/>
                <w:b/>
                <w:bCs/>
                <w:sz w:val="22"/>
                <w:szCs w:val="22"/>
                <w:lang w:val="es-ES" w:eastAsia="es-ES"/>
              </w:rPr>
              <w:t>Innovation</w:t>
            </w:r>
            <w:proofErr w:type="spellEnd"/>
            <w:r w:rsidRPr="00014FD9">
              <w:rPr>
                <w:rFonts w:ascii="Aptos" w:hAnsi="Aptos" w:cs="Calibri"/>
                <w:b/>
                <w:bCs/>
                <w:sz w:val="22"/>
                <w:szCs w:val="22"/>
                <w:lang w:val="es-ES" w:eastAsia="es-ES"/>
              </w:rPr>
              <w:t xml:space="preserve"> </w:t>
            </w:r>
            <w:proofErr w:type="spellStart"/>
            <w:r w:rsidRPr="00014FD9">
              <w:rPr>
                <w:rFonts w:ascii="Aptos" w:hAnsi="Aptos" w:cs="Calibri"/>
                <w:b/>
                <w:bCs/>
                <w:sz w:val="22"/>
                <w:szCs w:val="22"/>
                <w:lang w:val="es-ES" w:eastAsia="es-ES"/>
              </w:rPr>
              <w:t>Model</w:t>
            </w:r>
            <w:proofErr w:type="spellEnd"/>
          </w:p>
        </w:tc>
        <w:tc>
          <w:tcPr>
            <w:tcW w:w="1075" w:type="dxa"/>
            <w:noWrap/>
            <w:hideMark/>
          </w:tcPr>
          <w:p w14:paraId="32A3B79A" w14:textId="77777777" w:rsidR="00EB0619" w:rsidRPr="00014FD9" w:rsidRDefault="00EB0619"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 xml:space="preserve">FCS </w:t>
            </w:r>
            <w:proofErr w:type="spellStart"/>
            <w:r w:rsidRPr="00014FD9">
              <w:rPr>
                <w:rFonts w:ascii="Aptos" w:hAnsi="Aptos" w:cs="Calibri"/>
                <w:b/>
                <w:bCs/>
                <w:sz w:val="22"/>
                <w:szCs w:val="22"/>
                <w:lang w:val="es-ES" w:eastAsia="es-ES"/>
              </w:rPr>
              <w:t>Mentions</w:t>
            </w:r>
            <w:proofErr w:type="spellEnd"/>
          </w:p>
        </w:tc>
        <w:tc>
          <w:tcPr>
            <w:tcW w:w="1075" w:type="dxa"/>
            <w:noWrap/>
            <w:hideMark/>
          </w:tcPr>
          <w:p w14:paraId="4DC76BB5" w14:textId="77777777" w:rsidR="00EB0619" w:rsidRPr="00014FD9" w:rsidRDefault="00EB0619"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 xml:space="preserve">Non-FCS </w:t>
            </w:r>
            <w:proofErr w:type="spellStart"/>
            <w:r w:rsidRPr="00014FD9">
              <w:rPr>
                <w:rFonts w:ascii="Aptos" w:hAnsi="Aptos" w:cs="Calibri"/>
                <w:b/>
                <w:bCs/>
                <w:sz w:val="22"/>
                <w:szCs w:val="22"/>
                <w:lang w:val="es-ES" w:eastAsia="es-ES"/>
              </w:rPr>
              <w:t>Mentions</w:t>
            </w:r>
            <w:proofErr w:type="spellEnd"/>
          </w:p>
        </w:tc>
        <w:tc>
          <w:tcPr>
            <w:tcW w:w="1305" w:type="dxa"/>
            <w:noWrap/>
            <w:hideMark/>
          </w:tcPr>
          <w:p w14:paraId="767BD3A5" w14:textId="77777777" w:rsidR="00EB0619" w:rsidRPr="00014FD9" w:rsidRDefault="00EB0619" w:rsidP="002654BA">
            <w:pPr>
              <w:jc w:val="center"/>
              <w:rPr>
                <w:rFonts w:ascii="Aptos" w:hAnsi="Aptos" w:cs="Calibri"/>
                <w:b/>
                <w:bCs/>
                <w:sz w:val="22"/>
                <w:szCs w:val="22"/>
                <w:lang w:val="es-ES" w:eastAsia="es-ES"/>
              </w:rPr>
            </w:pPr>
            <w:proofErr w:type="gramStart"/>
            <w:r w:rsidRPr="00014FD9">
              <w:rPr>
                <w:rFonts w:ascii="Aptos" w:hAnsi="Aptos" w:cs="Calibri"/>
                <w:b/>
                <w:bCs/>
                <w:sz w:val="22"/>
                <w:szCs w:val="22"/>
                <w:lang w:val="es-ES" w:eastAsia="es-ES"/>
              </w:rPr>
              <w:t>Total</w:t>
            </w:r>
            <w:proofErr w:type="gramEnd"/>
            <w:r w:rsidRPr="00014FD9">
              <w:rPr>
                <w:rFonts w:ascii="Aptos" w:hAnsi="Aptos" w:cs="Calibri"/>
                <w:b/>
                <w:bCs/>
                <w:sz w:val="22"/>
                <w:szCs w:val="22"/>
                <w:lang w:val="es-ES" w:eastAsia="es-ES"/>
              </w:rPr>
              <w:t xml:space="preserve"> </w:t>
            </w:r>
            <w:proofErr w:type="spellStart"/>
            <w:r w:rsidRPr="00014FD9">
              <w:rPr>
                <w:rFonts w:ascii="Aptos" w:hAnsi="Aptos" w:cs="Calibri"/>
                <w:b/>
                <w:bCs/>
                <w:sz w:val="22"/>
                <w:szCs w:val="22"/>
                <w:lang w:val="es-ES" w:eastAsia="es-ES"/>
              </w:rPr>
              <w:t>Mentions</w:t>
            </w:r>
            <w:proofErr w:type="spellEnd"/>
          </w:p>
        </w:tc>
      </w:tr>
      <w:tr w:rsidR="00EB0619" w:rsidRPr="00014FD9" w14:paraId="2611F8AE" w14:textId="77777777" w:rsidTr="04EBE58C">
        <w:trPr>
          <w:trHeight w:val="288"/>
          <w:jc w:val="center"/>
        </w:trPr>
        <w:tc>
          <w:tcPr>
            <w:tcW w:w="3740" w:type="dxa"/>
            <w:noWrap/>
            <w:vAlign w:val="bottom"/>
            <w:hideMark/>
          </w:tcPr>
          <w:p w14:paraId="6F3A876E" w14:textId="77777777" w:rsidR="00EB0619" w:rsidRPr="00014FD9" w:rsidRDefault="00EB0619" w:rsidP="002654BA">
            <w:pPr>
              <w:rPr>
                <w:rFonts w:ascii="Aptos" w:hAnsi="Aptos" w:cs="Calibri"/>
                <w:color w:val="000000"/>
                <w:sz w:val="22"/>
                <w:szCs w:val="22"/>
                <w:lang w:val="es-ES" w:eastAsia="es-ES"/>
              </w:rPr>
            </w:pPr>
            <w:proofErr w:type="spellStart"/>
            <w:r w:rsidRPr="00014FD9">
              <w:rPr>
                <w:rFonts w:ascii="Aptos" w:hAnsi="Aptos" w:cs="Calibri"/>
                <w:color w:val="000000"/>
                <w:sz w:val="22"/>
                <w:szCs w:val="22"/>
                <w:lang w:val="es-ES" w:eastAsia="es-ES"/>
              </w:rPr>
              <w:t>Public-private</w:t>
            </w:r>
            <w:proofErr w:type="spellEnd"/>
            <w:r w:rsidRPr="00014FD9">
              <w:rPr>
                <w:rFonts w:ascii="Aptos" w:hAnsi="Aptos" w:cs="Calibri"/>
                <w:color w:val="000000"/>
                <w:sz w:val="22"/>
                <w:szCs w:val="22"/>
                <w:lang w:val="es-ES" w:eastAsia="es-ES"/>
              </w:rPr>
              <w:t xml:space="preserve"> </w:t>
            </w:r>
            <w:proofErr w:type="spellStart"/>
            <w:r w:rsidRPr="00014FD9">
              <w:rPr>
                <w:rFonts w:ascii="Aptos" w:hAnsi="Aptos" w:cs="Calibri"/>
                <w:color w:val="000000"/>
                <w:sz w:val="22"/>
                <w:szCs w:val="22"/>
                <w:lang w:val="es-ES" w:eastAsia="es-ES"/>
              </w:rPr>
              <w:t>partnership</w:t>
            </w:r>
            <w:proofErr w:type="spellEnd"/>
            <w:r w:rsidRPr="00014FD9">
              <w:rPr>
                <w:rFonts w:ascii="Aptos" w:hAnsi="Aptos" w:cs="Calibri"/>
                <w:color w:val="000000"/>
                <w:sz w:val="22"/>
                <w:szCs w:val="22"/>
                <w:lang w:val="es-ES" w:eastAsia="es-ES"/>
              </w:rPr>
              <w:t xml:space="preserve"> (PPP)</w:t>
            </w:r>
          </w:p>
        </w:tc>
        <w:tc>
          <w:tcPr>
            <w:tcW w:w="1075" w:type="dxa"/>
            <w:noWrap/>
            <w:vAlign w:val="bottom"/>
            <w:hideMark/>
          </w:tcPr>
          <w:p w14:paraId="336A8930"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52</w:t>
            </w:r>
          </w:p>
        </w:tc>
        <w:tc>
          <w:tcPr>
            <w:tcW w:w="1075" w:type="dxa"/>
            <w:noWrap/>
            <w:vAlign w:val="bottom"/>
            <w:hideMark/>
          </w:tcPr>
          <w:p w14:paraId="191DC497"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219</w:t>
            </w:r>
          </w:p>
        </w:tc>
        <w:tc>
          <w:tcPr>
            <w:tcW w:w="1305" w:type="dxa"/>
            <w:noWrap/>
            <w:vAlign w:val="bottom"/>
            <w:hideMark/>
          </w:tcPr>
          <w:p w14:paraId="260B99A4"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271</w:t>
            </w:r>
          </w:p>
        </w:tc>
      </w:tr>
      <w:tr w:rsidR="00EB0619" w:rsidRPr="00014FD9" w14:paraId="61A08C0A" w14:textId="77777777" w:rsidTr="04EBE58C">
        <w:trPr>
          <w:trHeight w:val="288"/>
          <w:jc w:val="center"/>
        </w:trPr>
        <w:tc>
          <w:tcPr>
            <w:tcW w:w="3740" w:type="dxa"/>
            <w:noWrap/>
            <w:vAlign w:val="bottom"/>
            <w:hideMark/>
          </w:tcPr>
          <w:p w14:paraId="1A7DE55C" w14:textId="77777777" w:rsidR="00EB0619" w:rsidRPr="00014FD9" w:rsidRDefault="00EB0619" w:rsidP="002654BA">
            <w:pPr>
              <w:rPr>
                <w:rFonts w:ascii="Aptos" w:hAnsi="Aptos" w:cs="Calibri"/>
                <w:color w:val="000000"/>
                <w:sz w:val="22"/>
                <w:szCs w:val="22"/>
                <w:lang w:val="es-ES" w:eastAsia="es-ES"/>
              </w:rPr>
            </w:pPr>
            <w:proofErr w:type="spellStart"/>
            <w:r w:rsidRPr="00014FD9">
              <w:rPr>
                <w:rFonts w:ascii="Aptos" w:hAnsi="Aptos" w:cs="Calibri"/>
                <w:color w:val="000000"/>
                <w:sz w:val="22"/>
                <w:szCs w:val="22"/>
                <w:lang w:val="es-ES" w:eastAsia="es-ES"/>
              </w:rPr>
              <w:t>Community-driven</w:t>
            </w:r>
            <w:proofErr w:type="spellEnd"/>
            <w:r w:rsidRPr="00014FD9">
              <w:rPr>
                <w:rFonts w:ascii="Aptos" w:hAnsi="Aptos" w:cs="Calibri"/>
                <w:color w:val="000000"/>
                <w:sz w:val="22"/>
                <w:szCs w:val="22"/>
                <w:lang w:val="es-ES" w:eastAsia="es-ES"/>
              </w:rPr>
              <w:t xml:space="preserve"> </w:t>
            </w:r>
            <w:proofErr w:type="spellStart"/>
            <w:r w:rsidRPr="00014FD9">
              <w:rPr>
                <w:rFonts w:ascii="Aptos" w:hAnsi="Aptos" w:cs="Calibri"/>
                <w:color w:val="000000"/>
                <w:sz w:val="22"/>
                <w:szCs w:val="22"/>
                <w:lang w:val="es-ES" w:eastAsia="es-ES"/>
              </w:rPr>
              <w:t>development</w:t>
            </w:r>
            <w:proofErr w:type="spellEnd"/>
            <w:r w:rsidRPr="00014FD9">
              <w:rPr>
                <w:rFonts w:ascii="Aptos" w:hAnsi="Aptos" w:cs="Calibri"/>
                <w:color w:val="000000"/>
                <w:sz w:val="22"/>
                <w:szCs w:val="22"/>
                <w:lang w:val="es-ES" w:eastAsia="es-ES"/>
              </w:rPr>
              <w:t xml:space="preserve"> (CDD)</w:t>
            </w:r>
          </w:p>
        </w:tc>
        <w:tc>
          <w:tcPr>
            <w:tcW w:w="1075" w:type="dxa"/>
            <w:noWrap/>
            <w:vAlign w:val="bottom"/>
            <w:hideMark/>
          </w:tcPr>
          <w:p w14:paraId="6AD4AC19"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39</w:t>
            </w:r>
          </w:p>
        </w:tc>
        <w:tc>
          <w:tcPr>
            <w:tcW w:w="1075" w:type="dxa"/>
            <w:noWrap/>
            <w:vAlign w:val="bottom"/>
            <w:hideMark/>
          </w:tcPr>
          <w:p w14:paraId="7BDB2554"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111</w:t>
            </w:r>
          </w:p>
        </w:tc>
        <w:tc>
          <w:tcPr>
            <w:tcW w:w="1305" w:type="dxa"/>
            <w:noWrap/>
            <w:vAlign w:val="bottom"/>
            <w:hideMark/>
          </w:tcPr>
          <w:p w14:paraId="2133F73C"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150</w:t>
            </w:r>
          </w:p>
        </w:tc>
      </w:tr>
      <w:tr w:rsidR="00EB0619" w:rsidRPr="00014FD9" w14:paraId="55566A24" w14:textId="77777777" w:rsidTr="04EBE58C">
        <w:trPr>
          <w:trHeight w:val="288"/>
          <w:jc w:val="center"/>
        </w:trPr>
        <w:tc>
          <w:tcPr>
            <w:tcW w:w="3740" w:type="dxa"/>
            <w:noWrap/>
            <w:vAlign w:val="bottom"/>
            <w:hideMark/>
          </w:tcPr>
          <w:p w14:paraId="67295444" w14:textId="77777777" w:rsidR="00EB0619" w:rsidRPr="00014FD9" w:rsidRDefault="00EB0619" w:rsidP="002654BA">
            <w:pPr>
              <w:rPr>
                <w:rFonts w:ascii="Aptos" w:hAnsi="Aptos" w:cs="Calibri"/>
                <w:color w:val="000000"/>
                <w:sz w:val="22"/>
                <w:szCs w:val="22"/>
                <w:lang w:val="es-ES" w:eastAsia="es-ES"/>
              </w:rPr>
            </w:pPr>
            <w:proofErr w:type="spellStart"/>
            <w:r w:rsidRPr="00014FD9">
              <w:rPr>
                <w:rFonts w:ascii="Aptos" w:hAnsi="Aptos" w:cs="Calibri"/>
                <w:color w:val="000000"/>
                <w:sz w:val="22"/>
                <w:szCs w:val="22"/>
                <w:lang w:val="es-ES" w:eastAsia="es-ES"/>
              </w:rPr>
              <w:t>Conditional</w:t>
            </w:r>
            <w:proofErr w:type="spellEnd"/>
            <w:r w:rsidRPr="00014FD9">
              <w:rPr>
                <w:rFonts w:ascii="Aptos" w:hAnsi="Aptos" w:cs="Calibri"/>
                <w:color w:val="000000"/>
                <w:sz w:val="22"/>
                <w:szCs w:val="22"/>
                <w:lang w:val="es-ES" w:eastAsia="es-ES"/>
              </w:rPr>
              <w:t xml:space="preserve"> cash </w:t>
            </w:r>
            <w:proofErr w:type="spellStart"/>
            <w:r w:rsidRPr="00014FD9">
              <w:rPr>
                <w:rFonts w:ascii="Aptos" w:hAnsi="Aptos" w:cs="Calibri"/>
                <w:color w:val="000000"/>
                <w:sz w:val="22"/>
                <w:szCs w:val="22"/>
                <w:lang w:val="es-ES" w:eastAsia="es-ES"/>
              </w:rPr>
              <w:t>transfers</w:t>
            </w:r>
            <w:proofErr w:type="spellEnd"/>
            <w:r w:rsidRPr="00014FD9">
              <w:rPr>
                <w:rFonts w:ascii="Aptos" w:hAnsi="Aptos" w:cs="Calibri"/>
                <w:color w:val="000000"/>
                <w:sz w:val="22"/>
                <w:szCs w:val="22"/>
                <w:lang w:val="es-ES" w:eastAsia="es-ES"/>
              </w:rPr>
              <w:t xml:space="preserve"> (CCT)</w:t>
            </w:r>
          </w:p>
        </w:tc>
        <w:tc>
          <w:tcPr>
            <w:tcW w:w="1075" w:type="dxa"/>
            <w:noWrap/>
            <w:vAlign w:val="bottom"/>
            <w:hideMark/>
          </w:tcPr>
          <w:p w14:paraId="37929F7A"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11</w:t>
            </w:r>
          </w:p>
        </w:tc>
        <w:tc>
          <w:tcPr>
            <w:tcW w:w="1075" w:type="dxa"/>
            <w:noWrap/>
            <w:vAlign w:val="bottom"/>
            <w:hideMark/>
          </w:tcPr>
          <w:p w14:paraId="0EFCDEF2"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35</w:t>
            </w:r>
          </w:p>
        </w:tc>
        <w:tc>
          <w:tcPr>
            <w:tcW w:w="1305" w:type="dxa"/>
            <w:noWrap/>
            <w:vAlign w:val="bottom"/>
            <w:hideMark/>
          </w:tcPr>
          <w:p w14:paraId="1601924E"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46</w:t>
            </w:r>
          </w:p>
        </w:tc>
      </w:tr>
      <w:tr w:rsidR="00EB0619" w:rsidRPr="00014FD9" w14:paraId="6ED19026" w14:textId="77777777" w:rsidTr="04EBE58C">
        <w:trPr>
          <w:trHeight w:val="288"/>
          <w:jc w:val="center"/>
        </w:trPr>
        <w:tc>
          <w:tcPr>
            <w:tcW w:w="3740" w:type="dxa"/>
            <w:noWrap/>
            <w:vAlign w:val="bottom"/>
            <w:hideMark/>
          </w:tcPr>
          <w:p w14:paraId="6F32BC92" w14:textId="77777777" w:rsidR="00EB0619" w:rsidRPr="00014FD9" w:rsidRDefault="00EB0619" w:rsidP="002654BA">
            <w:pPr>
              <w:rPr>
                <w:rFonts w:ascii="Aptos" w:hAnsi="Aptos" w:cs="Calibri"/>
                <w:color w:val="000000"/>
                <w:sz w:val="22"/>
                <w:szCs w:val="22"/>
                <w:lang w:val="es-ES" w:eastAsia="es-ES"/>
              </w:rPr>
            </w:pPr>
            <w:r w:rsidRPr="00014FD9">
              <w:rPr>
                <w:rFonts w:ascii="Aptos" w:hAnsi="Aptos" w:cs="Calibri"/>
                <w:color w:val="000000"/>
                <w:sz w:val="22"/>
                <w:szCs w:val="22"/>
                <w:lang w:val="es-ES" w:eastAsia="es-ES"/>
              </w:rPr>
              <w:t xml:space="preserve">Electronic </w:t>
            </w:r>
            <w:proofErr w:type="spellStart"/>
            <w:r w:rsidRPr="00014FD9">
              <w:rPr>
                <w:rFonts w:ascii="Aptos" w:hAnsi="Aptos" w:cs="Calibri"/>
                <w:color w:val="000000"/>
                <w:sz w:val="22"/>
                <w:szCs w:val="22"/>
                <w:lang w:val="es-ES" w:eastAsia="es-ES"/>
              </w:rPr>
              <w:t>procurement</w:t>
            </w:r>
            <w:proofErr w:type="spellEnd"/>
            <w:r w:rsidRPr="00014FD9">
              <w:rPr>
                <w:rFonts w:ascii="Aptos" w:hAnsi="Aptos" w:cs="Calibri"/>
                <w:color w:val="000000"/>
                <w:sz w:val="22"/>
                <w:szCs w:val="22"/>
                <w:lang w:val="es-ES" w:eastAsia="es-ES"/>
              </w:rPr>
              <w:t xml:space="preserve"> (e-</w:t>
            </w:r>
            <w:proofErr w:type="spellStart"/>
            <w:r w:rsidRPr="00014FD9">
              <w:rPr>
                <w:rFonts w:ascii="Aptos" w:hAnsi="Aptos" w:cs="Calibri"/>
                <w:color w:val="000000"/>
                <w:sz w:val="22"/>
                <w:szCs w:val="22"/>
                <w:lang w:val="es-ES" w:eastAsia="es-ES"/>
              </w:rPr>
              <w:t>procurement</w:t>
            </w:r>
            <w:proofErr w:type="spellEnd"/>
            <w:r w:rsidRPr="00014FD9">
              <w:rPr>
                <w:rFonts w:ascii="Aptos" w:hAnsi="Aptos" w:cs="Calibri"/>
                <w:color w:val="000000"/>
                <w:sz w:val="22"/>
                <w:szCs w:val="22"/>
                <w:lang w:val="es-ES" w:eastAsia="es-ES"/>
              </w:rPr>
              <w:t>)</w:t>
            </w:r>
          </w:p>
        </w:tc>
        <w:tc>
          <w:tcPr>
            <w:tcW w:w="1075" w:type="dxa"/>
            <w:noWrap/>
            <w:vAlign w:val="bottom"/>
            <w:hideMark/>
          </w:tcPr>
          <w:p w14:paraId="0879108C"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18</w:t>
            </w:r>
          </w:p>
        </w:tc>
        <w:tc>
          <w:tcPr>
            <w:tcW w:w="1075" w:type="dxa"/>
            <w:noWrap/>
            <w:vAlign w:val="bottom"/>
            <w:hideMark/>
          </w:tcPr>
          <w:p w14:paraId="277C86BB"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16</w:t>
            </w:r>
          </w:p>
        </w:tc>
        <w:tc>
          <w:tcPr>
            <w:tcW w:w="1305" w:type="dxa"/>
            <w:noWrap/>
            <w:vAlign w:val="bottom"/>
            <w:hideMark/>
          </w:tcPr>
          <w:p w14:paraId="6F496C6D" w14:textId="77777777" w:rsidR="00EB0619" w:rsidRPr="00014FD9" w:rsidRDefault="00EB0619"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34</w:t>
            </w:r>
          </w:p>
        </w:tc>
      </w:tr>
    </w:tbl>
    <w:p w14:paraId="3C17F65E" w14:textId="27B86993" w:rsidR="15875D7C" w:rsidRDefault="15875D7C" w:rsidP="15875D7C">
      <w:pPr>
        <w:pStyle w:val="Caption"/>
        <w:spacing w:after="0"/>
        <w:jc w:val="both"/>
        <w:rPr>
          <w:rFonts w:ascii="Aptos" w:hAnsi="Aptos"/>
          <w:b/>
          <w:bCs/>
          <w:sz w:val="22"/>
          <w:szCs w:val="22"/>
        </w:rPr>
      </w:pPr>
    </w:p>
    <w:p w14:paraId="7FB8966F" w14:textId="00784B19" w:rsidR="00C15466" w:rsidRPr="00014FD9" w:rsidRDefault="3994531A" w:rsidP="04EBE58C">
      <w:pPr>
        <w:pStyle w:val="Caption"/>
        <w:spacing w:after="0"/>
        <w:jc w:val="both"/>
        <w:rPr>
          <w:rFonts w:ascii="Aptos" w:hAnsi="Aptos"/>
          <w:b/>
          <w:color w:val="auto"/>
          <w:sz w:val="22"/>
          <w:szCs w:val="22"/>
        </w:rPr>
      </w:pPr>
      <w:r w:rsidRPr="15875D7C">
        <w:rPr>
          <w:rFonts w:ascii="Aptos" w:hAnsi="Aptos"/>
          <w:b/>
          <w:color w:val="auto"/>
          <w:sz w:val="22"/>
          <w:szCs w:val="22"/>
        </w:rPr>
        <w:t>1998–2007: Innovation within Institutional Reform and Private Sector Expansion</w:t>
      </w:r>
    </w:p>
    <w:p w14:paraId="720FB379" w14:textId="4E10FCA0" w:rsidR="00C15466" w:rsidRPr="00014FD9" w:rsidRDefault="3994531A" w:rsidP="04EBE58C">
      <w:pPr>
        <w:pStyle w:val="Caption"/>
        <w:spacing w:after="0"/>
        <w:jc w:val="both"/>
        <w:rPr>
          <w:rFonts w:ascii="Aptos" w:hAnsi="Aptos"/>
          <w:color w:val="auto"/>
          <w:sz w:val="22"/>
          <w:szCs w:val="22"/>
        </w:rPr>
      </w:pPr>
      <w:r w:rsidRPr="15875D7C">
        <w:rPr>
          <w:rFonts w:ascii="Aptos" w:hAnsi="Aptos"/>
          <w:i w:val="0"/>
          <w:color w:val="auto"/>
          <w:sz w:val="22"/>
          <w:szCs w:val="22"/>
        </w:rPr>
        <w:t xml:space="preserve">During 1998–2007, innovation models diffused primarily within non-FCS contexts, reflecting the dominant WBG paradigm of the time: institutional reform, privatization, and public sector modernization in relatively stable environments. This was the era shaped by the post–Washington Consensus shift toward governance and institutional quality, following the 1997 World Development Report </w:t>
      </w:r>
      <w:proofErr w:type="gramStart"/>
      <w:r w:rsidRPr="15875D7C">
        <w:rPr>
          <w:rFonts w:ascii="Aptos" w:hAnsi="Aptos"/>
          <w:i w:val="0"/>
          <w:color w:val="auto"/>
          <w:sz w:val="22"/>
          <w:szCs w:val="22"/>
        </w:rPr>
        <w:t>The</w:t>
      </w:r>
      <w:proofErr w:type="gramEnd"/>
      <w:r w:rsidRPr="15875D7C">
        <w:rPr>
          <w:rFonts w:ascii="Aptos" w:hAnsi="Aptos"/>
          <w:i w:val="0"/>
          <w:color w:val="auto"/>
          <w:sz w:val="22"/>
          <w:szCs w:val="22"/>
        </w:rPr>
        <w:t xml:space="preserve"> State in a Changing World. PPPs scaled mainly in non-FCS countries (55 vs. 13 in FCS), consistent with efforts to crowd in private capital under stronger regulatory regimes. CDD was present but largely embedded in rural development and decentralization reforms rather than framed explicitly as a fragility tool. E-procurement and CCT were largely absent, reflecting limited digital infrastructure and the still-emerging global social protection architecture. Fragile states were not yet at the center of WBG strategy; innovation diffusion into FCS settings was therefore cautious and selective.</w:t>
      </w:r>
    </w:p>
    <w:p w14:paraId="1EA55A73" w14:textId="6E79417D" w:rsidR="00C15466" w:rsidRPr="00014FD9" w:rsidRDefault="00C15466" w:rsidP="04EBE58C">
      <w:pPr>
        <w:pStyle w:val="Caption"/>
        <w:spacing w:after="0"/>
        <w:jc w:val="both"/>
        <w:rPr>
          <w:rFonts w:ascii="Aptos" w:hAnsi="Aptos"/>
          <w:color w:val="auto"/>
          <w:sz w:val="22"/>
          <w:szCs w:val="22"/>
        </w:rPr>
      </w:pPr>
    </w:p>
    <w:p w14:paraId="5FBE5582" w14:textId="05FCC9CC" w:rsidR="00C15466" w:rsidRPr="00014FD9" w:rsidRDefault="3994531A" w:rsidP="04EBE58C">
      <w:pPr>
        <w:pStyle w:val="Caption"/>
        <w:spacing w:after="0"/>
        <w:jc w:val="both"/>
        <w:rPr>
          <w:rFonts w:ascii="Aptos" w:hAnsi="Aptos"/>
          <w:b/>
          <w:color w:val="auto"/>
          <w:sz w:val="22"/>
          <w:szCs w:val="22"/>
        </w:rPr>
      </w:pPr>
      <w:r w:rsidRPr="15875D7C">
        <w:rPr>
          <w:rFonts w:ascii="Aptos" w:hAnsi="Aptos"/>
          <w:b/>
          <w:color w:val="auto"/>
          <w:sz w:val="22"/>
          <w:szCs w:val="22"/>
        </w:rPr>
        <w:t>2008–2017: Fragility Turn, Governance Reform, and Institutionalized Innovation</w:t>
      </w:r>
    </w:p>
    <w:p w14:paraId="1789B2C1" w14:textId="50690498" w:rsidR="00C15466" w:rsidRPr="00014FD9" w:rsidRDefault="3994531A" w:rsidP="04EBE58C">
      <w:pPr>
        <w:pStyle w:val="Caption"/>
        <w:spacing w:after="0"/>
        <w:jc w:val="both"/>
        <w:rPr>
          <w:rFonts w:ascii="Aptos" w:hAnsi="Aptos"/>
          <w:color w:val="auto"/>
          <w:sz w:val="22"/>
          <w:szCs w:val="22"/>
        </w:rPr>
      </w:pPr>
      <w:r w:rsidRPr="15875D7C">
        <w:rPr>
          <w:rFonts w:ascii="Aptos" w:hAnsi="Aptos"/>
          <w:i w:val="0"/>
          <w:color w:val="auto"/>
          <w:sz w:val="22"/>
          <w:szCs w:val="22"/>
        </w:rPr>
        <w:t>The 2008–2017 period coincides with a structural pivot in WBG strategy toward fragility, risk management, and institutional resilience. Following the 2011 World Development Report on Conflict, Security and Development, fragility became a core institutional priority, and this is mirrored in the data. CDD expanded sharply in FCS (2 → 20 mentions), aligning with the emphasis on local governance, social cohesion, and community legitimacy in fragile environments. E-procurement’s surge in FCS (1 → 14) reflects heightened fiduciary controls and transparency mechanisms amid rising concerns about corruption and aid effectiveness. PPP diffusion also accelerated, supported by the “Maximizing Finance for Development” (MFD) agenda that emerged mid-decade, encouraging private capital mobilization even in riskier markets. Meanwhile, CCT emerged and began scaling, consistent with the global consolidation of social protection systems following the 2008 financial crisis. This decade represents institutionalization: innovation became embedded in operational doctrine, and fragile states were no longer peripheral but central to experimentation and scaling.</w:t>
      </w:r>
    </w:p>
    <w:p w14:paraId="2036BF45" w14:textId="52C4E345" w:rsidR="00C15466" w:rsidRPr="00014FD9" w:rsidRDefault="00C15466" w:rsidP="04EBE58C">
      <w:pPr>
        <w:pStyle w:val="Caption"/>
        <w:spacing w:after="0"/>
        <w:jc w:val="both"/>
        <w:rPr>
          <w:rFonts w:ascii="Aptos" w:hAnsi="Aptos"/>
          <w:color w:val="auto"/>
          <w:sz w:val="22"/>
          <w:szCs w:val="22"/>
        </w:rPr>
      </w:pPr>
    </w:p>
    <w:p w14:paraId="7FB3469D" w14:textId="14D0B3B1" w:rsidR="00C15466" w:rsidRPr="00014FD9" w:rsidRDefault="3994531A" w:rsidP="04EBE58C">
      <w:pPr>
        <w:pStyle w:val="Caption"/>
        <w:spacing w:after="0"/>
        <w:jc w:val="both"/>
        <w:rPr>
          <w:rFonts w:ascii="Aptos" w:hAnsi="Aptos"/>
          <w:b/>
          <w:color w:val="auto"/>
          <w:sz w:val="22"/>
          <w:szCs w:val="22"/>
        </w:rPr>
      </w:pPr>
      <w:r w:rsidRPr="15875D7C">
        <w:rPr>
          <w:rFonts w:ascii="Aptos" w:hAnsi="Aptos"/>
          <w:b/>
          <w:color w:val="auto"/>
          <w:sz w:val="22"/>
          <w:szCs w:val="22"/>
        </w:rPr>
        <w:lastRenderedPageBreak/>
        <w:t>2018–2025: Human Capital, Digital Governance, and Context-Specific Specialization</w:t>
      </w:r>
    </w:p>
    <w:p w14:paraId="1938A264" w14:textId="5F176D4B" w:rsidR="5C574309" w:rsidRDefault="3994531A" w:rsidP="15875D7C">
      <w:pPr>
        <w:pStyle w:val="Caption"/>
        <w:spacing w:after="0"/>
        <w:jc w:val="both"/>
        <w:rPr>
          <w:rFonts w:ascii="Aptos" w:hAnsi="Aptos"/>
          <w:color w:val="auto"/>
          <w:sz w:val="22"/>
          <w:szCs w:val="22"/>
        </w:rPr>
      </w:pPr>
      <w:r w:rsidRPr="15875D7C">
        <w:rPr>
          <w:rFonts w:ascii="Aptos" w:hAnsi="Aptos"/>
          <w:i w:val="0"/>
          <w:color w:val="auto"/>
          <w:sz w:val="22"/>
          <w:szCs w:val="22"/>
        </w:rPr>
        <w:t>The most recent period reflects strategic consolidation under frameworks such as the 2018 Fragility, Conflict, and Violence (FCV) Strategy, the Human Capital Project, and the Digital Development agenda. Diffusion patterns become more differentiated rather than uniformly expansionary. CDD remains concentrated in FCS settings, consistent with the FCV Strategy’s emphasis on social cohesion and localized institutional strengthening. E-procurement rebalances toward non-FCS environments, likely reflecting broader digital public infrastructure reforms and the scaling of GovTech in middle-income countries. CCT expands in both FCS and non-FCS contexts, aligning with the Human Capital agenda and shock-responsive social protection systems, particularly during COVID-19. PPP activity plateaus but remains structurally stronger in non-FCS, consistent with fiscal sustainability constraints and increasing scrutiny of contingent liabilities. Innovation in this period appears less about diffusion per se and more about contextual fit, risk calibration, and portfolio specialization under a more systematized fragility framework.</w:t>
      </w:r>
    </w:p>
    <w:p w14:paraId="5A6F2C5F" w14:textId="376FBACE" w:rsidR="5C574309" w:rsidRDefault="5C574309" w:rsidP="5C574309">
      <w:pPr>
        <w:pStyle w:val="NormalWeb"/>
        <w:spacing w:before="0" w:beforeAutospacing="0" w:after="0" w:afterAutospacing="0"/>
        <w:jc w:val="both"/>
        <w:rPr>
          <w:rFonts w:ascii="Aptos" w:hAnsi="Aptos"/>
          <w:sz w:val="22"/>
          <w:szCs w:val="22"/>
        </w:rPr>
      </w:pPr>
    </w:p>
    <w:p w14:paraId="6E30A989" w14:textId="3B20058B" w:rsidR="00C15466" w:rsidRPr="00014FD9" w:rsidRDefault="00965486" w:rsidP="244FAC12">
      <w:pPr>
        <w:pStyle w:val="Title"/>
        <w:rPr>
          <w:rFonts w:ascii="Aptos" w:hAnsi="Aptos"/>
        </w:rPr>
      </w:pPr>
      <w:r w:rsidRPr="00014FD9">
        <w:rPr>
          <w:rFonts w:ascii="Aptos" w:hAnsi="Aptos"/>
        </w:rPr>
        <w:t xml:space="preserve">Table F.2. </w:t>
      </w:r>
      <w:r w:rsidR="00C93EB2" w:rsidRPr="00014FD9">
        <w:rPr>
          <w:rFonts w:ascii="Aptos" w:hAnsi="Aptos"/>
        </w:rPr>
        <w:t xml:space="preserve">Diffusion of </w:t>
      </w:r>
      <w:r w:rsidR="00C15466" w:rsidRPr="00014FD9">
        <w:rPr>
          <w:rFonts w:ascii="Aptos" w:hAnsi="Aptos"/>
        </w:rPr>
        <w:t xml:space="preserve">Innovation Models in FCS </w:t>
      </w:r>
      <w:r w:rsidR="006741D0" w:rsidRPr="00014FD9">
        <w:rPr>
          <w:rFonts w:ascii="Aptos" w:hAnsi="Aptos"/>
        </w:rPr>
        <w:t>v</w:t>
      </w:r>
      <w:r w:rsidRPr="00014FD9">
        <w:rPr>
          <w:rFonts w:ascii="Aptos" w:hAnsi="Aptos"/>
        </w:rPr>
        <w:t>s.</w:t>
      </w:r>
      <w:r w:rsidR="006741D0" w:rsidRPr="00014FD9">
        <w:rPr>
          <w:rFonts w:ascii="Aptos" w:hAnsi="Aptos"/>
        </w:rPr>
        <w:t xml:space="preserve"> </w:t>
      </w:r>
      <w:r w:rsidR="00C15466" w:rsidRPr="00014FD9">
        <w:rPr>
          <w:rFonts w:ascii="Aptos" w:hAnsi="Aptos"/>
        </w:rPr>
        <w:t xml:space="preserve">Non-FCS: </w:t>
      </w:r>
      <w:r w:rsidR="00521BE9" w:rsidRPr="00014FD9">
        <w:rPr>
          <w:rFonts w:ascii="Aptos" w:hAnsi="Aptos"/>
        </w:rPr>
        <w:t>Conditional Cash Transfers</w:t>
      </w:r>
    </w:p>
    <w:tbl>
      <w:tblPr>
        <w:tblW w:w="51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7"/>
        <w:gridCol w:w="1354"/>
        <w:gridCol w:w="1354"/>
        <w:gridCol w:w="1209"/>
      </w:tblGrid>
      <w:tr w:rsidR="00B34CDB" w:rsidRPr="00014FD9" w14:paraId="78F9AF5E" w14:textId="77777777" w:rsidTr="00D06520">
        <w:trPr>
          <w:trHeight w:val="208"/>
          <w:jc w:val="center"/>
        </w:trPr>
        <w:tc>
          <w:tcPr>
            <w:tcW w:w="1247" w:type="dxa"/>
            <w:noWrap/>
            <w:hideMark/>
          </w:tcPr>
          <w:p w14:paraId="74469493" w14:textId="77777777" w:rsidR="00B34CDB" w:rsidRPr="00014FD9" w:rsidRDefault="00B34CDB" w:rsidP="002654BA">
            <w:pPr>
              <w:jc w:val="center"/>
              <w:rPr>
                <w:rFonts w:ascii="Aptos" w:hAnsi="Aptos" w:cs="Calibri"/>
                <w:b/>
                <w:bCs/>
                <w:sz w:val="22"/>
                <w:szCs w:val="22"/>
                <w:lang w:val="es-ES" w:eastAsia="es-ES"/>
              </w:rPr>
            </w:pPr>
            <w:proofErr w:type="spellStart"/>
            <w:r w:rsidRPr="00014FD9">
              <w:rPr>
                <w:rFonts w:ascii="Aptos" w:hAnsi="Aptos" w:cs="Calibri"/>
                <w:b/>
                <w:bCs/>
                <w:sz w:val="22"/>
                <w:szCs w:val="22"/>
                <w:lang w:val="es-ES" w:eastAsia="es-ES"/>
              </w:rPr>
              <w:t>Decade</w:t>
            </w:r>
            <w:proofErr w:type="spellEnd"/>
          </w:p>
        </w:tc>
        <w:tc>
          <w:tcPr>
            <w:tcW w:w="1354" w:type="dxa"/>
            <w:noWrap/>
            <w:hideMark/>
          </w:tcPr>
          <w:p w14:paraId="52BEBCC5" w14:textId="77777777" w:rsidR="00B34CDB" w:rsidRPr="00014FD9" w:rsidRDefault="00B34CDB"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 xml:space="preserve">FCS </w:t>
            </w:r>
            <w:proofErr w:type="spellStart"/>
            <w:r w:rsidRPr="00014FD9">
              <w:rPr>
                <w:rFonts w:ascii="Aptos" w:hAnsi="Aptos" w:cs="Calibri"/>
                <w:b/>
                <w:bCs/>
                <w:sz w:val="22"/>
                <w:szCs w:val="22"/>
                <w:lang w:val="es-ES" w:eastAsia="es-ES"/>
              </w:rPr>
              <w:t>Mentions</w:t>
            </w:r>
            <w:proofErr w:type="spellEnd"/>
          </w:p>
        </w:tc>
        <w:tc>
          <w:tcPr>
            <w:tcW w:w="1354" w:type="dxa"/>
            <w:noWrap/>
            <w:hideMark/>
          </w:tcPr>
          <w:p w14:paraId="7A5CA4A9" w14:textId="77777777" w:rsidR="00B34CDB" w:rsidRPr="00014FD9" w:rsidRDefault="00B34CDB"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 xml:space="preserve">Non-FCS </w:t>
            </w:r>
            <w:proofErr w:type="spellStart"/>
            <w:r w:rsidRPr="00014FD9">
              <w:rPr>
                <w:rFonts w:ascii="Aptos" w:hAnsi="Aptos" w:cs="Calibri"/>
                <w:b/>
                <w:bCs/>
                <w:sz w:val="22"/>
                <w:szCs w:val="22"/>
                <w:lang w:val="es-ES" w:eastAsia="es-ES"/>
              </w:rPr>
              <w:t>Mentions</w:t>
            </w:r>
            <w:proofErr w:type="spellEnd"/>
          </w:p>
        </w:tc>
        <w:tc>
          <w:tcPr>
            <w:tcW w:w="1209" w:type="dxa"/>
            <w:noWrap/>
            <w:hideMark/>
          </w:tcPr>
          <w:p w14:paraId="4F25D218" w14:textId="77777777" w:rsidR="00B34CDB" w:rsidRPr="00014FD9" w:rsidRDefault="00B34CDB" w:rsidP="002654BA">
            <w:pPr>
              <w:jc w:val="center"/>
              <w:rPr>
                <w:rFonts w:ascii="Aptos" w:hAnsi="Aptos" w:cs="Calibri"/>
                <w:b/>
                <w:bCs/>
                <w:sz w:val="22"/>
                <w:szCs w:val="22"/>
                <w:lang w:val="es-ES" w:eastAsia="es-ES"/>
              </w:rPr>
            </w:pPr>
            <w:r w:rsidRPr="00014FD9">
              <w:rPr>
                <w:rFonts w:ascii="Aptos" w:hAnsi="Aptos" w:cs="Calibri"/>
                <w:b/>
                <w:bCs/>
                <w:sz w:val="22"/>
                <w:szCs w:val="22"/>
                <w:lang w:val="es-ES" w:eastAsia="es-ES"/>
              </w:rPr>
              <w:t>Total</w:t>
            </w:r>
          </w:p>
        </w:tc>
      </w:tr>
      <w:tr w:rsidR="00B34CDB" w:rsidRPr="00014FD9" w14:paraId="7B852A43" w14:textId="77777777" w:rsidTr="00D06520">
        <w:trPr>
          <w:trHeight w:val="208"/>
          <w:jc w:val="center"/>
        </w:trPr>
        <w:tc>
          <w:tcPr>
            <w:tcW w:w="1247" w:type="dxa"/>
            <w:noWrap/>
            <w:vAlign w:val="bottom"/>
            <w:hideMark/>
          </w:tcPr>
          <w:p w14:paraId="1DC9A263" w14:textId="77777777" w:rsidR="00B34CDB" w:rsidRPr="00014FD9" w:rsidRDefault="00B34CDB" w:rsidP="002654BA">
            <w:pPr>
              <w:rPr>
                <w:rFonts w:ascii="Aptos" w:hAnsi="Aptos" w:cs="Calibri"/>
                <w:color w:val="000000"/>
                <w:sz w:val="22"/>
                <w:szCs w:val="22"/>
                <w:lang w:val="es-ES" w:eastAsia="es-ES"/>
              </w:rPr>
            </w:pPr>
            <w:r w:rsidRPr="00014FD9">
              <w:rPr>
                <w:rFonts w:ascii="Aptos" w:hAnsi="Aptos" w:cs="Calibri"/>
                <w:color w:val="000000"/>
                <w:sz w:val="22"/>
                <w:szCs w:val="22"/>
                <w:lang w:val="es-ES" w:eastAsia="es-ES"/>
              </w:rPr>
              <w:t>1998-2007</w:t>
            </w:r>
          </w:p>
        </w:tc>
        <w:tc>
          <w:tcPr>
            <w:tcW w:w="1354" w:type="dxa"/>
            <w:noWrap/>
            <w:vAlign w:val="bottom"/>
            <w:hideMark/>
          </w:tcPr>
          <w:p w14:paraId="5B675F8B"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0</w:t>
            </w:r>
          </w:p>
        </w:tc>
        <w:tc>
          <w:tcPr>
            <w:tcW w:w="1354" w:type="dxa"/>
            <w:noWrap/>
            <w:vAlign w:val="bottom"/>
            <w:hideMark/>
          </w:tcPr>
          <w:p w14:paraId="27C93E73"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0</w:t>
            </w:r>
          </w:p>
        </w:tc>
        <w:tc>
          <w:tcPr>
            <w:tcW w:w="1209" w:type="dxa"/>
            <w:noWrap/>
            <w:vAlign w:val="bottom"/>
            <w:hideMark/>
          </w:tcPr>
          <w:p w14:paraId="6E6D8B48"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0</w:t>
            </w:r>
          </w:p>
        </w:tc>
      </w:tr>
      <w:tr w:rsidR="00B34CDB" w:rsidRPr="00014FD9" w14:paraId="77B408F2" w14:textId="77777777" w:rsidTr="00D06520">
        <w:trPr>
          <w:trHeight w:val="208"/>
          <w:jc w:val="center"/>
        </w:trPr>
        <w:tc>
          <w:tcPr>
            <w:tcW w:w="1247" w:type="dxa"/>
            <w:noWrap/>
            <w:vAlign w:val="bottom"/>
            <w:hideMark/>
          </w:tcPr>
          <w:p w14:paraId="3EB335C4" w14:textId="77777777" w:rsidR="00B34CDB" w:rsidRPr="00014FD9" w:rsidRDefault="00B34CDB" w:rsidP="002654BA">
            <w:pPr>
              <w:rPr>
                <w:rFonts w:ascii="Aptos" w:hAnsi="Aptos" w:cs="Calibri"/>
                <w:color w:val="000000"/>
                <w:sz w:val="22"/>
                <w:szCs w:val="22"/>
                <w:lang w:val="es-ES" w:eastAsia="es-ES"/>
              </w:rPr>
            </w:pPr>
            <w:r w:rsidRPr="00014FD9">
              <w:rPr>
                <w:rFonts w:ascii="Aptos" w:hAnsi="Aptos" w:cs="Calibri"/>
                <w:color w:val="000000"/>
                <w:sz w:val="22"/>
                <w:szCs w:val="22"/>
                <w:lang w:val="es-ES" w:eastAsia="es-ES"/>
              </w:rPr>
              <w:t>2008-2017</w:t>
            </w:r>
          </w:p>
        </w:tc>
        <w:tc>
          <w:tcPr>
            <w:tcW w:w="1354" w:type="dxa"/>
            <w:noWrap/>
            <w:vAlign w:val="bottom"/>
            <w:hideMark/>
          </w:tcPr>
          <w:p w14:paraId="7C22698E"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3</w:t>
            </w:r>
          </w:p>
        </w:tc>
        <w:tc>
          <w:tcPr>
            <w:tcW w:w="1354" w:type="dxa"/>
            <w:noWrap/>
            <w:vAlign w:val="bottom"/>
            <w:hideMark/>
          </w:tcPr>
          <w:p w14:paraId="4F38661E"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14</w:t>
            </w:r>
          </w:p>
        </w:tc>
        <w:tc>
          <w:tcPr>
            <w:tcW w:w="1209" w:type="dxa"/>
            <w:noWrap/>
            <w:vAlign w:val="bottom"/>
            <w:hideMark/>
          </w:tcPr>
          <w:p w14:paraId="41B27EB7"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17</w:t>
            </w:r>
          </w:p>
        </w:tc>
      </w:tr>
      <w:tr w:rsidR="00B34CDB" w:rsidRPr="00014FD9" w14:paraId="63262254" w14:textId="77777777" w:rsidTr="00D06520">
        <w:trPr>
          <w:trHeight w:val="208"/>
          <w:jc w:val="center"/>
        </w:trPr>
        <w:tc>
          <w:tcPr>
            <w:tcW w:w="1247" w:type="dxa"/>
            <w:noWrap/>
            <w:vAlign w:val="bottom"/>
            <w:hideMark/>
          </w:tcPr>
          <w:p w14:paraId="50C81D48" w14:textId="77777777" w:rsidR="00B34CDB" w:rsidRPr="00014FD9" w:rsidRDefault="00B34CDB" w:rsidP="002654BA">
            <w:pPr>
              <w:rPr>
                <w:rFonts w:ascii="Aptos" w:hAnsi="Aptos" w:cs="Calibri"/>
                <w:color w:val="000000"/>
                <w:sz w:val="22"/>
                <w:szCs w:val="22"/>
                <w:lang w:val="es-ES" w:eastAsia="es-ES"/>
              </w:rPr>
            </w:pPr>
            <w:r w:rsidRPr="00014FD9">
              <w:rPr>
                <w:rFonts w:ascii="Aptos" w:hAnsi="Aptos" w:cs="Calibri"/>
                <w:color w:val="000000"/>
                <w:sz w:val="22"/>
                <w:szCs w:val="22"/>
                <w:lang w:val="es-ES" w:eastAsia="es-ES"/>
              </w:rPr>
              <w:t>2018-2025</w:t>
            </w:r>
          </w:p>
        </w:tc>
        <w:tc>
          <w:tcPr>
            <w:tcW w:w="1354" w:type="dxa"/>
            <w:noWrap/>
            <w:vAlign w:val="bottom"/>
            <w:hideMark/>
          </w:tcPr>
          <w:p w14:paraId="28182641"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8</w:t>
            </w:r>
          </w:p>
        </w:tc>
        <w:tc>
          <w:tcPr>
            <w:tcW w:w="1354" w:type="dxa"/>
            <w:noWrap/>
            <w:vAlign w:val="bottom"/>
            <w:hideMark/>
          </w:tcPr>
          <w:p w14:paraId="41804FF3"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21</w:t>
            </w:r>
          </w:p>
        </w:tc>
        <w:tc>
          <w:tcPr>
            <w:tcW w:w="1209" w:type="dxa"/>
            <w:noWrap/>
            <w:vAlign w:val="bottom"/>
            <w:hideMark/>
          </w:tcPr>
          <w:p w14:paraId="7287E9ED" w14:textId="77777777" w:rsidR="00B34CDB" w:rsidRPr="00014FD9" w:rsidRDefault="00B34CDB" w:rsidP="002654BA">
            <w:pPr>
              <w:jc w:val="center"/>
              <w:rPr>
                <w:rFonts w:ascii="Aptos" w:hAnsi="Aptos" w:cs="Calibri"/>
                <w:color w:val="000000"/>
                <w:sz w:val="22"/>
                <w:szCs w:val="22"/>
                <w:lang w:val="es-ES" w:eastAsia="es-ES"/>
              </w:rPr>
            </w:pPr>
            <w:r w:rsidRPr="00014FD9">
              <w:rPr>
                <w:rFonts w:ascii="Aptos" w:hAnsi="Aptos" w:cs="Calibri"/>
                <w:color w:val="000000"/>
                <w:sz w:val="22"/>
                <w:szCs w:val="22"/>
                <w:lang w:val="es-ES" w:eastAsia="es-ES"/>
              </w:rPr>
              <w:t>29</w:t>
            </w:r>
          </w:p>
        </w:tc>
      </w:tr>
    </w:tbl>
    <w:p w14:paraId="2DF5BB1E" w14:textId="77777777" w:rsidR="00B34CDB" w:rsidRPr="00014FD9" w:rsidRDefault="00B34CDB" w:rsidP="00B34CDB">
      <w:pPr>
        <w:rPr>
          <w:rFonts w:ascii="Aptos" w:hAnsi="Aptos"/>
        </w:rPr>
      </w:pPr>
    </w:p>
    <w:p w14:paraId="5DB9789D" w14:textId="5E2456F5" w:rsidR="00C15466" w:rsidRPr="00014FD9" w:rsidRDefault="00965486" w:rsidP="244FAC12">
      <w:pPr>
        <w:pStyle w:val="Title"/>
        <w:rPr>
          <w:rFonts w:ascii="Aptos" w:hAnsi="Aptos"/>
          <w:lang w:val="fr-FR"/>
        </w:rPr>
      </w:pPr>
      <w:r w:rsidRPr="00014FD9">
        <w:rPr>
          <w:rFonts w:ascii="Aptos" w:hAnsi="Aptos"/>
        </w:rPr>
        <w:t xml:space="preserve">Table F.3. </w:t>
      </w:r>
      <w:r w:rsidR="00C93EB2" w:rsidRPr="00014FD9">
        <w:rPr>
          <w:rFonts w:ascii="Aptos" w:hAnsi="Aptos"/>
        </w:rPr>
        <w:t xml:space="preserve">Diffusion of </w:t>
      </w:r>
      <w:r w:rsidR="00C15466" w:rsidRPr="00014FD9">
        <w:rPr>
          <w:rFonts w:ascii="Aptos" w:hAnsi="Aptos"/>
          <w:lang w:val="fr-FR"/>
        </w:rPr>
        <w:t xml:space="preserve">Innovation </w:t>
      </w:r>
      <w:proofErr w:type="spellStart"/>
      <w:r w:rsidR="00C15466" w:rsidRPr="00014FD9">
        <w:rPr>
          <w:rFonts w:ascii="Aptos" w:hAnsi="Aptos"/>
          <w:lang w:val="fr-FR"/>
        </w:rPr>
        <w:t>Models</w:t>
      </w:r>
      <w:proofErr w:type="spellEnd"/>
      <w:r w:rsidR="00C15466" w:rsidRPr="00014FD9">
        <w:rPr>
          <w:rFonts w:ascii="Aptos" w:hAnsi="Aptos"/>
          <w:lang w:val="fr-FR"/>
        </w:rPr>
        <w:t xml:space="preserve"> in FCS </w:t>
      </w:r>
      <w:r w:rsidR="006741D0" w:rsidRPr="00014FD9">
        <w:rPr>
          <w:rFonts w:ascii="Aptos" w:hAnsi="Aptos"/>
        </w:rPr>
        <w:t>v</w:t>
      </w:r>
      <w:r w:rsidRPr="00014FD9">
        <w:rPr>
          <w:rFonts w:ascii="Aptos" w:hAnsi="Aptos"/>
        </w:rPr>
        <w:t>s.</w:t>
      </w:r>
      <w:r w:rsidR="00C15466" w:rsidRPr="00014FD9">
        <w:rPr>
          <w:rFonts w:ascii="Aptos" w:hAnsi="Aptos"/>
          <w:lang w:val="fr-FR"/>
        </w:rPr>
        <w:t xml:space="preserve"> Non-FCS: PPP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59"/>
        <w:gridCol w:w="1556"/>
        <w:gridCol w:w="2004"/>
        <w:gridCol w:w="760"/>
      </w:tblGrid>
      <w:tr w:rsidR="57C00E66" w:rsidRPr="00014FD9" w14:paraId="2F23C412" w14:textId="77777777" w:rsidTr="006101CB">
        <w:trPr>
          <w:trHeight w:val="285"/>
          <w:jc w:val="center"/>
        </w:trPr>
        <w:tc>
          <w:tcPr>
            <w:tcW w:w="1259" w:type="dxa"/>
            <w:tcMar>
              <w:top w:w="15" w:type="dxa"/>
              <w:left w:w="15" w:type="dxa"/>
              <w:right w:w="15" w:type="dxa"/>
            </w:tcMar>
          </w:tcPr>
          <w:p w14:paraId="547F0132" w14:textId="4ECF5B15"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Decade</w:t>
            </w:r>
          </w:p>
        </w:tc>
        <w:tc>
          <w:tcPr>
            <w:tcW w:w="1556" w:type="dxa"/>
            <w:tcMar>
              <w:top w:w="15" w:type="dxa"/>
              <w:left w:w="15" w:type="dxa"/>
              <w:right w:w="15" w:type="dxa"/>
            </w:tcMar>
          </w:tcPr>
          <w:p w14:paraId="235CD354" w14:textId="07447FBD"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FCS Mentions</w:t>
            </w:r>
          </w:p>
        </w:tc>
        <w:tc>
          <w:tcPr>
            <w:tcW w:w="2004" w:type="dxa"/>
            <w:tcMar>
              <w:top w:w="15" w:type="dxa"/>
              <w:left w:w="15" w:type="dxa"/>
              <w:right w:w="15" w:type="dxa"/>
            </w:tcMar>
          </w:tcPr>
          <w:p w14:paraId="09A58CAC" w14:textId="730EA24B"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Non-FCS Mentions</w:t>
            </w:r>
          </w:p>
        </w:tc>
        <w:tc>
          <w:tcPr>
            <w:tcW w:w="760" w:type="dxa"/>
            <w:tcMar>
              <w:top w:w="15" w:type="dxa"/>
              <w:left w:w="15" w:type="dxa"/>
              <w:right w:w="15" w:type="dxa"/>
            </w:tcMar>
          </w:tcPr>
          <w:p w14:paraId="04C236CB" w14:textId="7F891082"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Total</w:t>
            </w:r>
          </w:p>
        </w:tc>
      </w:tr>
      <w:tr w:rsidR="57C00E66" w:rsidRPr="00014FD9" w14:paraId="318412AE" w14:textId="77777777" w:rsidTr="006101CB">
        <w:trPr>
          <w:trHeight w:val="285"/>
          <w:jc w:val="center"/>
        </w:trPr>
        <w:tc>
          <w:tcPr>
            <w:tcW w:w="1259" w:type="dxa"/>
            <w:tcMar>
              <w:top w:w="15" w:type="dxa"/>
              <w:left w:w="15" w:type="dxa"/>
              <w:right w:w="15" w:type="dxa"/>
            </w:tcMar>
            <w:vAlign w:val="bottom"/>
          </w:tcPr>
          <w:p w14:paraId="12B40F96" w14:textId="400FE1A9"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1998-2007</w:t>
            </w:r>
          </w:p>
        </w:tc>
        <w:tc>
          <w:tcPr>
            <w:tcW w:w="1556" w:type="dxa"/>
            <w:tcMar>
              <w:top w:w="15" w:type="dxa"/>
              <w:left w:w="15" w:type="dxa"/>
              <w:right w:w="15" w:type="dxa"/>
            </w:tcMar>
            <w:vAlign w:val="bottom"/>
          </w:tcPr>
          <w:p w14:paraId="5A661021" w14:textId="55BCD9B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13</w:t>
            </w:r>
          </w:p>
        </w:tc>
        <w:tc>
          <w:tcPr>
            <w:tcW w:w="2004" w:type="dxa"/>
            <w:tcMar>
              <w:top w:w="15" w:type="dxa"/>
              <w:left w:w="15" w:type="dxa"/>
              <w:right w:w="15" w:type="dxa"/>
            </w:tcMar>
            <w:vAlign w:val="bottom"/>
          </w:tcPr>
          <w:p w14:paraId="4E8D2A10" w14:textId="0873B2AA"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55</w:t>
            </w:r>
          </w:p>
        </w:tc>
        <w:tc>
          <w:tcPr>
            <w:tcW w:w="760" w:type="dxa"/>
            <w:tcMar>
              <w:top w:w="15" w:type="dxa"/>
              <w:left w:w="15" w:type="dxa"/>
              <w:right w:w="15" w:type="dxa"/>
            </w:tcMar>
            <w:vAlign w:val="bottom"/>
          </w:tcPr>
          <w:p w14:paraId="4B7A70C5" w14:textId="3814006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68</w:t>
            </w:r>
          </w:p>
        </w:tc>
      </w:tr>
      <w:tr w:rsidR="57C00E66" w:rsidRPr="00014FD9" w14:paraId="6F2262E8" w14:textId="77777777" w:rsidTr="006101CB">
        <w:trPr>
          <w:trHeight w:val="285"/>
          <w:jc w:val="center"/>
        </w:trPr>
        <w:tc>
          <w:tcPr>
            <w:tcW w:w="1259" w:type="dxa"/>
            <w:tcMar>
              <w:top w:w="15" w:type="dxa"/>
              <w:left w:w="15" w:type="dxa"/>
              <w:right w:w="15" w:type="dxa"/>
            </w:tcMar>
            <w:vAlign w:val="bottom"/>
          </w:tcPr>
          <w:p w14:paraId="62898DBD" w14:textId="06462675"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2008-2017</w:t>
            </w:r>
          </w:p>
        </w:tc>
        <w:tc>
          <w:tcPr>
            <w:tcW w:w="1556" w:type="dxa"/>
            <w:tcMar>
              <w:top w:w="15" w:type="dxa"/>
              <w:left w:w="15" w:type="dxa"/>
              <w:right w:w="15" w:type="dxa"/>
            </w:tcMar>
            <w:vAlign w:val="bottom"/>
          </w:tcPr>
          <w:p w14:paraId="5DCC9E7D" w14:textId="0828F347"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w:t>
            </w:r>
          </w:p>
        </w:tc>
        <w:tc>
          <w:tcPr>
            <w:tcW w:w="2004" w:type="dxa"/>
            <w:tcMar>
              <w:top w:w="15" w:type="dxa"/>
              <w:left w:w="15" w:type="dxa"/>
              <w:right w:w="15" w:type="dxa"/>
            </w:tcMar>
            <w:vAlign w:val="bottom"/>
          </w:tcPr>
          <w:p w14:paraId="0E7866FD" w14:textId="7FA18F8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91</w:t>
            </w:r>
          </w:p>
        </w:tc>
        <w:tc>
          <w:tcPr>
            <w:tcW w:w="760" w:type="dxa"/>
            <w:tcMar>
              <w:top w:w="15" w:type="dxa"/>
              <w:left w:w="15" w:type="dxa"/>
              <w:right w:w="15" w:type="dxa"/>
            </w:tcMar>
            <w:vAlign w:val="bottom"/>
          </w:tcPr>
          <w:p w14:paraId="75C0B637" w14:textId="1E264924"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111</w:t>
            </w:r>
          </w:p>
        </w:tc>
      </w:tr>
      <w:tr w:rsidR="57C00E66" w:rsidRPr="00014FD9" w14:paraId="7E0EF083" w14:textId="77777777" w:rsidTr="006101CB">
        <w:trPr>
          <w:trHeight w:val="285"/>
          <w:jc w:val="center"/>
        </w:trPr>
        <w:tc>
          <w:tcPr>
            <w:tcW w:w="1259" w:type="dxa"/>
            <w:tcMar>
              <w:top w:w="15" w:type="dxa"/>
              <w:left w:w="15" w:type="dxa"/>
              <w:right w:w="15" w:type="dxa"/>
            </w:tcMar>
            <w:vAlign w:val="bottom"/>
          </w:tcPr>
          <w:p w14:paraId="1C91DCA2" w14:textId="1E20A434"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2018-2025</w:t>
            </w:r>
          </w:p>
        </w:tc>
        <w:tc>
          <w:tcPr>
            <w:tcW w:w="1556" w:type="dxa"/>
            <w:tcMar>
              <w:top w:w="15" w:type="dxa"/>
              <w:left w:w="15" w:type="dxa"/>
              <w:right w:w="15" w:type="dxa"/>
            </w:tcMar>
            <w:vAlign w:val="bottom"/>
          </w:tcPr>
          <w:p w14:paraId="1DF3F699" w14:textId="1407CAF3"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w:t>
            </w:r>
          </w:p>
        </w:tc>
        <w:tc>
          <w:tcPr>
            <w:tcW w:w="2004" w:type="dxa"/>
            <w:tcMar>
              <w:top w:w="15" w:type="dxa"/>
              <w:left w:w="15" w:type="dxa"/>
              <w:right w:w="15" w:type="dxa"/>
            </w:tcMar>
            <w:vAlign w:val="bottom"/>
          </w:tcPr>
          <w:p w14:paraId="1FF3E3F2" w14:textId="44A971D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73</w:t>
            </w:r>
          </w:p>
        </w:tc>
        <w:tc>
          <w:tcPr>
            <w:tcW w:w="760" w:type="dxa"/>
            <w:tcMar>
              <w:top w:w="15" w:type="dxa"/>
              <w:left w:w="15" w:type="dxa"/>
              <w:right w:w="15" w:type="dxa"/>
            </w:tcMar>
            <w:vAlign w:val="bottom"/>
          </w:tcPr>
          <w:p w14:paraId="343404DF" w14:textId="325A2C3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92</w:t>
            </w:r>
          </w:p>
        </w:tc>
      </w:tr>
    </w:tbl>
    <w:p w14:paraId="1B1994A8" w14:textId="77777777" w:rsidR="00C15466" w:rsidRPr="00014FD9" w:rsidRDefault="00C15466" w:rsidP="244FAC12">
      <w:pPr>
        <w:pStyle w:val="Caption"/>
        <w:spacing w:after="0"/>
        <w:jc w:val="both"/>
        <w:rPr>
          <w:rFonts w:ascii="Aptos" w:hAnsi="Aptos"/>
          <w:i w:val="0"/>
          <w:iCs w:val="0"/>
          <w:sz w:val="22"/>
          <w:szCs w:val="22"/>
          <w:lang w:val="fr-FR"/>
        </w:rPr>
      </w:pPr>
    </w:p>
    <w:p w14:paraId="6D3DB41E" w14:textId="6D81EA21" w:rsidR="00C15466" w:rsidRPr="00014FD9" w:rsidRDefault="00965486" w:rsidP="244FAC12">
      <w:pPr>
        <w:pStyle w:val="Title"/>
        <w:rPr>
          <w:rFonts w:ascii="Aptos" w:hAnsi="Aptos"/>
          <w:lang w:val="fr-FR"/>
        </w:rPr>
      </w:pPr>
      <w:r w:rsidRPr="00014FD9">
        <w:rPr>
          <w:rFonts w:ascii="Aptos" w:hAnsi="Aptos"/>
        </w:rPr>
        <w:t xml:space="preserve">Table F.4. </w:t>
      </w:r>
      <w:r w:rsidR="00C93EB2" w:rsidRPr="00014FD9">
        <w:rPr>
          <w:rFonts w:ascii="Aptos" w:hAnsi="Aptos"/>
        </w:rPr>
        <w:t xml:space="preserve">Diffusion of </w:t>
      </w:r>
      <w:r w:rsidR="00C15466" w:rsidRPr="00014FD9">
        <w:rPr>
          <w:rFonts w:ascii="Aptos" w:hAnsi="Aptos"/>
          <w:lang w:val="fr-FR"/>
        </w:rPr>
        <w:t xml:space="preserve">Innovation </w:t>
      </w:r>
      <w:proofErr w:type="spellStart"/>
      <w:r w:rsidR="00C15466" w:rsidRPr="00014FD9">
        <w:rPr>
          <w:rFonts w:ascii="Aptos" w:hAnsi="Aptos"/>
          <w:lang w:val="fr-FR"/>
        </w:rPr>
        <w:t>Models</w:t>
      </w:r>
      <w:proofErr w:type="spellEnd"/>
      <w:r w:rsidR="00C15466" w:rsidRPr="00014FD9">
        <w:rPr>
          <w:rFonts w:ascii="Aptos" w:hAnsi="Aptos"/>
          <w:lang w:val="fr-FR"/>
        </w:rPr>
        <w:t xml:space="preserve"> in FCS vs</w:t>
      </w:r>
      <w:r w:rsidRPr="00014FD9">
        <w:rPr>
          <w:rFonts w:ascii="Aptos" w:hAnsi="Aptos"/>
          <w:lang w:val="fr-FR"/>
        </w:rPr>
        <w:t>.</w:t>
      </w:r>
      <w:r w:rsidR="00C15466" w:rsidRPr="00014FD9">
        <w:rPr>
          <w:rFonts w:ascii="Aptos" w:hAnsi="Aptos"/>
          <w:lang w:val="fr-FR"/>
        </w:rPr>
        <w:t xml:space="preserve"> Non-FCS: E-Procurement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59"/>
        <w:gridCol w:w="1556"/>
        <w:gridCol w:w="2004"/>
        <w:gridCol w:w="760"/>
      </w:tblGrid>
      <w:tr w:rsidR="57C00E66" w:rsidRPr="00014FD9" w14:paraId="4DF8169A" w14:textId="77777777" w:rsidTr="006101CB">
        <w:trPr>
          <w:trHeight w:val="285"/>
          <w:jc w:val="center"/>
        </w:trPr>
        <w:tc>
          <w:tcPr>
            <w:tcW w:w="1259" w:type="dxa"/>
            <w:tcMar>
              <w:top w:w="15" w:type="dxa"/>
              <w:left w:w="15" w:type="dxa"/>
              <w:right w:w="15" w:type="dxa"/>
            </w:tcMar>
          </w:tcPr>
          <w:p w14:paraId="2B7B0E55" w14:textId="501AEC77"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Decade</w:t>
            </w:r>
          </w:p>
        </w:tc>
        <w:tc>
          <w:tcPr>
            <w:tcW w:w="1556" w:type="dxa"/>
            <w:tcMar>
              <w:top w:w="15" w:type="dxa"/>
              <w:left w:w="15" w:type="dxa"/>
              <w:right w:w="15" w:type="dxa"/>
            </w:tcMar>
          </w:tcPr>
          <w:p w14:paraId="2F143E43" w14:textId="56B3F520"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FCS Mentions</w:t>
            </w:r>
          </w:p>
        </w:tc>
        <w:tc>
          <w:tcPr>
            <w:tcW w:w="2004" w:type="dxa"/>
            <w:tcMar>
              <w:top w:w="15" w:type="dxa"/>
              <w:left w:w="15" w:type="dxa"/>
              <w:right w:w="15" w:type="dxa"/>
            </w:tcMar>
          </w:tcPr>
          <w:p w14:paraId="42597D05" w14:textId="110068AC"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Non-FCS Mentions</w:t>
            </w:r>
          </w:p>
        </w:tc>
        <w:tc>
          <w:tcPr>
            <w:tcW w:w="760" w:type="dxa"/>
            <w:tcMar>
              <w:top w:w="15" w:type="dxa"/>
              <w:left w:w="15" w:type="dxa"/>
              <w:right w:w="15" w:type="dxa"/>
            </w:tcMar>
          </w:tcPr>
          <w:p w14:paraId="4954F1FF" w14:textId="16E4616E"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Total</w:t>
            </w:r>
          </w:p>
        </w:tc>
      </w:tr>
      <w:tr w:rsidR="57C00E66" w:rsidRPr="00014FD9" w14:paraId="57AD701F" w14:textId="77777777" w:rsidTr="006101CB">
        <w:trPr>
          <w:trHeight w:val="285"/>
          <w:jc w:val="center"/>
        </w:trPr>
        <w:tc>
          <w:tcPr>
            <w:tcW w:w="1259" w:type="dxa"/>
            <w:tcMar>
              <w:top w:w="15" w:type="dxa"/>
              <w:left w:w="15" w:type="dxa"/>
              <w:right w:w="15" w:type="dxa"/>
            </w:tcMar>
            <w:vAlign w:val="bottom"/>
          </w:tcPr>
          <w:p w14:paraId="07509565" w14:textId="5F18C149"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1998-2007</w:t>
            </w:r>
          </w:p>
        </w:tc>
        <w:tc>
          <w:tcPr>
            <w:tcW w:w="1556" w:type="dxa"/>
            <w:tcMar>
              <w:top w:w="15" w:type="dxa"/>
              <w:left w:w="15" w:type="dxa"/>
              <w:right w:w="15" w:type="dxa"/>
            </w:tcMar>
            <w:vAlign w:val="bottom"/>
          </w:tcPr>
          <w:p w14:paraId="15B1A640" w14:textId="2C523B2D"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w:t>
            </w:r>
          </w:p>
        </w:tc>
        <w:tc>
          <w:tcPr>
            <w:tcW w:w="2004" w:type="dxa"/>
            <w:tcMar>
              <w:top w:w="15" w:type="dxa"/>
              <w:left w:w="15" w:type="dxa"/>
              <w:right w:w="15" w:type="dxa"/>
            </w:tcMar>
            <w:vAlign w:val="bottom"/>
          </w:tcPr>
          <w:p w14:paraId="27D8313A" w14:textId="6E5E6382"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w:t>
            </w:r>
          </w:p>
        </w:tc>
        <w:tc>
          <w:tcPr>
            <w:tcW w:w="760" w:type="dxa"/>
            <w:tcMar>
              <w:top w:w="15" w:type="dxa"/>
              <w:left w:w="15" w:type="dxa"/>
              <w:right w:w="15" w:type="dxa"/>
            </w:tcMar>
            <w:vAlign w:val="bottom"/>
          </w:tcPr>
          <w:p w14:paraId="11CA4830" w14:textId="50590AA3"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w:t>
            </w:r>
          </w:p>
        </w:tc>
      </w:tr>
      <w:tr w:rsidR="57C00E66" w:rsidRPr="00014FD9" w14:paraId="03F66FAD" w14:textId="77777777" w:rsidTr="006101CB">
        <w:trPr>
          <w:trHeight w:val="285"/>
          <w:jc w:val="center"/>
        </w:trPr>
        <w:tc>
          <w:tcPr>
            <w:tcW w:w="1259" w:type="dxa"/>
            <w:tcMar>
              <w:top w:w="15" w:type="dxa"/>
              <w:left w:w="15" w:type="dxa"/>
              <w:right w:w="15" w:type="dxa"/>
            </w:tcMar>
            <w:vAlign w:val="bottom"/>
          </w:tcPr>
          <w:p w14:paraId="292E63B6" w14:textId="641002FD"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2008-2017</w:t>
            </w:r>
          </w:p>
        </w:tc>
        <w:tc>
          <w:tcPr>
            <w:tcW w:w="1556" w:type="dxa"/>
            <w:tcMar>
              <w:top w:w="15" w:type="dxa"/>
              <w:left w:w="15" w:type="dxa"/>
              <w:right w:w="15" w:type="dxa"/>
            </w:tcMar>
            <w:vAlign w:val="bottom"/>
          </w:tcPr>
          <w:p w14:paraId="5B9F1413" w14:textId="0BECE3FF"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14</w:t>
            </w:r>
          </w:p>
        </w:tc>
        <w:tc>
          <w:tcPr>
            <w:tcW w:w="2004" w:type="dxa"/>
            <w:tcMar>
              <w:top w:w="15" w:type="dxa"/>
              <w:left w:w="15" w:type="dxa"/>
              <w:right w:w="15" w:type="dxa"/>
            </w:tcMar>
            <w:vAlign w:val="bottom"/>
          </w:tcPr>
          <w:p w14:paraId="392291B8" w14:textId="4759FBEC"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w:t>
            </w:r>
          </w:p>
        </w:tc>
        <w:tc>
          <w:tcPr>
            <w:tcW w:w="760" w:type="dxa"/>
            <w:tcMar>
              <w:top w:w="15" w:type="dxa"/>
              <w:left w:w="15" w:type="dxa"/>
              <w:right w:w="15" w:type="dxa"/>
            </w:tcMar>
            <w:vAlign w:val="bottom"/>
          </w:tcPr>
          <w:p w14:paraId="2C597D5D" w14:textId="27B2FBA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18</w:t>
            </w:r>
          </w:p>
        </w:tc>
      </w:tr>
      <w:tr w:rsidR="57C00E66" w:rsidRPr="00014FD9" w14:paraId="2FF11CE8" w14:textId="77777777" w:rsidTr="006101CB">
        <w:trPr>
          <w:trHeight w:val="285"/>
          <w:jc w:val="center"/>
        </w:trPr>
        <w:tc>
          <w:tcPr>
            <w:tcW w:w="1259" w:type="dxa"/>
            <w:tcMar>
              <w:top w:w="15" w:type="dxa"/>
              <w:left w:w="15" w:type="dxa"/>
              <w:right w:w="15" w:type="dxa"/>
            </w:tcMar>
            <w:vAlign w:val="bottom"/>
          </w:tcPr>
          <w:p w14:paraId="06C6C3CA" w14:textId="0A173836"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2018-2025</w:t>
            </w:r>
          </w:p>
        </w:tc>
        <w:tc>
          <w:tcPr>
            <w:tcW w:w="1556" w:type="dxa"/>
            <w:tcMar>
              <w:top w:w="15" w:type="dxa"/>
              <w:left w:w="15" w:type="dxa"/>
              <w:right w:w="15" w:type="dxa"/>
            </w:tcMar>
            <w:vAlign w:val="bottom"/>
          </w:tcPr>
          <w:p w14:paraId="32F6ADB8" w14:textId="5F3E8700"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3</w:t>
            </w:r>
          </w:p>
        </w:tc>
        <w:tc>
          <w:tcPr>
            <w:tcW w:w="2004" w:type="dxa"/>
            <w:tcMar>
              <w:top w:w="15" w:type="dxa"/>
              <w:left w:w="15" w:type="dxa"/>
              <w:right w:w="15" w:type="dxa"/>
            </w:tcMar>
            <w:vAlign w:val="bottom"/>
          </w:tcPr>
          <w:p w14:paraId="506B8242" w14:textId="3169AFC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10</w:t>
            </w:r>
          </w:p>
        </w:tc>
        <w:tc>
          <w:tcPr>
            <w:tcW w:w="760" w:type="dxa"/>
            <w:tcMar>
              <w:top w:w="15" w:type="dxa"/>
              <w:left w:w="15" w:type="dxa"/>
              <w:right w:w="15" w:type="dxa"/>
            </w:tcMar>
            <w:vAlign w:val="bottom"/>
          </w:tcPr>
          <w:p w14:paraId="053F7EE4" w14:textId="293144CB"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13</w:t>
            </w:r>
          </w:p>
        </w:tc>
      </w:tr>
    </w:tbl>
    <w:p w14:paraId="53898A79" w14:textId="77777777" w:rsidR="00C15466" w:rsidRPr="00014FD9" w:rsidRDefault="00C15466" w:rsidP="244FAC12">
      <w:pPr>
        <w:pStyle w:val="Caption"/>
        <w:spacing w:after="0"/>
        <w:jc w:val="both"/>
        <w:rPr>
          <w:rFonts w:ascii="Aptos" w:hAnsi="Aptos"/>
          <w:i w:val="0"/>
          <w:iCs w:val="0"/>
          <w:sz w:val="22"/>
          <w:szCs w:val="22"/>
        </w:rPr>
      </w:pPr>
    </w:p>
    <w:p w14:paraId="2DEBBF34" w14:textId="31DA2F1E" w:rsidR="00C15466" w:rsidRPr="00014FD9" w:rsidRDefault="00965486" w:rsidP="244FAC12">
      <w:pPr>
        <w:pStyle w:val="Title"/>
        <w:rPr>
          <w:rFonts w:ascii="Aptos" w:hAnsi="Aptos"/>
          <w:lang w:val="fr-FR"/>
        </w:rPr>
      </w:pPr>
      <w:r w:rsidRPr="00014FD9">
        <w:rPr>
          <w:rFonts w:ascii="Aptos" w:hAnsi="Aptos"/>
        </w:rPr>
        <w:t xml:space="preserve">Table F.5. </w:t>
      </w:r>
      <w:r w:rsidR="00C93EB2" w:rsidRPr="00014FD9">
        <w:rPr>
          <w:rFonts w:ascii="Aptos" w:hAnsi="Aptos"/>
          <w:lang w:val="fr-FR"/>
        </w:rPr>
        <w:t xml:space="preserve">Diffusion of </w:t>
      </w:r>
      <w:r w:rsidR="00C15466" w:rsidRPr="00014FD9">
        <w:rPr>
          <w:rFonts w:ascii="Aptos" w:hAnsi="Aptos"/>
          <w:lang w:val="fr-FR"/>
        </w:rPr>
        <w:t xml:space="preserve">Innovation </w:t>
      </w:r>
      <w:proofErr w:type="spellStart"/>
      <w:r w:rsidR="00C15466" w:rsidRPr="00014FD9">
        <w:rPr>
          <w:rFonts w:ascii="Aptos" w:hAnsi="Aptos"/>
          <w:lang w:val="fr-FR"/>
        </w:rPr>
        <w:t>Models</w:t>
      </w:r>
      <w:proofErr w:type="spellEnd"/>
      <w:r w:rsidR="00C15466" w:rsidRPr="00014FD9">
        <w:rPr>
          <w:rFonts w:ascii="Aptos" w:hAnsi="Aptos"/>
          <w:lang w:val="fr-FR"/>
        </w:rPr>
        <w:t xml:space="preserve"> in FCS vs</w:t>
      </w:r>
      <w:r w:rsidR="0004098D" w:rsidRPr="00014FD9">
        <w:rPr>
          <w:rFonts w:ascii="Aptos" w:hAnsi="Aptos"/>
          <w:lang w:val="fr-FR"/>
        </w:rPr>
        <w:t>.</w:t>
      </w:r>
      <w:r w:rsidR="00C15466" w:rsidRPr="00014FD9">
        <w:rPr>
          <w:rFonts w:ascii="Aptos" w:hAnsi="Aptos"/>
          <w:lang w:val="fr-FR"/>
        </w:rPr>
        <w:t xml:space="preserve"> Non-</w:t>
      </w:r>
      <w:proofErr w:type="gramStart"/>
      <w:r w:rsidR="00C15466" w:rsidRPr="00014FD9">
        <w:rPr>
          <w:rFonts w:ascii="Aptos" w:hAnsi="Aptos"/>
          <w:lang w:val="fr-FR"/>
        </w:rPr>
        <w:t>FCS:</w:t>
      </w:r>
      <w:proofErr w:type="gramEnd"/>
      <w:r w:rsidR="00C15466" w:rsidRPr="00014FD9">
        <w:rPr>
          <w:rFonts w:ascii="Aptos" w:hAnsi="Aptos"/>
          <w:lang w:val="fr-FR"/>
        </w:rPr>
        <w:t xml:space="preserve"> CDD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259"/>
        <w:gridCol w:w="1556"/>
        <w:gridCol w:w="2004"/>
        <w:gridCol w:w="760"/>
      </w:tblGrid>
      <w:tr w:rsidR="57C00E66" w:rsidRPr="00014FD9" w14:paraId="46575128" w14:textId="77777777" w:rsidTr="006101CB">
        <w:trPr>
          <w:trHeight w:val="285"/>
          <w:jc w:val="center"/>
        </w:trPr>
        <w:tc>
          <w:tcPr>
            <w:tcW w:w="1259" w:type="dxa"/>
            <w:tcMar>
              <w:top w:w="15" w:type="dxa"/>
              <w:left w:w="15" w:type="dxa"/>
              <w:right w:w="15" w:type="dxa"/>
            </w:tcMar>
          </w:tcPr>
          <w:p w14:paraId="2C657583" w14:textId="75D91E7A"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Decade</w:t>
            </w:r>
          </w:p>
        </w:tc>
        <w:tc>
          <w:tcPr>
            <w:tcW w:w="1556" w:type="dxa"/>
            <w:tcMar>
              <w:top w:w="15" w:type="dxa"/>
              <w:left w:w="15" w:type="dxa"/>
              <w:right w:w="15" w:type="dxa"/>
            </w:tcMar>
          </w:tcPr>
          <w:p w14:paraId="613A2F76" w14:textId="0BEA5A2B"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FCS Mentions</w:t>
            </w:r>
          </w:p>
        </w:tc>
        <w:tc>
          <w:tcPr>
            <w:tcW w:w="2004" w:type="dxa"/>
            <w:tcMar>
              <w:top w:w="15" w:type="dxa"/>
              <w:left w:w="15" w:type="dxa"/>
              <w:right w:w="15" w:type="dxa"/>
            </w:tcMar>
          </w:tcPr>
          <w:p w14:paraId="15D084FC" w14:textId="23617F11"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Non-FCS Mentions</w:t>
            </w:r>
          </w:p>
        </w:tc>
        <w:tc>
          <w:tcPr>
            <w:tcW w:w="760" w:type="dxa"/>
            <w:tcMar>
              <w:top w:w="15" w:type="dxa"/>
              <w:left w:w="15" w:type="dxa"/>
              <w:right w:w="15" w:type="dxa"/>
            </w:tcMar>
          </w:tcPr>
          <w:p w14:paraId="1E731835" w14:textId="3994EA17" w:rsidR="57C00E66" w:rsidRPr="00014FD9" w:rsidRDefault="57C00E66" w:rsidP="00712226">
            <w:pPr>
              <w:jc w:val="center"/>
              <w:rPr>
                <w:rFonts w:ascii="Aptos" w:eastAsia="Calibri" w:hAnsi="Aptos" w:cs="Calibri"/>
                <w:b/>
                <w:bCs/>
                <w:sz w:val="22"/>
                <w:szCs w:val="22"/>
              </w:rPr>
            </w:pPr>
            <w:r w:rsidRPr="00014FD9">
              <w:rPr>
                <w:rFonts w:ascii="Aptos" w:eastAsia="Calibri" w:hAnsi="Aptos" w:cs="Calibri"/>
                <w:b/>
                <w:bCs/>
                <w:sz w:val="22"/>
                <w:szCs w:val="22"/>
              </w:rPr>
              <w:t>Total</w:t>
            </w:r>
          </w:p>
        </w:tc>
      </w:tr>
      <w:tr w:rsidR="57C00E66" w:rsidRPr="00014FD9" w14:paraId="44684347" w14:textId="77777777" w:rsidTr="006101CB">
        <w:trPr>
          <w:trHeight w:val="285"/>
          <w:jc w:val="center"/>
        </w:trPr>
        <w:tc>
          <w:tcPr>
            <w:tcW w:w="1259" w:type="dxa"/>
            <w:tcMar>
              <w:top w:w="15" w:type="dxa"/>
              <w:left w:w="15" w:type="dxa"/>
              <w:right w:w="15" w:type="dxa"/>
            </w:tcMar>
            <w:vAlign w:val="bottom"/>
          </w:tcPr>
          <w:p w14:paraId="21855C53" w14:textId="1CEE18BA"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1998-2007</w:t>
            </w:r>
          </w:p>
        </w:tc>
        <w:tc>
          <w:tcPr>
            <w:tcW w:w="1556" w:type="dxa"/>
            <w:tcMar>
              <w:top w:w="15" w:type="dxa"/>
              <w:left w:w="15" w:type="dxa"/>
              <w:right w:w="15" w:type="dxa"/>
            </w:tcMar>
            <w:vAlign w:val="bottom"/>
          </w:tcPr>
          <w:p w14:paraId="3688B16D" w14:textId="10679BC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w:t>
            </w:r>
          </w:p>
        </w:tc>
        <w:tc>
          <w:tcPr>
            <w:tcW w:w="2004" w:type="dxa"/>
            <w:tcMar>
              <w:top w:w="15" w:type="dxa"/>
              <w:left w:w="15" w:type="dxa"/>
              <w:right w:w="15" w:type="dxa"/>
            </w:tcMar>
            <w:vAlign w:val="bottom"/>
          </w:tcPr>
          <w:p w14:paraId="7AC01410" w14:textId="71C817B3"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25</w:t>
            </w:r>
          </w:p>
        </w:tc>
        <w:tc>
          <w:tcPr>
            <w:tcW w:w="760" w:type="dxa"/>
            <w:tcMar>
              <w:top w:w="15" w:type="dxa"/>
              <w:left w:w="15" w:type="dxa"/>
              <w:right w:w="15" w:type="dxa"/>
            </w:tcMar>
            <w:vAlign w:val="bottom"/>
          </w:tcPr>
          <w:p w14:paraId="3CD4AF71" w14:textId="6B6E0E85"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27</w:t>
            </w:r>
          </w:p>
        </w:tc>
      </w:tr>
      <w:tr w:rsidR="57C00E66" w:rsidRPr="00014FD9" w14:paraId="6C8C8B13" w14:textId="77777777" w:rsidTr="006101CB">
        <w:trPr>
          <w:trHeight w:val="285"/>
          <w:jc w:val="center"/>
        </w:trPr>
        <w:tc>
          <w:tcPr>
            <w:tcW w:w="1259" w:type="dxa"/>
            <w:tcMar>
              <w:top w:w="15" w:type="dxa"/>
              <w:left w:w="15" w:type="dxa"/>
              <w:right w:w="15" w:type="dxa"/>
            </w:tcMar>
            <w:vAlign w:val="bottom"/>
          </w:tcPr>
          <w:p w14:paraId="035541AE" w14:textId="4D4A02D6"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2008-2017</w:t>
            </w:r>
          </w:p>
        </w:tc>
        <w:tc>
          <w:tcPr>
            <w:tcW w:w="1556" w:type="dxa"/>
            <w:tcMar>
              <w:top w:w="15" w:type="dxa"/>
              <w:left w:w="15" w:type="dxa"/>
              <w:right w:w="15" w:type="dxa"/>
            </w:tcMar>
            <w:vAlign w:val="bottom"/>
          </w:tcPr>
          <w:p w14:paraId="36259818" w14:textId="1F296191"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w:t>
            </w:r>
          </w:p>
        </w:tc>
        <w:tc>
          <w:tcPr>
            <w:tcW w:w="2004" w:type="dxa"/>
            <w:tcMar>
              <w:top w:w="15" w:type="dxa"/>
              <w:left w:w="15" w:type="dxa"/>
              <w:right w:w="15" w:type="dxa"/>
            </w:tcMar>
            <w:vAlign w:val="bottom"/>
          </w:tcPr>
          <w:p w14:paraId="3D57B28D" w14:textId="37F6711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58</w:t>
            </w:r>
          </w:p>
        </w:tc>
        <w:tc>
          <w:tcPr>
            <w:tcW w:w="760" w:type="dxa"/>
            <w:tcMar>
              <w:top w:w="15" w:type="dxa"/>
              <w:left w:w="15" w:type="dxa"/>
              <w:right w:w="15" w:type="dxa"/>
            </w:tcMar>
            <w:vAlign w:val="bottom"/>
          </w:tcPr>
          <w:p w14:paraId="77DFA2CB" w14:textId="0AA4DEEA"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78</w:t>
            </w:r>
          </w:p>
        </w:tc>
      </w:tr>
      <w:tr w:rsidR="57C00E66" w:rsidRPr="00014FD9" w14:paraId="637E6A75" w14:textId="77777777" w:rsidTr="006101CB">
        <w:trPr>
          <w:trHeight w:val="285"/>
          <w:jc w:val="center"/>
        </w:trPr>
        <w:tc>
          <w:tcPr>
            <w:tcW w:w="1259" w:type="dxa"/>
            <w:tcMar>
              <w:top w:w="15" w:type="dxa"/>
              <w:left w:w="15" w:type="dxa"/>
              <w:right w:w="15" w:type="dxa"/>
            </w:tcMar>
            <w:vAlign w:val="bottom"/>
          </w:tcPr>
          <w:p w14:paraId="0454F1F4" w14:textId="2092E092" w:rsidR="57C00E66" w:rsidRPr="00014FD9" w:rsidRDefault="57C00E66">
            <w:pP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2018-2025</w:t>
            </w:r>
          </w:p>
        </w:tc>
        <w:tc>
          <w:tcPr>
            <w:tcW w:w="1556" w:type="dxa"/>
            <w:tcMar>
              <w:top w:w="15" w:type="dxa"/>
              <w:left w:w="15" w:type="dxa"/>
              <w:right w:w="15" w:type="dxa"/>
            </w:tcMar>
            <w:vAlign w:val="bottom"/>
          </w:tcPr>
          <w:p w14:paraId="4DEEFBCD" w14:textId="26668219"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17</w:t>
            </w:r>
          </w:p>
        </w:tc>
        <w:tc>
          <w:tcPr>
            <w:tcW w:w="2004" w:type="dxa"/>
            <w:tcMar>
              <w:top w:w="15" w:type="dxa"/>
              <w:left w:w="15" w:type="dxa"/>
              <w:right w:w="15" w:type="dxa"/>
            </w:tcMar>
            <w:vAlign w:val="bottom"/>
          </w:tcPr>
          <w:p w14:paraId="0734CD5D" w14:textId="122AA74E"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28</w:t>
            </w:r>
          </w:p>
        </w:tc>
        <w:tc>
          <w:tcPr>
            <w:tcW w:w="760" w:type="dxa"/>
            <w:tcMar>
              <w:top w:w="15" w:type="dxa"/>
              <w:left w:w="15" w:type="dxa"/>
              <w:right w:w="15" w:type="dxa"/>
            </w:tcMar>
            <w:vAlign w:val="bottom"/>
          </w:tcPr>
          <w:p w14:paraId="192D074F" w14:textId="503EDC1A" w:rsidR="57C00E66" w:rsidRPr="00014FD9" w:rsidRDefault="57C00E66" w:rsidP="00712226">
            <w:pPr>
              <w:jc w:val="center"/>
              <w:rPr>
                <w:rFonts w:ascii="Aptos" w:eastAsia="Calibri" w:hAnsi="Aptos" w:cs="Calibri"/>
                <w:color w:val="000000" w:themeColor="text1"/>
                <w:sz w:val="22"/>
                <w:szCs w:val="22"/>
              </w:rPr>
            </w:pPr>
            <w:r w:rsidRPr="00014FD9">
              <w:rPr>
                <w:rFonts w:ascii="Aptos" w:eastAsia="Calibri" w:hAnsi="Aptos" w:cs="Calibri"/>
                <w:color w:val="000000" w:themeColor="text1"/>
                <w:sz w:val="22"/>
                <w:szCs w:val="22"/>
              </w:rPr>
              <w:t>45</w:t>
            </w:r>
          </w:p>
        </w:tc>
      </w:tr>
    </w:tbl>
    <w:p w14:paraId="7C871689" w14:textId="6D508276" w:rsidR="00AA33F8" w:rsidRPr="00014FD9" w:rsidRDefault="00AA33F8" w:rsidP="244FAC12">
      <w:pPr>
        <w:pStyle w:val="NormalWeb"/>
        <w:spacing w:before="0" w:beforeAutospacing="0" w:after="0" w:afterAutospacing="0"/>
        <w:jc w:val="both"/>
        <w:rPr>
          <w:rFonts w:ascii="Aptos" w:hAnsi="Aptos"/>
          <w:sz w:val="18"/>
          <w:szCs w:val="18"/>
        </w:rPr>
      </w:pPr>
      <w:r w:rsidRPr="00014FD9">
        <w:rPr>
          <w:rFonts w:ascii="Aptos" w:hAnsi="Aptos"/>
          <w:i/>
          <w:iCs/>
          <w:sz w:val="18"/>
          <w:szCs w:val="18"/>
        </w:rPr>
        <w:t>Note:</w:t>
      </w:r>
      <w:r w:rsidRPr="00014FD9">
        <w:rPr>
          <w:rFonts w:ascii="Aptos" w:hAnsi="Aptos"/>
          <w:sz w:val="18"/>
          <w:szCs w:val="18"/>
        </w:rPr>
        <w:t xml:space="preserve"> The </w:t>
      </w:r>
      <w:proofErr w:type="gramStart"/>
      <w:r w:rsidRPr="00014FD9">
        <w:rPr>
          <w:rFonts w:ascii="Aptos" w:hAnsi="Aptos"/>
          <w:sz w:val="18"/>
          <w:szCs w:val="18"/>
        </w:rPr>
        <w:t>time period</w:t>
      </w:r>
      <w:proofErr w:type="gramEnd"/>
      <w:r w:rsidRPr="00014FD9">
        <w:rPr>
          <w:rFonts w:ascii="Aptos" w:hAnsi="Aptos"/>
          <w:sz w:val="18"/>
          <w:szCs w:val="18"/>
        </w:rPr>
        <w:t xml:space="preserve"> 2028–2025 is a partial cohort, with many projects still under implementation.</w:t>
      </w:r>
    </w:p>
    <w:p w14:paraId="50839755" w14:textId="77777777" w:rsidR="00C93EB2" w:rsidRPr="00014FD9" w:rsidRDefault="00C93EB2" w:rsidP="244FAC12">
      <w:pPr>
        <w:rPr>
          <w:rFonts w:ascii="Aptos" w:hAnsi="Aptos"/>
          <w:sz w:val="22"/>
          <w:szCs w:val="22"/>
        </w:rPr>
      </w:pPr>
    </w:p>
    <w:p w14:paraId="444D4931" w14:textId="6DA4C09E" w:rsidR="00F54858" w:rsidRPr="00014FD9" w:rsidRDefault="002E5671" w:rsidP="244FAC12">
      <w:pPr>
        <w:jc w:val="both"/>
        <w:rPr>
          <w:rFonts w:ascii="Aptos" w:hAnsi="Aptos"/>
          <w:color w:val="000000" w:themeColor="text1"/>
          <w:sz w:val="22"/>
          <w:szCs w:val="22"/>
        </w:rPr>
      </w:pPr>
      <w:r w:rsidRPr="00014FD9">
        <w:rPr>
          <w:rFonts w:ascii="Aptos" w:hAnsi="Aptos"/>
          <w:b/>
          <w:bCs/>
          <w:sz w:val="22"/>
          <w:szCs w:val="22"/>
        </w:rPr>
        <w:t>Diffusing innovation into fragile states is harder, slower, and riskier. Yet</w:t>
      </w:r>
      <w:r w:rsidR="00C93EB2" w:rsidRPr="00014FD9">
        <w:rPr>
          <w:rFonts w:ascii="Aptos" w:hAnsi="Aptos"/>
          <w:b/>
          <w:bCs/>
          <w:sz w:val="22"/>
          <w:szCs w:val="22"/>
        </w:rPr>
        <w:t>,</w:t>
      </w:r>
      <w:r w:rsidRPr="00014FD9">
        <w:rPr>
          <w:rFonts w:ascii="Aptos" w:hAnsi="Aptos"/>
          <w:b/>
          <w:bCs/>
          <w:sz w:val="22"/>
          <w:szCs w:val="22"/>
        </w:rPr>
        <w:t xml:space="preserve"> it has been made possible when three enabling conditions converge:</w:t>
      </w:r>
      <w:r w:rsidRPr="00014FD9">
        <w:rPr>
          <w:rFonts w:ascii="Aptos" w:hAnsi="Aptos"/>
          <w:sz w:val="22"/>
          <w:szCs w:val="22"/>
        </w:rPr>
        <w:t xml:space="preserve"> (</w:t>
      </w:r>
      <w:proofErr w:type="spellStart"/>
      <w:r w:rsidRPr="00014FD9">
        <w:rPr>
          <w:rFonts w:ascii="Aptos" w:hAnsi="Aptos"/>
          <w:sz w:val="22"/>
          <w:szCs w:val="22"/>
        </w:rPr>
        <w:t>i</w:t>
      </w:r>
      <w:proofErr w:type="spellEnd"/>
      <w:r w:rsidRPr="00014FD9">
        <w:rPr>
          <w:rFonts w:ascii="Aptos" w:hAnsi="Aptos"/>
          <w:sz w:val="22"/>
          <w:szCs w:val="22"/>
        </w:rPr>
        <w:t>) corporate reforms that lower the transaction costs of adopting innovation (e.g., new procurement and safeguards frameworks</w:t>
      </w:r>
      <w:r w:rsidR="00FF3820" w:rsidRPr="00014FD9">
        <w:rPr>
          <w:rFonts w:ascii="Aptos" w:hAnsi="Aptos"/>
          <w:sz w:val="22"/>
          <w:szCs w:val="22"/>
        </w:rPr>
        <w:t xml:space="preserve"> and</w:t>
      </w:r>
      <w:r w:rsidRPr="00014FD9">
        <w:rPr>
          <w:rFonts w:ascii="Aptos" w:hAnsi="Aptos"/>
          <w:sz w:val="22"/>
          <w:szCs w:val="22"/>
        </w:rPr>
        <w:t xml:space="preserve"> </w:t>
      </w:r>
      <w:r w:rsidR="00FF3820" w:rsidRPr="00014FD9">
        <w:rPr>
          <w:rFonts w:ascii="Aptos" w:hAnsi="Aptos"/>
          <w:sz w:val="22"/>
          <w:szCs w:val="22"/>
        </w:rPr>
        <w:t xml:space="preserve">the use of </w:t>
      </w:r>
      <w:r w:rsidRPr="00014FD9">
        <w:rPr>
          <w:rFonts w:ascii="Aptos" w:hAnsi="Aptos"/>
          <w:sz w:val="22"/>
          <w:szCs w:val="22"/>
        </w:rPr>
        <w:t xml:space="preserve">programmatic instruments); (ii) risk-sharing mechanisms that de-risk participation for governments and private actors (e.g., guarantees, blended finance, </w:t>
      </w:r>
      <w:r w:rsidR="00FF3820" w:rsidRPr="00014FD9">
        <w:rPr>
          <w:rFonts w:ascii="Aptos" w:hAnsi="Aptos"/>
          <w:sz w:val="22"/>
          <w:szCs w:val="22"/>
        </w:rPr>
        <w:t xml:space="preserve">and </w:t>
      </w:r>
      <w:r w:rsidRPr="00014FD9">
        <w:rPr>
          <w:rFonts w:ascii="Aptos" w:hAnsi="Aptos"/>
          <w:sz w:val="22"/>
          <w:szCs w:val="22"/>
        </w:rPr>
        <w:t>third-party verification); and (iii) community-based or decentralized models that bypass weak central institutions (e.g., CDD</w:t>
      </w:r>
      <w:r w:rsidR="00FF3820" w:rsidRPr="00014FD9">
        <w:rPr>
          <w:rFonts w:ascii="Aptos" w:hAnsi="Aptos"/>
          <w:sz w:val="22"/>
          <w:szCs w:val="22"/>
        </w:rPr>
        <w:t xml:space="preserve"> programs and</w:t>
      </w:r>
      <w:r w:rsidRPr="00014FD9">
        <w:rPr>
          <w:rFonts w:ascii="Aptos" w:hAnsi="Aptos"/>
          <w:sz w:val="22"/>
          <w:szCs w:val="22"/>
        </w:rPr>
        <w:t xml:space="preserve"> social funds). </w:t>
      </w:r>
      <w:r w:rsidR="00B86407" w:rsidRPr="00014FD9">
        <w:rPr>
          <w:rFonts w:ascii="Aptos" w:hAnsi="Aptos"/>
          <w:sz w:val="22"/>
          <w:szCs w:val="22"/>
        </w:rPr>
        <w:t xml:space="preserve"> </w:t>
      </w:r>
      <w:r w:rsidRPr="00014FD9">
        <w:rPr>
          <w:rFonts w:ascii="Aptos" w:hAnsi="Aptos"/>
          <w:sz w:val="22"/>
          <w:szCs w:val="22"/>
        </w:rPr>
        <w:t xml:space="preserve">Over time, these conditions </w:t>
      </w:r>
      <w:r w:rsidR="00C93EB2" w:rsidRPr="00014FD9">
        <w:rPr>
          <w:rFonts w:ascii="Aptos" w:hAnsi="Aptos"/>
          <w:sz w:val="22"/>
          <w:szCs w:val="22"/>
        </w:rPr>
        <w:t xml:space="preserve">have </w:t>
      </w:r>
      <w:r w:rsidRPr="00014FD9">
        <w:rPr>
          <w:rFonts w:ascii="Aptos" w:hAnsi="Aptos"/>
          <w:sz w:val="22"/>
          <w:szCs w:val="22"/>
        </w:rPr>
        <w:t xml:space="preserve">transformed fragile contexts </w:t>
      </w:r>
      <w:r w:rsidRPr="00014FD9">
        <w:rPr>
          <w:rFonts w:ascii="Aptos" w:hAnsi="Aptos"/>
          <w:sz w:val="22"/>
          <w:szCs w:val="22"/>
        </w:rPr>
        <w:lastRenderedPageBreak/>
        <w:t>from laggards</w:t>
      </w:r>
      <w:r w:rsidR="00FF3820" w:rsidRPr="00014FD9">
        <w:rPr>
          <w:rFonts w:ascii="Aptos" w:hAnsi="Aptos"/>
          <w:sz w:val="22"/>
          <w:szCs w:val="22"/>
        </w:rPr>
        <w:t xml:space="preserve"> in</w:t>
      </w:r>
      <w:r w:rsidRPr="00014FD9">
        <w:rPr>
          <w:rFonts w:ascii="Aptos" w:hAnsi="Aptos"/>
          <w:sz w:val="22"/>
          <w:szCs w:val="22"/>
        </w:rPr>
        <w:t xml:space="preserve">to </w:t>
      </w:r>
      <w:r w:rsidR="00C93EB2" w:rsidRPr="00014FD9">
        <w:rPr>
          <w:rFonts w:ascii="Aptos" w:hAnsi="Aptos"/>
          <w:sz w:val="22"/>
          <w:szCs w:val="22"/>
        </w:rPr>
        <w:t xml:space="preserve">active </w:t>
      </w:r>
      <w:r w:rsidRPr="00014FD9">
        <w:rPr>
          <w:rFonts w:ascii="Aptos" w:hAnsi="Aptos"/>
          <w:sz w:val="22"/>
          <w:szCs w:val="22"/>
        </w:rPr>
        <w:t xml:space="preserve">participants in global innovation trends. The </w:t>
      </w:r>
      <w:r w:rsidR="00FF3820" w:rsidRPr="00014FD9">
        <w:rPr>
          <w:rFonts w:ascii="Aptos" w:hAnsi="Aptos"/>
          <w:sz w:val="22"/>
          <w:szCs w:val="22"/>
        </w:rPr>
        <w:t xml:space="preserve">evidence </w:t>
      </w:r>
      <w:r w:rsidR="00C93EB2" w:rsidRPr="00014FD9">
        <w:rPr>
          <w:rFonts w:ascii="Aptos" w:hAnsi="Aptos"/>
          <w:sz w:val="22"/>
          <w:szCs w:val="22"/>
        </w:rPr>
        <w:t>reveal</w:t>
      </w:r>
      <w:r w:rsidR="00FF3820" w:rsidRPr="00014FD9">
        <w:rPr>
          <w:rFonts w:ascii="Aptos" w:hAnsi="Aptos"/>
          <w:sz w:val="22"/>
          <w:szCs w:val="22"/>
        </w:rPr>
        <w:t>s</w:t>
      </w:r>
      <w:r w:rsidR="00C93EB2" w:rsidRPr="00014FD9">
        <w:rPr>
          <w:rFonts w:ascii="Aptos" w:hAnsi="Aptos"/>
          <w:sz w:val="22"/>
          <w:szCs w:val="22"/>
        </w:rPr>
        <w:t xml:space="preserve"> not</w:t>
      </w:r>
      <w:r w:rsidRPr="00014FD9">
        <w:rPr>
          <w:rFonts w:ascii="Aptos" w:hAnsi="Aptos"/>
          <w:sz w:val="22"/>
          <w:szCs w:val="22"/>
        </w:rPr>
        <w:t xml:space="preserve"> </w:t>
      </w:r>
      <w:r w:rsidR="00FF3820" w:rsidRPr="00014FD9">
        <w:rPr>
          <w:rFonts w:ascii="Aptos" w:hAnsi="Aptos"/>
          <w:sz w:val="22"/>
          <w:szCs w:val="22"/>
        </w:rPr>
        <w:t xml:space="preserve">a narrative of </w:t>
      </w:r>
      <w:r w:rsidRPr="00014FD9">
        <w:rPr>
          <w:rFonts w:ascii="Aptos" w:hAnsi="Aptos"/>
          <w:sz w:val="22"/>
          <w:szCs w:val="22"/>
        </w:rPr>
        <w:t>parity but</w:t>
      </w:r>
      <w:r w:rsidR="00FF3820" w:rsidRPr="00014FD9">
        <w:rPr>
          <w:rFonts w:ascii="Aptos" w:hAnsi="Aptos"/>
          <w:sz w:val="22"/>
          <w:szCs w:val="22"/>
        </w:rPr>
        <w:t xml:space="preserve"> of</w:t>
      </w:r>
      <w:r w:rsidRPr="00014FD9">
        <w:rPr>
          <w:rFonts w:ascii="Aptos" w:hAnsi="Aptos"/>
          <w:sz w:val="22"/>
          <w:szCs w:val="22"/>
        </w:rPr>
        <w:t xml:space="preserve"> gradual convergence</w:t>
      </w:r>
      <w:r w:rsidR="00C93EB2" w:rsidRPr="00014FD9">
        <w:rPr>
          <w:rFonts w:ascii="Aptos" w:hAnsi="Aptos"/>
          <w:sz w:val="22"/>
          <w:szCs w:val="22"/>
        </w:rPr>
        <w:t>—</w:t>
      </w:r>
      <w:r w:rsidRPr="00014FD9">
        <w:rPr>
          <w:rFonts w:ascii="Aptos" w:hAnsi="Aptos"/>
          <w:sz w:val="22"/>
          <w:szCs w:val="22"/>
        </w:rPr>
        <w:t xml:space="preserve">fragile states </w:t>
      </w:r>
      <w:r w:rsidR="00FF3820" w:rsidRPr="00014FD9">
        <w:rPr>
          <w:rFonts w:ascii="Aptos" w:hAnsi="Aptos"/>
          <w:sz w:val="22"/>
          <w:szCs w:val="22"/>
        </w:rPr>
        <w:t xml:space="preserve">progressively </w:t>
      </w:r>
      <w:r w:rsidRPr="00014FD9">
        <w:rPr>
          <w:rFonts w:ascii="Aptos" w:hAnsi="Aptos"/>
          <w:sz w:val="22"/>
          <w:szCs w:val="22"/>
        </w:rPr>
        <w:t xml:space="preserve">adopting, adapting, and scaling innovations once </w:t>
      </w:r>
      <w:r w:rsidR="00FF3820" w:rsidRPr="00014FD9">
        <w:rPr>
          <w:rFonts w:ascii="Aptos" w:hAnsi="Aptos"/>
          <w:sz w:val="22"/>
          <w:szCs w:val="22"/>
        </w:rPr>
        <w:t>considered</w:t>
      </w:r>
      <w:r w:rsidRPr="00014FD9">
        <w:rPr>
          <w:rFonts w:ascii="Aptos" w:hAnsi="Aptos"/>
          <w:sz w:val="22"/>
          <w:szCs w:val="22"/>
        </w:rPr>
        <w:t xml:space="preserve"> unattainable in their environments.</w:t>
      </w:r>
    </w:p>
    <w:sectPr w:rsidR="00F54858" w:rsidRPr="00014FD9">
      <w:headerReference w:type="default" r:id="rId19"/>
      <w:footerReference w:type="even" r:id="rId20"/>
      <w:footerReference w:type="defaul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75D4D" w14:textId="77777777" w:rsidR="00313F44" w:rsidRDefault="00313F44" w:rsidP="00B076ED">
      <w:r>
        <w:separator/>
      </w:r>
    </w:p>
  </w:endnote>
  <w:endnote w:type="continuationSeparator" w:id="0">
    <w:p w14:paraId="58681D9D" w14:textId="77777777" w:rsidR="00313F44" w:rsidRDefault="00313F44" w:rsidP="00B076ED">
      <w:r>
        <w:continuationSeparator/>
      </w:r>
    </w:p>
  </w:endnote>
  <w:endnote w:type="continuationNotice" w:id="1">
    <w:p w14:paraId="4A7C0923" w14:textId="77777777" w:rsidR="00313F44" w:rsidRDefault="00313F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6B792" w14:textId="0D50A051" w:rsidR="00755A2A" w:rsidRDefault="00882778">
    <w:pPr>
      <w:pStyle w:val="Footer"/>
      <w:framePr w:wrap="none" w:vAnchor="text" w:hAnchor="margin" w:xAlign="center" w:y="1"/>
      <w:rPr>
        <w:rStyle w:val="PageNumber"/>
      </w:rPr>
    </w:pPr>
    <w:r>
      <w:rPr>
        <w:noProof/>
        <w14:ligatures w14:val="standardContextual"/>
      </w:rPr>
      <mc:AlternateContent>
        <mc:Choice Requires="wps">
          <w:drawing>
            <wp:anchor distT="0" distB="0" distL="0" distR="0" simplePos="0" relativeHeight="251660290" behindDoc="0" locked="0" layoutInCell="1" allowOverlap="1" wp14:anchorId="20AB46BB" wp14:editId="70349684">
              <wp:simplePos x="635" y="635"/>
              <wp:positionH relativeFrom="page">
                <wp:align>right</wp:align>
              </wp:positionH>
              <wp:positionV relativeFrom="page">
                <wp:align>bottom</wp:align>
              </wp:positionV>
              <wp:extent cx="1158875" cy="342900"/>
              <wp:effectExtent l="0" t="0" r="0" b="0"/>
              <wp:wrapNone/>
              <wp:docPr id="554369305"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42900"/>
                      </a:xfrm>
                      <a:prstGeom prst="rect">
                        <a:avLst/>
                      </a:prstGeom>
                      <a:noFill/>
                      <a:ln>
                        <a:noFill/>
                      </a:ln>
                    </wps:spPr>
                    <wps:txbx>
                      <w:txbxContent>
                        <w:p w14:paraId="6918BE9E" w14:textId="75559B52" w:rsidR="00882778" w:rsidRPr="009B1980" w:rsidRDefault="00882778">
                          <w:pPr>
                            <w:rPr>
                              <w:rFonts w:ascii="Aptos" w:eastAsia="Aptos" w:hAnsi="Aptos" w:cs="Aptos"/>
                              <w:noProof/>
                              <w:color w:val="000000"/>
                              <w:sz w:val="20"/>
                              <w:szCs w:val="20"/>
                            </w:rPr>
                          </w:pPr>
                          <w:r w:rsidRPr="009B1980">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AB46BB" id="_x0000_t202" coordsize="21600,21600" o:spt="202" path="m,l,21600r21600,l21600,xe">
              <v:stroke joinstyle="miter"/>
              <v:path gradientshapeok="t" o:connecttype="rect"/>
            </v:shapetype>
            <v:shape id="Text Box 2" o:spid="_x0000_s1026" type="#_x0000_t202" alt="Official Use Only" style="position:absolute;margin-left:40.05pt;margin-top:0;width:91.25pt;height:27pt;z-index:25166029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LwKEQIAABsEAAAOAAAAZHJzL2Uyb0RvYy54bWysU02P2jAQvVfqf7B8Lwl0admIsKK7oqqE&#13;&#10;dldiqz0bxyaRYo81NiT013dsArTbnqpenPHMZD7ee57f9aZlB4W+AVvy8SjnTFkJVWN3Jf/+svow&#13;&#10;48wHYSvRglUlPyrP7xbv3807V6gJ1NBWChkVsb7oXMnrEFyRZV7Wygg/AqcsBTWgEYGuuMsqFB1V&#13;&#10;N202yfNPWQdYOQSpvCfvwynIF6m+1kqGJ629CqwtOc0W0onp3MYzW8xFsUPh6kYOY4h/mMKIxlLT&#13;&#10;S6kHEQTbY/NHKdNIBA86jCSYDLRupEo70Dbj/M02m1o4lXYhcLy7wOT/X1n5eNi4Z2Sh/wI9ERgB&#13;&#10;6ZwvPDnjPr1GE780KaM4QXi8wKb6wGT8aTydzT5POZMU+3gzuc0Trtn1b4c+fFVgWDRKjkRLQksc&#13;&#10;1j5QR0o9p8RmFlZN2yZqWvubgxKjJ7uOGK3Qb/th7i1UR1oH4cS0d3LVUM+18OFZIFFLG5BcwxMd&#13;&#10;uoWu5DBYnNWAP/7mj/mEOEU560gqJbekZc7ab5aYiKo6G5iMyfQmJwjYNt3Gt/k03uze3AOpcEwP&#13;&#10;wslkkhdDezY1gnklNS9jNwoJK6lnybdn8z6chEuvQarlMiWRipwIa7txMpaOYEUkX/pXgW6AOxBR&#13;&#10;j3AWkyjeoH7KjX96t9wHwj5REoE9oTngTQpMTA2vJUr813vKur7pxU8AAAD//wMAUEsDBBQABgAI&#13;&#10;AAAAIQCesVcB3wAAAAkBAAAPAAAAZHJzL2Rvd25yZXYueG1sTI9Ra8IwFIXfhf2HcAd7EU0nWqQ2&#13;&#10;lc2xh8EQdKKvaXPXFpObksRa//3iXraXA5fDOfd8+XowmvXofGtJwPM0AYZUWdVSLeDw9T5ZAvNB&#13;&#10;kpLaEgq4oYd18TDKZabslXbY70PNYgn5TApoQugyzn3VoJF+ajuk6H1bZ2SIp6u5cvIay43msyRJ&#13;&#10;uZEtxQ+N7HDTYHXeX4yA17E/lp9nd/vYzm166jep7rapEE+Pw9sqyssKWMAh/CXgzhD3QxGHlfZC&#13;&#10;yjMtINKEX717y9kCWClgMU+AFzn/T1D8AAAA//8DAFBLAQItABQABgAIAAAAIQC2gziS/gAAAOEB&#13;&#10;AAATAAAAAAAAAAAAAAAAAAAAAABbQ29udGVudF9UeXBlc10ueG1sUEsBAi0AFAAGAAgAAAAhADj9&#13;&#10;If/WAAAAlAEAAAsAAAAAAAAAAAAAAAAALwEAAF9yZWxzLy5yZWxzUEsBAi0AFAAGAAgAAAAhALG8&#13;&#10;vAoRAgAAGwQAAA4AAAAAAAAAAAAAAAAALgIAAGRycy9lMm9Eb2MueG1sUEsBAi0AFAAGAAgAAAAh&#13;&#10;AJ6xVwHfAAAACQEAAA8AAAAAAAAAAAAAAAAAawQAAGRycy9kb3ducmV2LnhtbFBLBQYAAAAABAAE&#13;&#10;APMAAAB3BQAAAAA=&#13;&#10;" filled="f" stroked="f">
              <v:textbox style="mso-fit-shape-to-text:t" inset="0,0,20pt,15pt">
                <w:txbxContent>
                  <w:p w14:paraId="6918BE9E" w14:textId="75559B52" w:rsidR="00882778" w:rsidRPr="009B1980" w:rsidRDefault="00882778">
                    <w:pPr>
                      <w:rPr>
                        <w:rFonts w:ascii="Aptos" w:eastAsia="Aptos" w:hAnsi="Aptos" w:cs="Aptos"/>
                        <w:noProof/>
                        <w:color w:val="000000"/>
                        <w:sz w:val="20"/>
                        <w:szCs w:val="20"/>
                      </w:rPr>
                    </w:pPr>
                    <w:r w:rsidRPr="009B1980">
                      <w:rPr>
                        <w:rFonts w:ascii="Aptos" w:eastAsia="Aptos" w:hAnsi="Aptos" w:cs="Aptos"/>
                        <w:noProof/>
                        <w:color w:val="000000"/>
                        <w:sz w:val="20"/>
                        <w:szCs w:val="20"/>
                      </w:rPr>
                      <w:t>Official Use Only</w:t>
                    </w:r>
                  </w:p>
                </w:txbxContent>
              </v:textbox>
              <w10:wrap anchorx="page" anchory="page"/>
            </v:shape>
          </w:pict>
        </mc:Fallback>
      </mc:AlternateContent>
    </w:r>
  </w:p>
  <w:sdt>
    <w:sdtPr>
      <w:rPr>
        <w:rStyle w:val="PageNumber"/>
        <w:rFonts w:asciiTheme="minorHAnsi" w:eastAsiaTheme="minorEastAsia" w:hAnsiTheme="minorHAnsi" w:cstheme="minorBidi"/>
        <w:sz w:val="20"/>
        <w:szCs w:val="20"/>
      </w:rPr>
      <w:id w:val="1565057084"/>
      <w:docPartObj>
        <w:docPartGallery w:val="Page Numbers (Bottom of Page)"/>
        <w:docPartUnique/>
      </w:docPartObj>
    </w:sdtPr>
    <w:sdtContent>
      <w:p w14:paraId="1C36B14E" w14:textId="33D4CF51" w:rsidR="00755A2A" w:rsidRDefault="00755A2A">
        <w:pPr>
          <w:pStyle w:val="Footer"/>
          <w:framePr w:wrap="none" w:vAnchor="text" w:hAnchor="margin" w:xAlign="center" w:y="1"/>
          <w:rPr>
            <w:rStyle w:val="PageNumber"/>
          </w:rPr>
        </w:pPr>
        <w:r w:rsidRPr="725933EF">
          <w:rPr>
            <w:rStyle w:val="PageNumber"/>
            <w:rFonts w:asciiTheme="minorHAnsi" w:eastAsiaTheme="minorEastAsia" w:hAnsiTheme="minorHAnsi" w:cstheme="minorBidi"/>
            <w:sz w:val="20"/>
            <w:szCs w:val="20"/>
          </w:rPr>
          <w:fldChar w:fldCharType="begin"/>
        </w:r>
        <w:r w:rsidRPr="725933EF">
          <w:rPr>
            <w:rStyle w:val="PageNumber"/>
            <w:rFonts w:asciiTheme="minorHAnsi" w:eastAsiaTheme="minorEastAsia" w:hAnsiTheme="minorHAnsi" w:cstheme="minorBidi"/>
            <w:sz w:val="20"/>
            <w:szCs w:val="20"/>
          </w:rPr>
          <w:instrText xml:space="preserve"> PAGE </w:instrText>
        </w:r>
        <w:r w:rsidRPr="725933EF">
          <w:rPr>
            <w:rStyle w:val="PageNumber"/>
            <w:rFonts w:asciiTheme="minorHAnsi" w:eastAsiaTheme="minorEastAsia" w:hAnsiTheme="minorHAnsi" w:cstheme="minorBidi"/>
            <w:sz w:val="20"/>
            <w:szCs w:val="20"/>
          </w:rPr>
          <w:fldChar w:fldCharType="end"/>
        </w:r>
      </w:p>
    </w:sdtContent>
  </w:sdt>
  <w:p w14:paraId="5E6A499B" w14:textId="77777777" w:rsidR="00755A2A" w:rsidRDefault="00755A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53F57" w14:textId="3AAA1627" w:rsidR="00755A2A" w:rsidRDefault="00882778">
    <w:pPr>
      <w:pStyle w:val="Footer"/>
      <w:framePr w:wrap="none" w:vAnchor="text" w:hAnchor="margin" w:xAlign="center" w:y="1"/>
      <w:rPr>
        <w:rStyle w:val="PageNumber"/>
        <w:rFonts w:asciiTheme="minorHAnsi" w:eastAsiaTheme="minorEastAsia" w:hAnsiTheme="minorHAnsi" w:cstheme="minorBidi"/>
        <w:sz w:val="20"/>
        <w:szCs w:val="20"/>
      </w:rPr>
    </w:pPr>
    <w:r>
      <w:rPr>
        <w:noProof/>
        <w14:ligatures w14:val="standardContextual"/>
      </w:rPr>
      <mc:AlternateContent>
        <mc:Choice Requires="wps">
          <w:drawing>
            <wp:anchor distT="0" distB="0" distL="0" distR="0" simplePos="0" relativeHeight="251661314" behindDoc="0" locked="0" layoutInCell="1" allowOverlap="1" wp14:anchorId="0FCE0586" wp14:editId="3FBDC6FD">
              <wp:simplePos x="635" y="635"/>
              <wp:positionH relativeFrom="page">
                <wp:align>right</wp:align>
              </wp:positionH>
              <wp:positionV relativeFrom="page">
                <wp:align>bottom</wp:align>
              </wp:positionV>
              <wp:extent cx="1158875" cy="342900"/>
              <wp:effectExtent l="0" t="0" r="0" b="0"/>
              <wp:wrapNone/>
              <wp:docPr id="1515544184"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42900"/>
                      </a:xfrm>
                      <a:prstGeom prst="rect">
                        <a:avLst/>
                      </a:prstGeom>
                      <a:noFill/>
                      <a:ln>
                        <a:noFill/>
                      </a:ln>
                    </wps:spPr>
                    <wps:txbx>
                      <w:txbxContent>
                        <w:p w14:paraId="7AFAF122" w14:textId="08019500" w:rsidR="00882778" w:rsidRPr="009B1980" w:rsidRDefault="00882778">
                          <w:pPr>
                            <w:rPr>
                              <w:rFonts w:ascii="Aptos" w:eastAsia="Aptos" w:hAnsi="Aptos" w:cs="Aptos"/>
                              <w:noProof/>
                              <w:color w:val="000000"/>
                              <w:sz w:val="20"/>
                              <w:szCs w:val="20"/>
                            </w:rPr>
                          </w:pPr>
                          <w:r w:rsidRPr="009B1980">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FCE0586" id="_x0000_t202" coordsize="21600,21600" o:spt="202" path="m,l,21600r21600,l21600,xe">
              <v:stroke joinstyle="miter"/>
              <v:path gradientshapeok="t" o:connecttype="rect"/>
            </v:shapetype>
            <v:shape id="Text Box 3" o:spid="_x0000_s1027" type="#_x0000_t202" alt="Official Use Only" style="position:absolute;margin-left:40.05pt;margin-top:0;width:91.25pt;height:27pt;z-index:25166131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mGISEwIAACIEAAAOAAAAZHJzL2Uyb0RvYy54bWysU01v2zAMvQ/YfxB0X+xkzZYacYqsRYYB&#13;&#10;QVsgHXpWZCk2YIkCpcTOfv0o5avtdip6kSmS5sd7T9Ob3rRsp9A3YEs+HOScKSuhauym5L+fFl8m&#13;&#10;nPkgbCVasKrke+X5zezzp2nnCjWCGtpKIaMi1hedK3kdgiuyzMtaGeEH4JSloAY0ItAVN1mFoqPq&#13;&#10;ps1Gef4t6wArhyCV9+S9OwT5LNXXWsnwoLVXgbUlp9lCOjGd63hms6koNihc3cjjGOIdUxjRWGp6&#13;&#10;LnUngmBbbP4pZRqJ4EGHgQSTgdaNVGkH2maYv9lmVQun0i4EjndnmPzHlZX3u5V7RBb6H9ATgRGQ&#13;&#10;zvnCkzPu02s08UuTMooThPszbKoPTMafhuPJ5PuYM0mxr1ej6zzhml3+dujDTwWGRaPkSLQktMRu&#13;&#10;6QN1pNRTSmxmYdG0baKmta8clBg92WXEaIV+3bOmejH+Gqo9bYVwINw7uWio9VL48CiQGKZFSLXh&#13;&#10;gQ7dQldyOFqc1YB//ueP+QQ8RTnrSDEltyRpztpflgiJ4joZmIzR+ConJNg63YbX+Tje7NbcAolx&#13;&#10;SO/CyWSSF0N7MjWCeSZRz2M3CgkrqWfJ1yfzNhz0S49Cqvk8JZGYnAhLu3Iylo6YRUCf+meB7oh6&#13;&#10;IL7u4aQpUbwB/5Ab//Ruvg1EQWIm4ntA8wg7CTERdnw0Uekv7ynr8rRnfwEAAP//AwBQSwMEFAAG&#13;&#10;AAgAAAAhAJ6xVwHfAAAACQEAAA8AAABkcnMvZG93bnJldi54bWxMj1FrwjAUhd+F/YdwB3sRTSda&#13;&#10;pDaVzbGHwRB0oq9pc9cWk5uSxFr//eJetpcDl8M593z5ejCa9eh8a0nA8zQBhlRZ1VIt4PD1PlkC&#13;&#10;80GSktoSCrihh3XxMMplpuyVdtjvQ81iCflMCmhC6DLOfdWgkX5qO6TofVtnZIinq7ly8hrLjeaz&#13;&#10;JEm5kS3FD43scNNgdd5fjIDXsT+Wn2d3+9jObXrqN6nutqkQT4/D2yrKywpYwCH8JeDOEPdDEYeV&#13;&#10;9kLKMy0g0oRfvXvL2QJYKWAxT4AXOf9PUPwAAAD//wMAUEsBAi0AFAAGAAgAAAAhALaDOJL+AAAA&#13;&#10;4QEAABMAAAAAAAAAAAAAAAAAAAAAAFtDb250ZW50X1R5cGVzXS54bWxQSwECLQAUAAYACAAAACEA&#13;&#10;OP0h/9YAAACUAQAACwAAAAAAAAAAAAAAAAAvAQAAX3JlbHMvLnJlbHNQSwECLQAUAAYACAAAACEA&#13;&#10;3JhiEhMCAAAiBAAADgAAAAAAAAAAAAAAAAAuAgAAZHJzL2Uyb0RvYy54bWxQSwECLQAUAAYACAAA&#13;&#10;ACEAnrFXAd8AAAAJAQAADwAAAAAAAAAAAAAAAABtBAAAZHJzL2Rvd25yZXYueG1sUEsFBgAAAAAE&#13;&#10;AAQA8wAAAHkFAAAAAA==&#13;&#10;" filled="f" stroked="f">
              <v:textbox style="mso-fit-shape-to-text:t" inset="0,0,20pt,15pt">
                <w:txbxContent>
                  <w:p w14:paraId="7AFAF122" w14:textId="08019500" w:rsidR="00882778" w:rsidRPr="009B1980" w:rsidRDefault="00882778">
                    <w:pPr>
                      <w:rPr>
                        <w:rFonts w:ascii="Aptos" w:eastAsia="Aptos" w:hAnsi="Aptos" w:cs="Aptos"/>
                        <w:noProof/>
                        <w:color w:val="000000"/>
                        <w:sz w:val="20"/>
                        <w:szCs w:val="20"/>
                      </w:rPr>
                    </w:pPr>
                    <w:r w:rsidRPr="009B1980">
                      <w:rPr>
                        <w:rFonts w:ascii="Aptos" w:eastAsia="Aptos" w:hAnsi="Aptos" w:cs="Aptos"/>
                        <w:noProof/>
                        <w:color w:val="000000"/>
                        <w:sz w:val="20"/>
                        <w:szCs w:val="20"/>
                      </w:rPr>
                      <w:t>Official Use Only</w:t>
                    </w:r>
                  </w:p>
                </w:txbxContent>
              </v:textbox>
              <w10:wrap anchorx="page" anchory="page"/>
            </v:shape>
          </w:pict>
        </mc:Fallback>
      </mc:AlternateContent>
    </w:r>
    <w:sdt>
      <w:sdtPr>
        <w:rPr>
          <w:rStyle w:val="PageNumber"/>
          <w:rFonts w:asciiTheme="minorHAnsi" w:eastAsiaTheme="minorEastAsia" w:hAnsiTheme="minorHAnsi" w:cstheme="minorBidi"/>
          <w:sz w:val="20"/>
          <w:szCs w:val="20"/>
        </w:rPr>
        <w:id w:val="999310787"/>
        <w:docPartObj>
          <w:docPartGallery w:val="Page Numbers (Bottom of Page)"/>
          <w:docPartUnique/>
        </w:docPartObj>
      </w:sdtPr>
      <w:sdtContent>
        <w:r w:rsidR="00755A2A" w:rsidRPr="725933EF">
          <w:rPr>
            <w:rStyle w:val="PageNumber"/>
            <w:rFonts w:asciiTheme="minorHAnsi" w:eastAsiaTheme="minorEastAsia" w:hAnsiTheme="minorHAnsi" w:cstheme="minorBidi"/>
            <w:sz w:val="20"/>
            <w:szCs w:val="20"/>
          </w:rPr>
          <w:fldChar w:fldCharType="begin"/>
        </w:r>
        <w:r w:rsidR="00755A2A" w:rsidRPr="725933EF">
          <w:rPr>
            <w:rStyle w:val="PageNumber"/>
            <w:rFonts w:asciiTheme="minorHAnsi" w:eastAsiaTheme="minorEastAsia" w:hAnsiTheme="minorHAnsi" w:cstheme="minorBidi"/>
            <w:sz w:val="20"/>
            <w:szCs w:val="20"/>
          </w:rPr>
          <w:instrText xml:space="preserve"> PAGE </w:instrText>
        </w:r>
        <w:r w:rsidR="00755A2A" w:rsidRPr="725933EF">
          <w:rPr>
            <w:rStyle w:val="PageNumber"/>
            <w:rFonts w:asciiTheme="minorHAnsi" w:eastAsiaTheme="minorEastAsia" w:hAnsiTheme="minorHAnsi" w:cstheme="minorBidi"/>
            <w:sz w:val="20"/>
            <w:szCs w:val="20"/>
          </w:rPr>
          <w:fldChar w:fldCharType="separate"/>
        </w:r>
        <w:r w:rsidR="00755A2A" w:rsidRPr="725933EF">
          <w:rPr>
            <w:rStyle w:val="PageNumber"/>
            <w:rFonts w:asciiTheme="minorHAnsi" w:eastAsiaTheme="minorEastAsia" w:hAnsiTheme="minorHAnsi" w:cstheme="minorBidi"/>
            <w:sz w:val="20"/>
            <w:szCs w:val="20"/>
          </w:rPr>
          <w:t>1</w:t>
        </w:r>
        <w:r w:rsidR="00755A2A" w:rsidRPr="725933EF">
          <w:rPr>
            <w:rStyle w:val="PageNumber"/>
            <w:rFonts w:asciiTheme="minorHAnsi" w:eastAsiaTheme="minorEastAsia" w:hAnsiTheme="minorHAnsi" w:cstheme="minorBidi"/>
            <w:sz w:val="20"/>
            <w:szCs w:val="20"/>
          </w:rPr>
          <w:fldChar w:fldCharType="end"/>
        </w:r>
      </w:sdtContent>
    </w:sdt>
  </w:p>
  <w:p w14:paraId="763836A5" w14:textId="77777777" w:rsidR="00755A2A" w:rsidRDefault="00755A2A">
    <w:pPr>
      <w:pStyle w:val="Footer"/>
      <w:rPr>
        <w:rFonts w:asciiTheme="minorHAnsi" w:eastAsiaTheme="minorEastAsia" w:hAnsiTheme="minorHAnsi" w:cstheme="minorBid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1110" w14:textId="1A5333D1" w:rsidR="002A6629" w:rsidRDefault="00882778">
    <w:pPr>
      <w:pStyle w:val="Footer"/>
    </w:pPr>
    <w:r>
      <w:rPr>
        <w:noProof/>
        <w14:ligatures w14:val="standardContextual"/>
      </w:rPr>
      <mc:AlternateContent>
        <mc:Choice Requires="wps">
          <w:drawing>
            <wp:anchor distT="0" distB="0" distL="0" distR="0" simplePos="0" relativeHeight="251659266" behindDoc="0" locked="0" layoutInCell="1" allowOverlap="1" wp14:anchorId="799AC3D1" wp14:editId="62BC6B31">
              <wp:simplePos x="635" y="635"/>
              <wp:positionH relativeFrom="page">
                <wp:align>right</wp:align>
              </wp:positionH>
              <wp:positionV relativeFrom="page">
                <wp:align>bottom</wp:align>
              </wp:positionV>
              <wp:extent cx="1158875" cy="342900"/>
              <wp:effectExtent l="0" t="0" r="0" b="0"/>
              <wp:wrapNone/>
              <wp:docPr id="103265272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42900"/>
                      </a:xfrm>
                      <a:prstGeom prst="rect">
                        <a:avLst/>
                      </a:prstGeom>
                      <a:noFill/>
                      <a:ln>
                        <a:noFill/>
                      </a:ln>
                    </wps:spPr>
                    <wps:txbx>
                      <w:txbxContent>
                        <w:p w14:paraId="03DD2D03" w14:textId="77777777" w:rsidR="00882778" w:rsidRPr="009B1980" w:rsidRDefault="00882778">
                          <w:pPr>
                            <w:rPr>
                              <w:rFonts w:ascii="Aptos" w:eastAsia="Aptos" w:hAnsi="Aptos" w:cs="Aptos"/>
                              <w:noProof/>
                              <w:color w:val="000000"/>
                              <w:sz w:val="20"/>
                              <w:szCs w:val="20"/>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99AC3D1" id="_x0000_t202" coordsize="21600,21600" o:spt="202" path="m,l,21600r21600,l21600,xe">
              <v:stroke joinstyle="miter"/>
              <v:path gradientshapeok="t" o:connecttype="rect"/>
            </v:shapetype>
            <v:shape id="Text Box 1" o:spid="_x0000_s1028" type="#_x0000_t202" alt="Official Use Only" style="position:absolute;margin-left:40.05pt;margin-top:0;width:91.25pt;height:27pt;z-index:25165926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pFQFQIAACIEAAAOAAAAZHJzL2Uyb0RvYy54bWysU02P2jAQvVfqf7B8Lwl0admIsKK7oqqE&#13;&#10;dldiqz0bxyaRYo81NiT013dsCLTbnqpenPHMZD7ee57f9aZlB4W+AVvy8SjnTFkJVWN3Jf/+svow&#13;&#10;48wHYSvRglUlPyrP7xbv3807V6gJ1NBWChkVsb7oXMnrEFyRZV7Wygg/AqcsBTWgEYGuuMsqFB1V&#13;&#10;N202yfNPWQdYOQSpvCfvwynIF6m+1kqGJ629CqwtOc0W0onp3MYzW8xFsUPh6kaexxD/MIURjaWm&#13;&#10;l1IPIgi2x+aPUqaRCB50GEkwGWjdSJV2oG3G+ZttNrVwKu1C4Hh3gcn/v7Ly8bBxz8hC/wV6IjAC&#13;&#10;0jlfeHLGfXqNJn5pUkZxgvB4gU31gcn403g6m32eciYp9vFmcpsnXLPr3w59+KrAsGiUHImWhJY4&#13;&#10;rH2gjpQ6pMRmFlZN2yZqWvubgxKjJ7uOGK3Qb3vWVCWfDONvoTrSVggnwr2Tq4Zar4UPzwKJYVqE&#13;&#10;VBue6NAtdCWHs8VZDfjjb/6YT8BTlLOOFFNyS5LmrP1miZAorsHAZEymNzkhwbbpNr7Np/Fm9+Ye&#13;&#10;SIxjehdOJpO8GNrB1AjmlUS9jN0oJKykniXfDuZ9OOmXHoVUy2VKIjE5EdZ242QsHTGLgL70rwLd&#13;&#10;GfVAfD3CoClRvAH/lBv/9G65D0RBYibie0LzDDsJMRF2fjRR6b/eU9b1aS9+AgAA//8DAFBLAwQU&#13;&#10;AAYACAAAACEAnrFXAd8AAAAJAQAADwAAAGRycy9kb3ducmV2LnhtbEyPUWvCMBSF34X9h3AHexFN&#13;&#10;J1qkNpXNsYfBEHSir2lz1xaTm5LEWv/94l62lwOXwzn3fPl6MJr16HxrScDzNAGGVFnVUi3g8PU+&#13;&#10;WQLzQZKS2hIKuKGHdfEwymWm7JV22O9DzWIJ+UwKaELoMs591aCRfmo7pOh9W2dkiKeruXLyGsuN&#13;&#10;5rMkSbmRLcUPjexw02B13l+MgNexP5afZ3f72M5teuo3qe62qRBPj8PbKsrLCljAIfwl4M4Q90MR&#13;&#10;h5X2QsozLSDShF+9e8vZAlgpYDFPgBc5/09Q/AAAAP//AwBQSwECLQAUAAYACAAAACEAtoM4kv4A&#13;&#10;AADhAQAAEwAAAAAAAAAAAAAAAAAAAAAAW0NvbnRlbnRfVHlwZXNdLnhtbFBLAQItABQABgAIAAAA&#13;&#10;IQA4/SH/1gAAAJQBAAALAAAAAAAAAAAAAAAAAC8BAABfcmVscy8ucmVsc1BLAQItABQABgAIAAAA&#13;&#10;IQCNDpFQFQIAACIEAAAOAAAAAAAAAAAAAAAAAC4CAABkcnMvZTJvRG9jLnhtbFBLAQItABQABgAI&#13;&#10;AAAAIQCesVcB3wAAAAkBAAAPAAAAAAAAAAAAAAAAAG8EAABkcnMvZG93bnJldi54bWxQSwUGAAAA&#13;&#10;AAQABADzAAAAewUAAAAA&#13;&#10;" filled="f" stroked="f">
              <v:textbox style="mso-fit-shape-to-text:t" inset="0,0,20pt,15pt">
                <w:txbxContent>
                  <w:p w14:paraId="03DD2D03" w14:textId="77777777" w:rsidR="00882778" w:rsidRPr="009B1980" w:rsidRDefault="00882778">
                    <w:pPr>
                      <w:rPr>
                        <w:rFonts w:ascii="Aptos" w:eastAsia="Aptos" w:hAnsi="Aptos" w:cs="Aptos"/>
                        <w:noProof/>
                        <w:color w:val="000000"/>
                        <w:sz w:val="20"/>
                        <w:szCs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BC0E0" w14:textId="77777777" w:rsidR="00313F44" w:rsidRDefault="00313F44" w:rsidP="00B076ED">
      <w:r>
        <w:separator/>
      </w:r>
    </w:p>
  </w:footnote>
  <w:footnote w:type="continuationSeparator" w:id="0">
    <w:p w14:paraId="1E89B4EB" w14:textId="77777777" w:rsidR="00313F44" w:rsidRDefault="00313F44" w:rsidP="00B076ED">
      <w:r>
        <w:continuationSeparator/>
      </w:r>
    </w:p>
  </w:footnote>
  <w:footnote w:type="continuationNotice" w:id="1">
    <w:p w14:paraId="0BD76407" w14:textId="77777777" w:rsidR="00313F44" w:rsidRDefault="00313F44"/>
  </w:footnote>
  <w:footnote w:id="2">
    <w:p w14:paraId="583C86DA" w14:textId="18B233F7" w:rsidR="70672DE8" w:rsidRPr="00FA04AD" w:rsidRDefault="70672DE8"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3AC9C299" w:rsidRPr="00FA04AD">
        <w:rPr>
          <w:rFonts w:asciiTheme="minorHAnsi" w:hAnsiTheme="minorHAnsi"/>
          <w:sz w:val="20"/>
        </w:rPr>
        <w:t xml:space="preserve"> All findings and interpretations in this paper are solely those of the authors and do not necessarily represent the views of the World Bank, its Executive Directors, or the countries they represent. We are grateful for guidance and feedback provided by: Axel van </w:t>
      </w:r>
      <w:proofErr w:type="spellStart"/>
      <w:r w:rsidR="3AC9C299" w:rsidRPr="00FA04AD">
        <w:rPr>
          <w:rFonts w:asciiTheme="minorHAnsi" w:hAnsiTheme="minorHAnsi"/>
          <w:sz w:val="20"/>
        </w:rPr>
        <w:t>Trotsenburg</w:t>
      </w:r>
      <w:proofErr w:type="spellEnd"/>
      <w:r w:rsidR="3AC9C299" w:rsidRPr="00FA04AD">
        <w:rPr>
          <w:rFonts w:asciiTheme="minorHAnsi" w:hAnsiTheme="minorHAnsi"/>
          <w:sz w:val="20"/>
        </w:rPr>
        <w:t>, Lisa Finneran, Ragini Dalal, Daniel</w:t>
      </w:r>
      <w:r w:rsidR="006E015D" w:rsidRPr="00FA04AD">
        <w:rPr>
          <w:rFonts w:asciiTheme="minorHAnsi" w:hAnsiTheme="minorHAnsi"/>
          <w:sz w:val="20"/>
        </w:rPr>
        <w:t xml:space="preserve"> </w:t>
      </w:r>
      <w:r w:rsidR="3AC9C299" w:rsidRPr="00FA04AD">
        <w:rPr>
          <w:rFonts w:asciiTheme="minorHAnsi" w:hAnsiTheme="minorHAnsi"/>
          <w:sz w:val="20"/>
        </w:rPr>
        <w:t xml:space="preserve">Rogger, Richard Kohl, Sharada Srinivasan, Gary </w:t>
      </w:r>
      <w:proofErr w:type="spellStart"/>
      <w:r w:rsidR="3AC9C299" w:rsidRPr="00FA04AD">
        <w:rPr>
          <w:rFonts w:asciiTheme="minorHAnsi" w:hAnsiTheme="minorHAnsi"/>
          <w:sz w:val="20"/>
        </w:rPr>
        <w:t>Milante</w:t>
      </w:r>
      <w:proofErr w:type="spellEnd"/>
      <w:r w:rsidR="3AC9C299" w:rsidRPr="00FA04AD">
        <w:rPr>
          <w:rFonts w:asciiTheme="minorHAnsi" w:hAnsiTheme="minorHAnsi"/>
          <w:sz w:val="20"/>
        </w:rPr>
        <w:t xml:space="preserve">, Miguel </w:t>
      </w:r>
      <w:proofErr w:type="spellStart"/>
      <w:r w:rsidR="3AC9C299" w:rsidRPr="00FA04AD">
        <w:rPr>
          <w:rFonts w:asciiTheme="minorHAnsi" w:hAnsiTheme="minorHAnsi"/>
          <w:sz w:val="20"/>
        </w:rPr>
        <w:t>Purroy</w:t>
      </w:r>
      <w:proofErr w:type="spellEnd"/>
      <w:r w:rsidR="3AC9C299" w:rsidRPr="00FA04AD">
        <w:rPr>
          <w:rFonts w:asciiTheme="minorHAnsi" w:hAnsiTheme="minorHAnsi"/>
          <w:sz w:val="20"/>
        </w:rPr>
        <w:t>, Lindsey Jones,</w:t>
      </w:r>
      <w:r w:rsidR="00EC0134" w:rsidRPr="00FA04AD">
        <w:rPr>
          <w:rFonts w:asciiTheme="minorHAnsi" w:hAnsiTheme="minorHAnsi"/>
          <w:sz w:val="20"/>
        </w:rPr>
        <w:t xml:space="preserve"> </w:t>
      </w:r>
      <w:r w:rsidR="3AC9C299" w:rsidRPr="00FA04AD">
        <w:rPr>
          <w:rFonts w:asciiTheme="minorHAnsi" w:hAnsiTheme="minorHAnsi"/>
          <w:sz w:val="20"/>
        </w:rPr>
        <w:t>Imran Ali</w:t>
      </w:r>
      <w:r w:rsidR="008D0E6B" w:rsidRPr="00FA04AD">
        <w:rPr>
          <w:rFonts w:asciiTheme="minorHAnsi" w:hAnsiTheme="minorHAnsi"/>
          <w:sz w:val="20"/>
        </w:rPr>
        <w:t xml:space="preserve">, Cordelia Chesnutt, and </w:t>
      </w:r>
      <w:r w:rsidR="003A36A6" w:rsidRPr="00FA04AD">
        <w:rPr>
          <w:rFonts w:asciiTheme="minorHAnsi" w:hAnsiTheme="minorHAnsi"/>
          <w:sz w:val="20"/>
        </w:rPr>
        <w:t xml:space="preserve">Farida </w:t>
      </w:r>
      <w:proofErr w:type="spellStart"/>
      <w:r w:rsidR="003A36A6" w:rsidRPr="00FA04AD">
        <w:rPr>
          <w:rFonts w:asciiTheme="minorHAnsi" w:hAnsiTheme="minorHAnsi"/>
          <w:sz w:val="20"/>
        </w:rPr>
        <w:t>Razaqi</w:t>
      </w:r>
      <w:proofErr w:type="spellEnd"/>
      <w:r w:rsidR="3AC9C299" w:rsidRPr="00FA04AD">
        <w:rPr>
          <w:rFonts w:asciiTheme="minorHAnsi" w:hAnsiTheme="minorHAnsi"/>
          <w:sz w:val="20"/>
        </w:rPr>
        <w:t>.</w:t>
      </w:r>
      <w:r w:rsidR="00EA2723" w:rsidRPr="00FA04AD">
        <w:rPr>
          <w:rFonts w:asciiTheme="minorHAnsi" w:hAnsiTheme="minorHAnsi"/>
          <w:sz w:val="20"/>
        </w:rPr>
        <w:t xml:space="preserve"> Laura </w:t>
      </w:r>
      <w:r w:rsidR="00F67E93" w:rsidRPr="00FA04AD">
        <w:rPr>
          <w:rFonts w:asciiTheme="minorHAnsi" w:hAnsiTheme="minorHAnsi"/>
          <w:sz w:val="20"/>
        </w:rPr>
        <w:t xml:space="preserve">Lahoz Gonzalez provided </w:t>
      </w:r>
      <w:r w:rsidR="00283228" w:rsidRPr="00FA04AD">
        <w:rPr>
          <w:rFonts w:asciiTheme="minorHAnsi" w:hAnsiTheme="minorHAnsi"/>
          <w:sz w:val="20"/>
        </w:rPr>
        <w:t xml:space="preserve">excellent </w:t>
      </w:r>
      <w:r w:rsidR="00902751" w:rsidRPr="00FA04AD">
        <w:rPr>
          <w:rFonts w:asciiTheme="minorHAnsi" w:hAnsiTheme="minorHAnsi"/>
          <w:sz w:val="20"/>
        </w:rPr>
        <w:t>data and research assistance.</w:t>
      </w:r>
      <w:r w:rsidR="3AC9C299" w:rsidRPr="00FA04AD">
        <w:rPr>
          <w:rFonts w:asciiTheme="minorHAnsi" w:hAnsiTheme="minorHAnsi"/>
          <w:sz w:val="20"/>
        </w:rPr>
        <w:t xml:space="preserve"> Email addresses for correspondence: </w:t>
      </w:r>
      <w:hyperlink r:id="rId1" w:history="1">
        <w:r w:rsidR="3AC9C299" w:rsidRPr="00FA04AD">
          <w:rPr>
            <w:rStyle w:val="Hyperlink"/>
            <w:rFonts w:asciiTheme="minorHAnsi" w:hAnsiTheme="minorHAnsi"/>
            <w:sz w:val="20"/>
          </w:rPr>
          <w:t>nagapitova@worldbank.org</w:t>
        </w:r>
      </w:hyperlink>
      <w:r w:rsidR="3AC9C299" w:rsidRPr="00FA04AD">
        <w:rPr>
          <w:rFonts w:asciiTheme="minorHAnsi" w:hAnsiTheme="minorHAnsi"/>
          <w:sz w:val="20"/>
        </w:rPr>
        <w:t xml:space="preserve"> and </w:t>
      </w:r>
      <w:hyperlink r:id="rId2" w:history="1">
        <w:r w:rsidR="3AC9C299" w:rsidRPr="00FA04AD">
          <w:rPr>
            <w:rStyle w:val="Hyperlink"/>
            <w:rFonts w:asciiTheme="minorHAnsi" w:hAnsiTheme="minorHAnsi"/>
            <w:sz w:val="20"/>
          </w:rPr>
          <w:t>eertekin@ifc.org</w:t>
        </w:r>
      </w:hyperlink>
      <w:r w:rsidR="3AC9C299" w:rsidRPr="00FA04AD">
        <w:rPr>
          <w:rFonts w:asciiTheme="minorHAnsi" w:hAnsiTheme="minorHAnsi"/>
          <w:sz w:val="20"/>
        </w:rPr>
        <w:t>.</w:t>
      </w:r>
    </w:p>
  </w:footnote>
  <w:footnote w:id="3">
    <w:p w14:paraId="45E20FD3" w14:textId="2F667C93" w:rsidR="00D47DC2" w:rsidRPr="00FA04AD" w:rsidRDefault="00D47DC2"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Effectiveness </w:t>
      </w:r>
      <w:r w:rsidR="00101C31" w:rsidRPr="00FA04AD">
        <w:rPr>
          <w:rFonts w:asciiTheme="minorHAnsi" w:hAnsiTheme="minorHAnsi"/>
          <w:sz w:val="20"/>
        </w:rPr>
        <w:t>is</w:t>
      </w:r>
      <w:r w:rsidR="00DF7C94" w:rsidRPr="00FA04AD">
        <w:rPr>
          <w:rFonts w:asciiTheme="minorHAnsi" w:hAnsiTheme="minorHAnsi"/>
          <w:sz w:val="20"/>
        </w:rPr>
        <w:t xml:space="preserve"> </w:t>
      </w:r>
      <w:r w:rsidR="00A70FE7" w:rsidRPr="00FA04AD">
        <w:rPr>
          <w:rFonts w:asciiTheme="minorHAnsi" w:hAnsiTheme="minorHAnsi"/>
          <w:sz w:val="20"/>
        </w:rPr>
        <w:t>defined based on findings in the lessons and</w:t>
      </w:r>
      <w:r w:rsidR="0075292F" w:rsidRPr="00FA04AD">
        <w:rPr>
          <w:rFonts w:asciiTheme="minorHAnsi" w:hAnsiTheme="minorHAnsi"/>
          <w:sz w:val="20"/>
        </w:rPr>
        <w:t xml:space="preserve"> recurrence</w:t>
      </w:r>
      <w:r w:rsidR="00A91081" w:rsidRPr="00FA04AD">
        <w:rPr>
          <w:rFonts w:asciiTheme="minorHAnsi" w:hAnsiTheme="minorHAnsi"/>
          <w:sz w:val="20"/>
        </w:rPr>
        <w:t xml:space="preserve"> in the portfolio. </w:t>
      </w:r>
      <w:r w:rsidR="007A1953" w:rsidRPr="00FA04AD">
        <w:rPr>
          <w:rFonts w:asciiTheme="minorHAnsi" w:hAnsiTheme="minorHAnsi"/>
          <w:sz w:val="20"/>
        </w:rPr>
        <w:t xml:space="preserve">At the project-level, </w:t>
      </w:r>
      <w:r w:rsidR="00ED13E2" w:rsidRPr="00FA04AD">
        <w:rPr>
          <w:rFonts w:asciiTheme="minorHAnsi" w:hAnsiTheme="minorHAnsi"/>
          <w:sz w:val="20"/>
        </w:rPr>
        <w:t xml:space="preserve">effectiveness is linked to </w:t>
      </w:r>
      <w:r w:rsidR="00F3172C" w:rsidRPr="00FA04AD">
        <w:rPr>
          <w:rFonts w:asciiTheme="minorHAnsi" w:hAnsiTheme="minorHAnsi"/>
          <w:sz w:val="20"/>
        </w:rPr>
        <w:t>outcome</w:t>
      </w:r>
      <w:r w:rsidR="00B00225" w:rsidRPr="00FA04AD">
        <w:rPr>
          <w:rFonts w:asciiTheme="minorHAnsi" w:hAnsiTheme="minorHAnsi"/>
          <w:sz w:val="20"/>
        </w:rPr>
        <w:t>s delivered with strong execution</w:t>
      </w:r>
      <w:r w:rsidR="00BF20C8" w:rsidRPr="00FA04AD">
        <w:rPr>
          <w:rFonts w:asciiTheme="minorHAnsi" w:hAnsiTheme="minorHAnsi"/>
          <w:sz w:val="20"/>
        </w:rPr>
        <w:t xml:space="preserve">. At the portfolio-level, effectiveness is linked to </w:t>
      </w:r>
      <w:r w:rsidR="00841F84" w:rsidRPr="00FA04AD">
        <w:rPr>
          <w:rFonts w:asciiTheme="minorHAnsi" w:hAnsiTheme="minorHAnsi"/>
          <w:sz w:val="20"/>
        </w:rPr>
        <w:t xml:space="preserve">interest in replication and evidence of larger scale (as indicated by more mentions). </w:t>
      </w:r>
    </w:p>
  </w:footnote>
  <w:footnote w:id="4">
    <w:p w14:paraId="2CC568FC" w14:textId="6639A5DD" w:rsidR="0055609E" w:rsidRPr="00FA04AD" w:rsidRDefault="0055609E"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w:t>
      </w:r>
      <w:r w:rsidR="006F2AC7" w:rsidRPr="00FA04AD">
        <w:rPr>
          <w:rFonts w:asciiTheme="minorHAnsi" w:hAnsiTheme="minorHAnsi"/>
          <w:sz w:val="20"/>
        </w:rPr>
        <w:t xml:space="preserve">The </w:t>
      </w:r>
      <w:r w:rsidR="00B74CC8" w:rsidRPr="00FA04AD">
        <w:rPr>
          <w:rFonts w:asciiTheme="minorHAnsi" w:hAnsiTheme="minorHAnsi"/>
          <w:sz w:val="20"/>
        </w:rPr>
        <w:t>dataset is available at</w:t>
      </w:r>
      <w:r w:rsidR="006F2AC7" w:rsidRPr="00FA04AD">
        <w:rPr>
          <w:rFonts w:asciiTheme="minorHAnsi" w:hAnsiTheme="minorHAnsi"/>
          <w:sz w:val="20"/>
        </w:rPr>
        <w:t xml:space="preserve"> </w:t>
      </w:r>
      <w:hyperlink r:id="rId3" w:history="1">
        <w:r w:rsidR="006F2AC7" w:rsidRPr="00FA04AD">
          <w:rPr>
            <w:rStyle w:val="Hyperlink"/>
            <w:rFonts w:asciiTheme="minorHAnsi" w:hAnsiTheme="minorHAnsi"/>
            <w:sz w:val="20"/>
          </w:rPr>
          <w:t>https://ieg.worldbankgroup.org/ieg-search-icrr</w:t>
        </w:r>
      </w:hyperlink>
      <w:r w:rsidRPr="00FA04AD">
        <w:rPr>
          <w:rFonts w:asciiTheme="minorHAnsi" w:hAnsiTheme="minorHAnsi"/>
          <w:sz w:val="20"/>
        </w:rPr>
        <w:t xml:space="preserve"> </w:t>
      </w:r>
      <w:r w:rsidR="00B74CC8" w:rsidRPr="00FA04AD">
        <w:rPr>
          <w:rFonts w:asciiTheme="minorHAnsi" w:hAnsiTheme="minorHAnsi"/>
          <w:sz w:val="20"/>
        </w:rPr>
        <w:t>(</w:t>
      </w:r>
      <w:r w:rsidR="00C83E55" w:rsidRPr="00FA04AD">
        <w:rPr>
          <w:rFonts w:asciiTheme="minorHAnsi" w:hAnsiTheme="minorHAnsi"/>
          <w:sz w:val="20"/>
        </w:rPr>
        <w:t xml:space="preserve">last accessed on February </w:t>
      </w:r>
      <w:r w:rsidR="00C22E92" w:rsidRPr="00FA04AD">
        <w:rPr>
          <w:rFonts w:asciiTheme="minorHAnsi" w:hAnsiTheme="minorHAnsi"/>
          <w:sz w:val="20"/>
        </w:rPr>
        <w:t>8, 2026).</w:t>
      </w:r>
    </w:p>
  </w:footnote>
  <w:footnote w:id="5">
    <w:p w14:paraId="057B51F1" w14:textId="4A8EAD84" w:rsidR="007B1098" w:rsidRPr="00FA04AD" w:rsidRDefault="007B1098"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244FAC12" w:rsidRPr="00FA04AD">
        <w:rPr>
          <w:rFonts w:asciiTheme="minorHAnsi" w:hAnsiTheme="minorHAnsi"/>
          <w:sz w:val="20"/>
        </w:rPr>
        <w:t xml:space="preserve"> The dataset contains a limited number of earlier projects, primarily from the 1980s and one from the late 1970s, which were evaluated retrospectively between 1998 and 2008</w:t>
      </w:r>
      <w:r w:rsidR="003A51D4" w:rsidRPr="00FA04AD">
        <w:rPr>
          <w:rFonts w:asciiTheme="minorHAnsi" w:hAnsiTheme="minorHAnsi"/>
          <w:sz w:val="20"/>
        </w:rPr>
        <w:t xml:space="preserve"> </w:t>
      </w:r>
      <w:r w:rsidR="244FAC12" w:rsidRPr="00FA04AD">
        <w:rPr>
          <w:rFonts w:asciiTheme="minorHAnsi" w:hAnsiTheme="minorHAnsi"/>
          <w:sz w:val="20"/>
        </w:rPr>
        <w:t>after project closure.</w:t>
      </w:r>
    </w:p>
  </w:footnote>
  <w:footnote w:id="6">
    <w:p w14:paraId="2F5D6F24" w14:textId="327AAB3E" w:rsidR="007E33DC" w:rsidRPr="00FA04AD" w:rsidRDefault="007E33DC"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00FF4A72" w:rsidRPr="00FA04AD">
        <w:rPr>
          <w:rFonts w:asciiTheme="minorHAnsi" w:hAnsiTheme="minorHAnsi"/>
          <w:sz w:val="20"/>
        </w:rPr>
        <w:t xml:space="preserve"> </w:t>
      </w:r>
      <w:r w:rsidR="00233573" w:rsidRPr="00FA04AD">
        <w:rPr>
          <w:rFonts w:asciiTheme="minorHAnsi" w:hAnsiTheme="minorHAnsi"/>
          <w:sz w:val="20"/>
        </w:rPr>
        <w:t>Two</w:t>
      </w:r>
      <w:r w:rsidR="00FF4A72" w:rsidRPr="00FA04AD">
        <w:rPr>
          <w:rFonts w:asciiTheme="minorHAnsi" w:hAnsiTheme="minorHAnsi"/>
          <w:sz w:val="20"/>
        </w:rPr>
        <w:t xml:space="preserve"> of </w:t>
      </w:r>
      <w:r w:rsidR="00C47E8D">
        <w:rPr>
          <w:rFonts w:asciiTheme="minorHAnsi" w:hAnsiTheme="minorHAnsi"/>
          <w:sz w:val="20"/>
        </w:rPr>
        <w:t>the original</w:t>
      </w:r>
      <w:r w:rsidR="00C47E8D" w:rsidRPr="00FA04AD">
        <w:rPr>
          <w:rFonts w:asciiTheme="minorHAnsi" w:hAnsiTheme="minorHAnsi"/>
          <w:sz w:val="20"/>
        </w:rPr>
        <w:t xml:space="preserve"> </w:t>
      </w:r>
      <w:r w:rsidR="00FF4A72" w:rsidRPr="00FA04AD">
        <w:rPr>
          <w:rFonts w:asciiTheme="minorHAnsi" w:hAnsiTheme="minorHAnsi"/>
          <w:sz w:val="20"/>
        </w:rPr>
        <w:t>observations</w:t>
      </w:r>
      <w:r w:rsidR="009C7E81" w:rsidRPr="00FA04AD">
        <w:rPr>
          <w:rFonts w:asciiTheme="minorHAnsi" w:hAnsiTheme="minorHAnsi"/>
          <w:sz w:val="20"/>
        </w:rPr>
        <w:t xml:space="preserve"> did not have any text in the lessons learned section of the report. These two observations </w:t>
      </w:r>
      <w:r w:rsidR="00C47E8D">
        <w:rPr>
          <w:rFonts w:asciiTheme="minorHAnsi" w:hAnsiTheme="minorHAnsi"/>
          <w:sz w:val="20"/>
        </w:rPr>
        <w:t>were dropped from the dataset</w:t>
      </w:r>
      <w:r w:rsidR="00A26B1D" w:rsidRPr="00FA04AD">
        <w:rPr>
          <w:rFonts w:asciiTheme="minorHAnsi" w:hAnsiTheme="minorHAnsi"/>
          <w:sz w:val="20"/>
        </w:rPr>
        <w:t>.</w:t>
      </w:r>
      <w:r w:rsidR="00233573" w:rsidRPr="00FA04AD">
        <w:rPr>
          <w:rFonts w:asciiTheme="minorHAnsi" w:hAnsiTheme="minorHAnsi"/>
          <w:sz w:val="20"/>
        </w:rPr>
        <w:t xml:space="preserve"> </w:t>
      </w:r>
    </w:p>
  </w:footnote>
  <w:footnote w:id="7">
    <w:p w14:paraId="22346C65" w14:textId="74A20B9D" w:rsidR="00EF57C7" w:rsidRPr="00FA04AD" w:rsidRDefault="00EF57C7"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244FAC12" w:rsidRPr="00FA04AD">
        <w:rPr>
          <w:rFonts w:asciiTheme="minorHAnsi" w:hAnsiTheme="minorHAnsi"/>
          <w:sz w:val="20"/>
        </w:rPr>
        <w:t xml:space="preserve"> The dataset includes </w:t>
      </w:r>
      <w:r w:rsidR="244FAC12" w:rsidRPr="00FA04AD">
        <w:rPr>
          <w:rFonts w:asciiTheme="minorHAnsi" w:hAnsiTheme="minorHAnsi"/>
          <w:color w:val="001D35"/>
          <w:sz w:val="20"/>
          <w:shd w:val="clear" w:color="auto" w:fill="FFFFFF"/>
        </w:rPr>
        <w:t>Investment Project Financing</w:t>
      </w:r>
      <w:r w:rsidR="244FAC12" w:rsidRPr="00FA04AD">
        <w:rPr>
          <w:rFonts w:asciiTheme="minorHAnsi" w:hAnsiTheme="minorHAnsi"/>
          <w:sz w:val="20"/>
        </w:rPr>
        <w:t xml:space="preserve"> (IPF), </w:t>
      </w:r>
      <w:r w:rsidR="244FAC12" w:rsidRPr="00FA04AD">
        <w:rPr>
          <w:rFonts w:asciiTheme="minorHAnsi" w:hAnsiTheme="minorHAnsi"/>
          <w:color w:val="001D35"/>
          <w:sz w:val="20"/>
          <w:shd w:val="clear" w:color="auto" w:fill="FFFFFF"/>
        </w:rPr>
        <w:t>Development Policy Financing</w:t>
      </w:r>
      <w:r w:rsidR="244FAC12" w:rsidRPr="00FA04AD">
        <w:rPr>
          <w:rFonts w:asciiTheme="minorHAnsi" w:hAnsiTheme="minorHAnsi"/>
          <w:sz w:val="20"/>
        </w:rPr>
        <w:t xml:space="preserve"> (DPF), and Program-for-Results (PforR).</w:t>
      </w:r>
    </w:p>
  </w:footnote>
  <w:footnote w:id="8">
    <w:p w14:paraId="2E3F643B" w14:textId="77777777" w:rsidR="00D5240C" w:rsidRPr="00FA04AD" w:rsidRDefault="00D5240C"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6BB5A78A" w:rsidRPr="00FA04AD">
        <w:rPr>
          <w:rFonts w:asciiTheme="minorHAnsi" w:hAnsiTheme="minorHAnsi"/>
          <w:sz w:val="20"/>
        </w:rPr>
        <w:t xml:space="preserve"> The models are listed in </w:t>
      </w:r>
      <w:r w:rsidR="6BB5A78A" w:rsidRPr="00FA04AD">
        <w:rPr>
          <w:rStyle w:val="Strong"/>
          <w:rFonts w:asciiTheme="minorHAnsi" w:eastAsiaTheme="majorEastAsia" w:hAnsiTheme="minorHAnsi"/>
          <w:b w:val="0"/>
          <w:bCs w:val="0"/>
          <w:sz w:val="20"/>
        </w:rPr>
        <w:t>alphabetical order</w:t>
      </w:r>
      <w:r w:rsidR="6BB5A78A" w:rsidRPr="00FA04AD">
        <w:rPr>
          <w:rFonts w:asciiTheme="minorHAnsi" w:hAnsiTheme="minorHAnsi"/>
          <w:sz w:val="20"/>
        </w:rPr>
        <w:t>. The sequence does not reflect frequency of use, relative weight in the analysis, or performance ranking.</w:t>
      </w:r>
    </w:p>
  </w:footnote>
  <w:footnote w:id="9">
    <w:p w14:paraId="777E3C73" w14:textId="36A37A64" w:rsidR="005C6B8E" w:rsidRPr="00FA04AD" w:rsidRDefault="005C6B8E"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Examples of projects that are classified as </w:t>
      </w:r>
      <w:r w:rsidR="00F84AF9" w:rsidRPr="00FA04AD">
        <w:rPr>
          <w:rFonts w:asciiTheme="minorHAnsi" w:hAnsiTheme="minorHAnsi"/>
          <w:sz w:val="20"/>
        </w:rPr>
        <w:t xml:space="preserve">innovative in our dataset include: </w:t>
      </w:r>
      <w:r w:rsidR="00E71027" w:rsidRPr="00FA04AD">
        <w:rPr>
          <w:rFonts w:asciiTheme="minorHAnsi" w:hAnsiTheme="minorHAnsi"/>
          <w:sz w:val="20"/>
        </w:rPr>
        <w:t>Pakistan, Land Records Management and Information Systems Project (P090501);</w:t>
      </w:r>
      <w:r w:rsidR="003711BC" w:rsidRPr="00FA04AD">
        <w:rPr>
          <w:rFonts w:asciiTheme="minorHAnsi" w:hAnsiTheme="minorHAnsi"/>
          <w:sz w:val="20"/>
          <w:lang w:eastAsia="en-US"/>
        </w:rPr>
        <w:t xml:space="preserve"> </w:t>
      </w:r>
      <w:r w:rsidR="003711BC" w:rsidRPr="00FA04AD">
        <w:rPr>
          <w:rFonts w:asciiTheme="minorHAnsi" w:hAnsiTheme="minorHAnsi"/>
          <w:sz w:val="20"/>
        </w:rPr>
        <w:t>Estonia, Health Project (P008402)</w:t>
      </w:r>
      <w:r w:rsidR="00D75A90" w:rsidRPr="00FA04AD">
        <w:rPr>
          <w:rFonts w:asciiTheme="minorHAnsi" w:hAnsiTheme="minorHAnsi"/>
          <w:sz w:val="20"/>
        </w:rPr>
        <w:t xml:space="preserve">; Lao PDR, Nam Theun 2 Power Project (P076445); </w:t>
      </w:r>
      <w:r w:rsidR="00E10911" w:rsidRPr="00FA04AD">
        <w:rPr>
          <w:rFonts w:asciiTheme="minorHAnsi" w:hAnsiTheme="minorHAnsi"/>
          <w:sz w:val="20"/>
        </w:rPr>
        <w:t>Angola, Water Sector Institutional Development (P096360); Peru, Rural Roads Rehabilitation &amp; Maintenance (P037047)</w:t>
      </w:r>
      <w:r w:rsidR="00C20C14" w:rsidRPr="00FA04AD">
        <w:rPr>
          <w:rFonts w:asciiTheme="minorHAnsi" w:hAnsiTheme="minorHAnsi"/>
          <w:sz w:val="20"/>
        </w:rPr>
        <w:t xml:space="preserve">; Tunisia, Northwest Mountainous Areas Development Project (P005733). </w:t>
      </w:r>
    </w:p>
  </w:footnote>
  <w:footnote w:id="10">
    <w:p w14:paraId="2C4C4429" w14:textId="1975719B" w:rsidR="00213532" w:rsidRPr="00FA04AD" w:rsidRDefault="00213532"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Table </w:t>
      </w:r>
      <w:r w:rsidR="008B531D" w:rsidRPr="00FA04AD">
        <w:rPr>
          <w:rFonts w:asciiTheme="minorHAnsi" w:hAnsiTheme="minorHAnsi"/>
          <w:sz w:val="20"/>
        </w:rPr>
        <w:t>D</w:t>
      </w:r>
      <w:r w:rsidRPr="00FA04AD">
        <w:rPr>
          <w:rFonts w:asciiTheme="minorHAnsi" w:hAnsiTheme="minorHAnsi"/>
          <w:sz w:val="20"/>
        </w:rPr>
        <w:t>.1 in Appendix B shows the distribution of projects across all three categories of innovatio</w:t>
      </w:r>
      <w:r w:rsidR="00F00388" w:rsidRPr="00FA04AD">
        <w:rPr>
          <w:rFonts w:asciiTheme="minorHAnsi" w:hAnsiTheme="minorHAnsi"/>
          <w:sz w:val="20"/>
        </w:rPr>
        <w:t xml:space="preserve">n: 87% low, 10% moderate, 3% high. We combine moderate and high into one category </w:t>
      </w:r>
      <w:r w:rsidR="001F5C42" w:rsidRPr="00FA04AD">
        <w:rPr>
          <w:rFonts w:asciiTheme="minorHAnsi" w:hAnsiTheme="minorHAnsi"/>
          <w:sz w:val="20"/>
        </w:rPr>
        <w:t xml:space="preserve">throughout this analysis. </w:t>
      </w:r>
    </w:p>
  </w:footnote>
  <w:footnote w:id="11">
    <w:p w14:paraId="1CFAC3D0" w14:textId="30C29245" w:rsidR="00CD7DBF" w:rsidRPr="00FA04AD" w:rsidRDefault="00CD7DBF"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w:t>
      </w:r>
      <w:r w:rsidR="00B730E8" w:rsidRPr="00FA04AD">
        <w:rPr>
          <w:rFonts w:asciiTheme="minorHAnsi" w:hAnsiTheme="minorHAnsi"/>
          <w:sz w:val="20"/>
        </w:rPr>
        <w:t xml:space="preserve">The innovation types and corresponding </w:t>
      </w:r>
      <w:r w:rsidR="00F2396B" w:rsidRPr="00FA04AD">
        <w:rPr>
          <w:rFonts w:asciiTheme="minorHAnsi" w:hAnsiTheme="minorHAnsi"/>
          <w:sz w:val="20"/>
        </w:rPr>
        <w:t>lessons</w:t>
      </w:r>
      <w:r w:rsidR="00B730E8" w:rsidRPr="00FA04AD">
        <w:rPr>
          <w:rFonts w:asciiTheme="minorHAnsi" w:hAnsiTheme="minorHAnsi"/>
          <w:sz w:val="20"/>
        </w:rPr>
        <w:t xml:space="preserve"> were surfaced with LLM support and verified by the authors.  </w:t>
      </w:r>
    </w:p>
  </w:footnote>
  <w:footnote w:id="12">
    <w:p w14:paraId="3A07E26D" w14:textId="0DCA0DAE" w:rsidR="007B3E18" w:rsidRPr="00FA04AD" w:rsidRDefault="007B3E18"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Access to Finance for Recovery and Resilience Project (P175273). </w:t>
      </w:r>
    </w:p>
  </w:footnote>
  <w:footnote w:id="13">
    <w:p w14:paraId="797BAC08" w14:textId="708BCE4C" w:rsidR="000910FE" w:rsidRPr="00FA04AD" w:rsidRDefault="000910FE"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63D8217B" w:rsidRPr="00FA04AD">
        <w:rPr>
          <w:rFonts w:asciiTheme="minorHAnsi" w:hAnsiTheme="minorHAnsi"/>
          <w:sz w:val="20"/>
        </w:rPr>
        <w:t xml:space="preserve"> The </w:t>
      </w:r>
      <w:r w:rsidR="63D8217B" w:rsidRPr="00FA04AD">
        <w:rPr>
          <w:rStyle w:val="Strong"/>
          <w:rFonts w:asciiTheme="minorHAnsi" w:eastAsiaTheme="majorEastAsia" w:hAnsiTheme="minorHAnsi"/>
          <w:b w:val="0"/>
          <w:sz w:val="20"/>
        </w:rPr>
        <w:t>World Bank Regions</w:t>
      </w:r>
      <w:r w:rsidR="63D8217B" w:rsidRPr="00FA04AD">
        <w:rPr>
          <w:rFonts w:asciiTheme="minorHAnsi" w:hAnsiTheme="minorHAnsi"/>
          <w:sz w:val="20"/>
        </w:rPr>
        <w:t xml:space="preserve"> were created by mapping each project’s country to the </w:t>
      </w:r>
      <w:r w:rsidR="63D8217B" w:rsidRPr="00FA04AD">
        <w:rPr>
          <w:rStyle w:val="Strong"/>
          <w:rFonts w:asciiTheme="minorHAnsi" w:eastAsiaTheme="majorEastAsia" w:hAnsiTheme="minorHAnsi"/>
          <w:b w:val="0"/>
          <w:sz w:val="20"/>
        </w:rPr>
        <w:t>current World Bank regional classification</w:t>
      </w:r>
      <w:r w:rsidR="63D8217B" w:rsidRPr="00FA04AD">
        <w:rPr>
          <w:rFonts w:asciiTheme="minorHAnsi" w:hAnsiTheme="minorHAnsi"/>
          <w:sz w:val="20"/>
        </w:rPr>
        <w:t xml:space="preserve">. The mapping follows the latest World Bank </w:t>
      </w:r>
      <w:r w:rsidR="63D8217B" w:rsidRPr="00FA04AD">
        <w:rPr>
          <w:rStyle w:val="Emphasis"/>
          <w:rFonts w:asciiTheme="minorHAnsi" w:eastAsiaTheme="majorEastAsia" w:hAnsiTheme="minorHAnsi"/>
          <w:sz w:val="20"/>
        </w:rPr>
        <w:t>List of Economies</w:t>
      </w:r>
      <w:r w:rsidR="63D8217B" w:rsidRPr="00FA04AD">
        <w:rPr>
          <w:rFonts w:asciiTheme="minorHAnsi" w:hAnsiTheme="minorHAnsi"/>
          <w:sz w:val="20"/>
        </w:rPr>
        <w:t xml:space="preserve"> (2020) and subsequent regional split of Sub-Saharan Africa into Eastern and Southern Africa and Western and Central Africa. This coding is </w:t>
      </w:r>
      <w:r w:rsidR="63D8217B" w:rsidRPr="00FA04AD">
        <w:rPr>
          <w:rStyle w:val="Strong"/>
          <w:rFonts w:asciiTheme="minorHAnsi" w:eastAsiaTheme="majorEastAsia" w:hAnsiTheme="minorHAnsi"/>
          <w:b w:val="0"/>
          <w:sz w:val="20"/>
        </w:rPr>
        <w:t>static</w:t>
      </w:r>
      <w:r w:rsidR="63D8217B" w:rsidRPr="00FA04AD">
        <w:rPr>
          <w:rFonts w:asciiTheme="minorHAnsi" w:hAnsiTheme="minorHAnsi"/>
          <w:sz w:val="20"/>
        </w:rPr>
        <w:t xml:space="preserve"> and based on the most recent classification. It does </w:t>
      </w:r>
      <w:r w:rsidR="63D8217B" w:rsidRPr="00FA04AD">
        <w:rPr>
          <w:rStyle w:val="Strong"/>
          <w:rFonts w:asciiTheme="minorHAnsi" w:eastAsiaTheme="majorEastAsia" w:hAnsiTheme="minorHAnsi"/>
          <w:b w:val="0"/>
          <w:sz w:val="20"/>
        </w:rPr>
        <w:t>not reflect historical changes</w:t>
      </w:r>
      <w:r w:rsidR="63D8217B" w:rsidRPr="00FA04AD">
        <w:rPr>
          <w:rFonts w:asciiTheme="minorHAnsi" w:hAnsiTheme="minorHAnsi"/>
          <w:sz w:val="20"/>
        </w:rPr>
        <w:t xml:space="preserve"> in regional assignments, for example, the Sudan/South Sudan split or shifts in regional groupings used before 2020. As a result, regional counts represent today’s official classification applied retroactively across all project years.</w:t>
      </w:r>
      <w:r w:rsidR="00826F78" w:rsidRPr="00FA04AD">
        <w:rPr>
          <w:rFonts w:asciiTheme="minorHAnsi" w:hAnsiTheme="minorHAnsi"/>
          <w:sz w:val="20"/>
        </w:rPr>
        <w:t xml:space="preserve"> Projects are classified as “other” if they span more than one region</w:t>
      </w:r>
      <w:r w:rsidR="00A72247" w:rsidRPr="00FA04AD">
        <w:rPr>
          <w:rFonts w:asciiTheme="minorHAnsi" w:hAnsiTheme="minorHAnsi"/>
          <w:sz w:val="20"/>
        </w:rPr>
        <w:t xml:space="preserve">. </w:t>
      </w:r>
    </w:p>
  </w:footnote>
  <w:footnote w:id="14">
    <w:p w14:paraId="1B06C2A3" w14:textId="25233328" w:rsidR="00BB0796" w:rsidRPr="00FA04AD" w:rsidRDefault="00BB0796"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w:t>
      </w:r>
      <w:r w:rsidR="00B440E3" w:rsidRPr="00FA04AD">
        <w:rPr>
          <w:rFonts w:asciiTheme="minorHAnsi" w:hAnsiTheme="minorHAnsi"/>
          <w:sz w:val="20"/>
        </w:rPr>
        <w:t>The IDA</w:t>
      </w:r>
      <w:r w:rsidR="008C5AFD" w:rsidRPr="00FA04AD">
        <w:rPr>
          <w:rFonts w:asciiTheme="minorHAnsi" w:hAnsiTheme="minorHAnsi"/>
          <w:sz w:val="20"/>
        </w:rPr>
        <w:t xml:space="preserve"> and IBRD comparisons and lessons were informed by LLM outputs and supplemented by author review, analysis, and inputs.</w:t>
      </w:r>
    </w:p>
  </w:footnote>
  <w:footnote w:id="15">
    <w:p w14:paraId="2157CF54" w14:textId="69CA587D" w:rsidR="00A96CFB" w:rsidRPr="00FA04AD" w:rsidRDefault="00A96CFB"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An alternative explanation is that FCS projects </w:t>
      </w:r>
      <w:r w:rsidR="00453938" w:rsidRPr="00FA04AD">
        <w:rPr>
          <w:rFonts w:asciiTheme="minorHAnsi" w:hAnsiTheme="minorHAnsi"/>
          <w:sz w:val="20"/>
        </w:rPr>
        <w:t>focus on</w:t>
      </w:r>
      <w:r w:rsidRPr="00FA04AD">
        <w:rPr>
          <w:rFonts w:asciiTheme="minorHAnsi" w:hAnsiTheme="minorHAnsi"/>
          <w:sz w:val="20"/>
        </w:rPr>
        <w:t xml:space="preserve"> delivering basic services</w:t>
      </w:r>
      <w:r w:rsidR="00091278" w:rsidRPr="00FA04AD">
        <w:rPr>
          <w:rFonts w:asciiTheme="minorHAnsi" w:hAnsiTheme="minorHAnsi"/>
          <w:sz w:val="20"/>
        </w:rPr>
        <w:t xml:space="preserve"> </w:t>
      </w:r>
      <w:r w:rsidR="00A67404" w:rsidRPr="00FA04AD">
        <w:rPr>
          <w:rFonts w:asciiTheme="minorHAnsi" w:hAnsiTheme="minorHAnsi"/>
          <w:sz w:val="20"/>
        </w:rPr>
        <w:t>through</w:t>
      </w:r>
      <w:r w:rsidR="00091278" w:rsidRPr="00FA04AD">
        <w:rPr>
          <w:rFonts w:asciiTheme="minorHAnsi" w:hAnsiTheme="minorHAnsi"/>
          <w:sz w:val="20"/>
        </w:rPr>
        <w:t xml:space="preserve"> well-tested </w:t>
      </w:r>
      <w:r w:rsidR="00D90D99" w:rsidRPr="00FA04AD">
        <w:rPr>
          <w:rFonts w:asciiTheme="minorHAnsi" w:hAnsiTheme="minorHAnsi"/>
          <w:sz w:val="20"/>
        </w:rPr>
        <w:t>model</w:t>
      </w:r>
      <w:r w:rsidR="000A3F31" w:rsidRPr="00FA04AD">
        <w:rPr>
          <w:rFonts w:asciiTheme="minorHAnsi" w:hAnsiTheme="minorHAnsi"/>
          <w:sz w:val="20"/>
        </w:rPr>
        <w:t>s</w:t>
      </w:r>
      <w:r w:rsidR="00F11CF7" w:rsidRPr="00FA04AD">
        <w:rPr>
          <w:rFonts w:asciiTheme="minorHAnsi" w:hAnsiTheme="minorHAnsi"/>
          <w:sz w:val="20"/>
        </w:rPr>
        <w:t xml:space="preserve"> and that</w:t>
      </w:r>
      <w:r w:rsidR="00E3522C" w:rsidRPr="00FA04AD">
        <w:rPr>
          <w:rFonts w:asciiTheme="minorHAnsi" w:hAnsiTheme="minorHAnsi"/>
          <w:sz w:val="20"/>
        </w:rPr>
        <w:t xml:space="preserve"> process innovations (e.g. implementation arrangements, financing) are more common tha</w:t>
      </w:r>
      <w:r w:rsidR="00982025" w:rsidRPr="00FA04AD">
        <w:rPr>
          <w:rFonts w:asciiTheme="minorHAnsi" w:hAnsiTheme="minorHAnsi"/>
          <w:sz w:val="20"/>
        </w:rPr>
        <w:t xml:space="preserve">n project design innovations in FCS contexts. </w:t>
      </w:r>
      <w:r w:rsidR="00194675" w:rsidRPr="00FA04AD">
        <w:rPr>
          <w:rFonts w:asciiTheme="minorHAnsi" w:hAnsiTheme="minorHAnsi"/>
          <w:sz w:val="20"/>
        </w:rPr>
        <w:t xml:space="preserve">Additional research is needed to explore this hypothesis. </w:t>
      </w:r>
    </w:p>
  </w:footnote>
  <w:footnote w:id="16">
    <w:p w14:paraId="15671675" w14:textId="79ABD04A" w:rsidR="00A45C7E" w:rsidRPr="00FA04AD" w:rsidRDefault="00A45C7E"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w:t>
      </w:r>
      <w:r w:rsidRPr="00FA04AD">
        <w:rPr>
          <w:rFonts w:asciiTheme="minorHAnsi" w:hAnsiTheme="minorHAnsi"/>
          <w:color w:val="000000" w:themeColor="text1"/>
          <w:sz w:val="20"/>
        </w:rPr>
        <w:t>PE-BASIC HLTH/NUTRITION, P008048; Andhra Pradesh and Telangana Municipal Development Project, P071250; Accelerating India's COVID-19 Social Protection Response Program (PMGKY), P173943</w:t>
      </w:r>
    </w:p>
  </w:footnote>
  <w:footnote w:id="17">
    <w:p w14:paraId="464A4B5C" w14:textId="518FD569" w:rsidR="00937108" w:rsidRPr="00FA04AD" w:rsidRDefault="00937108"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Figure 3.3 </w:t>
      </w:r>
      <w:r w:rsidR="003B351C" w:rsidRPr="00FA04AD">
        <w:rPr>
          <w:rFonts w:asciiTheme="minorHAnsi" w:hAnsiTheme="minorHAnsi"/>
          <w:sz w:val="20"/>
        </w:rPr>
        <w:t xml:space="preserve">focuses on the </w:t>
      </w:r>
      <w:r w:rsidR="009D7212" w:rsidRPr="00FA04AD">
        <w:rPr>
          <w:rFonts w:asciiTheme="minorHAnsi" w:hAnsiTheme="minorHAnsi"/>
          <w:sz w:val="20"/>
        </w:rPr>
        <w:t xml:space="preserve">nine </w:t>
      </w:r>
      <w:r w:rsidR="003559BE" w:rsidRPr="00FA04AD">
        <w:rPr>
          <w:rFonts w:asciiTheme="minorHAnsi" w:hAnsiTheme="minorHAnsi"/>
          <w:sz w:val="20"/>
        </w:rPr>
        <w:t xml:space="preserve">GPs that </w:t>
      </w:r>
      <w:r w:rsidR="0035602C" w:rsidRPr="00FA04AD">
        <w:rPr>
          <w:rFonts w:asciiTheme="minorHAnsi" w:hAnsiTheme="minorHAnsi"/>
          <w:sz w:val="20"/>
        </w:rPr>
        <w:t xml:space="preserve">have data across all cohorts and that have the highest overall prevalence of innovation. </w:t>
      </w:r>
      <w:r w:rsidR="00B663BD" w:rsidRPr="00FA04AD">
        <w:rPr>
          <w:rFonts w:asciiTheme="minorHAnsi" w:hAnsiTheme="minorHAnsi"/>
          <w:sz w:val="20"/>
        </w:rPr>
        <w:t>Digital and Social Sustainability and Inclusion are among the top nine innovative GPs overall, but they are excluded from Figure 3.3. because the</w:t>
      </w:r>
      <w:r w:rsidR="00165B67" w:rsidRPr="00FA04AD">
        <w:rPr>
          <w:rFonts w:asciiTheme="minorHAnsi" w:hAnsiTheme="minorHAnsi"/>
          <w:sz w:val="20"/>
        </w:rPr>
        <w:t xml:space="preserve">y </w:t>
      </w:r>
      <w:r w:rsidR="006D5DAB" w:rsidRPr="00FA04AD">
        <w:rPr>
          <w:rFonts w:asciiTheme="minorHAnsi" w:hAnsiTheme="minorHAnsi"/>
          <w:sz w:val="20"/>
        </w:rPr>
        <w:t xml:space="preserve">are relatively new (&lt;10 years old) GPs and therefore do not have data across all cohorts. </w:t>
      </w:r>
    </w:p>
  </w:footnote>
  <w:footnote w:id="18">
    <w:p w14:paraId="4274A0DE" w14:textId="6DCB913B" w:rsidR="002F2A26" w:rsidRPr="00FA04AD" w:rsidRDefault="002F2A26"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63D8217B" w:rsidRPr="00FA04AD">
        <w:rPr>
          <w:rFonts w:asciiTheme="minorHAnsi" w:hAnsiTheme="minorHAnsi"/>
          <w:sz w:val="20"/>
        </w:rPr>
        <w:t xml:space="preserve"> In this context, </w:t>
      </w:r>
      <w:r w:rsidR="63D8217B" w:rsidRPr="00FA04AD">
        <w:rPr>
          <w:rStyle w:val="Emphasis"/>
          <w:rFonts w:asciiTheme="minorHAnsi" w:eastAsiaTheme="majorEastAsia" w:hAnsiTheme="minorHAnsi"/>
          <w:sz w:val="20"/>
        </w:rPr>
        <w:t>premium</w:t>
      </w:r>
      <w:r w:rsidR="63D8217B" w:rsidRPr="00FA04AD">
        <w:rPr>
          <w:rFonts w:asciiTheme="minorHAnsi" w:hAnsiTheme="minorHAnsi"/>
          <w:sz w:val="20"/>
        </w:rPr>
        <w:t xml:space="preserve"> refers to the positive or negative effect that the presence of digital technology has on project performance outcomes</w:t>
      </w:r>
    </w:p>
  </w:footnote>
  <w:footnote w:id="19">
    <w:p w14:paraId="2FF288A2" w14:textId="5F176881" w:rsidR="00D13EB5" w:rsidRPr="00FA04AD" w:rsidRDefault="00D13EB5"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There are not any Digital Development projects that are classified as high or moderate innovation and that do not have a technology tag. </w:t>
      </w:r>
    </w:p>
  </w:footnote>
  <w:footnote w:id="20">
    <w:p w14:paraId="0808FDD0" w14:textId="69323E4B" w:rsidR="00A37C1E" w:rsidRPr="00FA04AD" w:rsidRDefault="00A37C1E"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w:t>
      </w:r>
      <w:r w:rsidR="00D51DEE" w:rsidRPr="00FA04AD">
        <w:rPr>
          <w:rFonts w:asciiTheme="minorHAnsi" w:hAnsiTheme="minorHAnsi"/>
          <w:sz w:val="20"/>
        </w:rPr>
        <w:t xml:space="preserve">Findings and lessons on Trust Funds were surfaced with LLM support and reviewed and verified by the authors. </w:t>
      </w:r>
    </w:p>
  </w:footnote>
  <w:footnote w:id="21">
    <w:p w14:paraId="4EAB9A9B" w14:textId="08741E2E" w:rsidR="00A45C7E" w:rsidRPr="00FA04AD" w:rsidRDefault="00A45C7E"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Emergency Education Rehabilitation &amp; Development Project in Afghanistan, P077896; MOLDOVA REGIONAL DEVELOPMENT, P118405</w:t>
      </w:r>
    </w:p>
  </w:footnote>
  <w:footnote w:id="22">
    <w:p w14:paraId="6F657008" w14:textId="20A16DBE" w:rsidR="00E238AA" w:rsidRPr="00FA04AD" w:rsidRDefault="00E238AA"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w:t>
      </w:r>
      <w:hyperlink r:id="rId4" w:tgtFrame="_blank" w:history="1">
        <w:r w:rsidRPr="00FA04AD">
          <w:rPr>
            <w:rStyle w:val="Hyperlink"/>
            <w:rFonts w:asciiTheme="minorHAnsi" w:hAnsiTheme="minorHAnsi"/>
            <w:sz w:val="20"/>
          </w:rPr>
          <w:t>Regional Coordination for Improved Water Resources Mgt. &amp; Capacity (P130801)</w:t>
        </w:r>
      </w:hyperlink>
      <w:r w:rsidRPr="00FA04AD">
        <w:rPr>
          <w:rFonts w:asciiTheme="minorHAnsi" w:hAnsiTheme="minorHAnsi"/>
          <w:sz w:val="20"/>
        </w:rPr>
        <w:t xml:space="preserve">. </w:t>
      </w:r>
    </w:p>
  </w:footnote>
  <w:footnote w:id="23">
    <w:p w14:paraId="509450C4" w14:textId="236F94D6" w:rsidR="00F04B70" w:rsidRPr="00FA04AD" w:rsidRDefault="00F04B70"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Angola First Education Project (</w:t>
      </w:r>
      <w:hyperlink r:id="rId5" w:tgtFrame="_blank" w:history="1">
        <w:r w:rsidRPr="00FA04AD">
          <w:rPr>
            <w:rStyle w:val="Hyperlink"/>
            <w:rFonts w:asciiTheme="minorHAnsi" w:hAnsiTheme="minorHAnsi"/>
            <w:sz w:val="20"/>
          </w:rPr>
          <w:t>P000042)</w:t>
        </w:r>
      </w:hyperlink>
      <w:r w:rsidR="00F163F1" w:rsidRPr="00FA04AD">
        <w:rPr>
          <w:rFonts w:asciiTheme="minorHAnsi" w:hAnsiTheme="minorHAnsi"/>
          <w:sz w:val="20"/>
        </w:rPr>
        <w:t>.</w:t>
      </w:r>
    </w:p>
  </w:footnote>
  <w:footnote w:id="24">
    <w:p w14:paraId="10DCCE12" w14:textId="7BDA06E7" w:rsidR="00F163F1" w:rsidRPr="00FA04AD" w:rsidRDefault="00F163F1"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National Minor Irrigation Development Project (P009544). </w:t>
      </w:r>
    </w:p>
  </w:footnote>
  <w:footnote w:id="25">
    <w:p w14:paraId="6C7C80C6" w14:textId="104FCE50" w:rsidR="0049694B" w:rsidRPr="00FA04AD" w:rsidRDefault="0049694B"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Republic of Congo Emergency Recovery and Community Support Project (P081924). </w:t>
      </w:r>
    </w:p>
  </w:footnote>
  <w:footnote w:id="26">
    <w:p w14:paraId="3701105A" w14:textId="68459C9C" w:rsidR="00713F8B" w:rsidRPr="00FA04AD" w:rsidRDefault="00713F8B"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w:t>
      </w:r>
      <w:r w:rsidRPr="00FA04AD">
        <w:rPr>
          <w:rFonts w:asciiTheme="minorHAnsi" w:hAnsiTheme="minorHAnsi"/>
          <w:color w:val="000000" w:themeColor="text1"/>
          <w:sz w:val="20"/>
        </w:rPr>
        <w:t>WOMEN IN DEVELOPMENT, P000822; Rural Poverty Alleviation – Ceara, P038884; ENVIRONMENTAL Management in Burkina Faso, P000290)</w:t>
      </w:r>
    </w:p>
  </w:footnote>
  <w:footnote w:id="27">
    <w:p w14:paraId="686E8020" w14:textId="310BC222" w:rsidR="00050720" w:rsidRPr="00FA04AD" w:rsidRDefault="00050720"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63D8217B" w:rsidRPr="00FA04AD">
        <w:rPr>
          <w:rFonts w:asciiTheme="minorHAnsi" w:hAnsiTheme="minorHAnsi"/>
          <w:sz w:val="20"/>
        </w:rPr>
        <w:t xml:space="preserve"> The </w:t>
      </w:r>
      <w:r w:rsidR="63D8217B" w:rsidRPr="00FA04AD">
        <w:rPr>
          <w:rFonts w:asciiTheme="minorHAnsi" w:hAnsiTheme="minorHAnsi"/>
          <w:color w:val="001D35"/>
          <w:sz w:val="20"/>
          <w:shd w:val="clear" w:color="auto" w:fill="FFFFFF"/>
        </w:rPr>
        <w:t xml:space="preserve">Turn Around Allocation is a specific fund that </w:t>
      </w:r>
      <w:r w:rsidR="63D8217B" w:rsidRPr="00FA04AD">
        <w:rPr>
          <w:rFonts w:asciiTheme="minorHAnsi" w:hAnsiTheme="minorHAnsi"/>
          <w:color w:val="2C333E"/>
          <w:sz w:val="20"/>
          <w:shd w:val="clear" w:color="auto" w:fill="FFFFFF"/>
        </w:rPr>
        <w:t>supports countries emerging from a period of conflict, social/political crisis, or disengagement and where there is a window of opportunity for IDA to either re-engage or intensify support to pursue reforms that can accelerate a transition out of fragility and build resilience.</w:t>
      </w:r>
    </w:p>
  </w:footnote>
  <w:footnote w:id="28">
    <w:p w14:paraId="0928D912" w14:textId="4B4DFAED" w:rsidR="00D3789E" w:rsidRPr="00FA04AD" w:rsidRDefault="00D3789E" w:rsidP="00712226">
      <w:pPr>
        <w:pStyle w:val="FootnoteText"/>
        <w:jc w:val="both"/>
        <w:rPr>
          <w:rFonts w:asciiTheme="minorHAnsi" w:hAnsiTheme="minorHAnsi"/>
          <w:sz w:val="20"/>
        </w:rPr>
      </w:pPr>
      <w:r w:rsidRPr="00FA04AD">
        <w:rPr>
          <w:rStyle w:val="FootnoteReference"/>
          <w:rFonts w:asciiTheme="minorHAnsi" w:hAnsiTheme="minorHAnsi"/>
          <w:sz w:val="20"/>
        </w:rPr>
        <w:footnoteRef/>
      </w:r>
      <w:r w:rsidRPr="00FA04AD">
        <w:rPr>
          <w:rFonts w:asciiTheme="minorHAnsi" w:hAnsiTheme="minorHAnsi"/>
          <w:sz w:val="20"/>
        </w:rPr>
        <w:t xml:space="preserve"> Lessons and analysis in this section were surfaced by LLM and reviewed and verified by the authors. </w:t>
      </w:r>
    </w:p>
  </w:footnote>
  <w:footnote w:id="29">
    <w:p w14:paraId="162970BB" w14:textId="1B6AA712" w:rsidR="00FA46BD" w:rsidRPr="00FA04AD" w:rsidRDefault="00FA46BD"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63D8217B" w:rsidRPr="00FA04AD">
        <w:rPr>
          <w:rFonts w:asciiTheme="minorHAnsi" w:hAnsiTheme="minorHAnsi"/>
          <w:sz w:val="20"/>
        </w:rPr>
        <w:t xml:space="preserve"> For Oslo classifications see OECD/Eurostat 2018.</w:t>
      </w:r>
    </w:p>
  </w:footnote>
  <w:footnote w:id="30">
    <w:p w14:paraId="53E298DE" w14:textId="09529852" w:rsidR="00C21D1D" w:rsidRPr="00FA04AD" w:rsidRDefault="00C21D1D"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63D8217B" w:rsidRPr="00FA04AD">
        <w:rPr>
          <w:rFonts w:asciiTheme="minorHAnsi" w:hAnsiTheme="minorHAnsi"/>
          <w:sz w:val="20"/>
        </w:rPr>
        <w:t xml:space="preserve"> For a description of Nesta’s innovation levels, see </w:t>
      </w:r>
      <w:hyperlink r:id="rId6" w:history="1">
        <w:r w:rsidR="63D8217B" w:rsidRPr="00FA04AD">
          <w:rPr>
            <w:rStyle w:val="Hyperlink"/>
            <w:rFonts w:asciiTheme="minorHAnsi" w:hAnsiTheme="minorHAnsi"/>
            <w:sz w:val="20"/>
          </w:rPr>
          <w:t>https://www.nesta.org.uk</w:t>
        </w:r>
      </w:hyperlink>
      <w:r w:rsidR="63D8217B" w:rsidRPr="00FA04AD">
        <w:rPr>
          <w:rFonts w:asciiTheme="minorHAnsi" w:hAnsiTheme="minorHAnsi"/>
          <w:sz w:val="20"/>
        </w:rPr>
        <w:t xml:space="preserve"> </w:t>
      </w:r>
    </w:p>
  </w:footnote>
  <w:footnote w:id="31">
    <w:p w14:paraId="71BB400C" w14:textId="05C1D962" w:rsidR="00C01DAE" w:rsidRPr="00FA04AD" w:rsidRDefault="00C01DAE" w:rsidP="00000B8A">
      <w:pPr>
        <w:pStyle w:val="FootnoteText"/>
        <w:jc w:val="both"/>
        <w:rPr>
          <w:rFonts w:asciiTheme="minorHAnsi" w:hAnsiTheme="minorHAnsi"/>
          <w:sz w:val="20"/>
        </w:rPr>
      </w:pPr>
      <w:r w:rsidRPr="00FA04AD">
        <w:rPr>
          <w:rStyle w:val="FootnoteReference"/>
          <w:rFonts w:asciiTheme="minorHAnsi" w:hAnsiTheme="minorHAnsi"/>
          <w:sz w:val="20"/>
        </w:rPr>
        <w:footnoteRef/>
      </w:r>
      <w:r w:rsidR="244FAC12" w:rsidRPr="00FA04AD">
        <w:rPr>
          <w:rFonts w:asciiTheme="minorHAnsi" w:hAnsiTheme="minorHAnsi"/>
          <w:sz w:val="20"/>
        </w:rPr>
        <w:t xml:space="preserve"> The innovation content is not weighed as a share of lending envelope dedicated to innovation activities. Therefore, a project with “high” innovation content could dedicate only a portion of its funding to innovation, for example, through a subcomponent or an activity within a broader approach.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51D8C33" w14:paraId="48FCCC79" w14:textId="77777777" w:rsidTr="051D8C33">
      <w:trPr>
        <w:trHeight w:val="300"/>
      </w:trPr>
      <w:tc>
        <w:tcPr>
          <w:tcW w:w="3005" w:type="dxa"/>
        </w:tcPr>
        <w:p w14:paraId="2ED8D97B" w14:textId="7F927E11" w:rsidR="051D8C33" w:rsidRDefault="051D8C33" w:rsidP="051D8C33">
          <w:pPr>
            <w:pStyle w:val="Header"/>
            <w:ind w:left="-115"/>
          </w:pPr>
        </w:p>
      </w:tc>
      <w:tc>
        <w:tcPr>
          <w:tcW w:w="3005" w:type="dxa"/>
        </w:tcPr>
        <w:p w14:paraId="43446C43" w14:textId="78E5114E" w:rsidR="051D8C33" w:rsidRDefault="051D8C33" w:rsidP="051D8C33">
          <w:pPr>
            <w:pStyle w:val="Header"/>
            <w:jc w:val="center"/>
          </w:pPr>
        </w:p>
      </w:tc>
      <w:tc>
        <w:tcPr>
          <w:tcW w:w="3005" w:type="dxa"/>
        </w:tcPr>
        <w:p w14:paraId="7AD1F03C" w14:textId="30AF5A10" w:rsidR="051D8C33" w:rsidRDefault="051D8C33" w:rsidP="051D8C33">
          <w:pPr>
            <w:pStyle w:val="Header"/>
            <w:ind w:right="-115"/>
            <w:jc w:val="right"/>
          </w:pPr>
        </w:p>
      </w:tc>
    </w:tr>
  </w:tbl>
  <w:p w14:paraId="44E4AF62" w14:textId="5F526F81" w:rsidR="00314CB7" w:rsidRDefault="00314CB7">
    <w:pPr>
      <w:pStyle w:val="Header"/>
    </w:pPr>
  </w:p>
</w:hdr>
</file>

<file path=word/intelligence2.xml><?xml version="1.0" encoding="utf-8"?>
<int2:intelligence xmlns:int2="http://schemas.microsoft.com/office/intelligence/2020/intelligence" xmlns:oel="http://schemas.microsoft.com/office/2019/extlst">
  <int2:observations>
    <int2:textHash int2:hashCode="MpgDQ6UHl9nbxR" int2:id="Mpa7OolD">
      <int2:state int2:value="Rejected" int2:type="spell"/>
    </int2:textHash>
    <int2:textHash int2:hashCode="QelvhfiIlqUOFd" int2:id="fdI63qiI">
      <int2:state int2:value="Rejected" int2:type="spell"/>
    </int2:textHash>
    <int2:textHash int2:hashCode="b/FQs5uTaxKu7C" int2:id="sggCC058">
      <int2:state int2:value="Rejected" int2:type="spell"/>
    </int2:textHash>
    <int2:textHash int2:hashCode="XER9I43KTcd5J0" int2:id="sjqMxo3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536"/>
    <w:multiLevelType w:val="multilevel"/>
    <w:tmpl w:val="2D5E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B23E5"/>
    <w:multiLevelType w:val="multilevel"/>
    <w:tmpl w:val="70A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7680"/>
    <w:multiLevelType w:val="multilevel"/>
    <w:tmpl w:val="C062092C"/>
    <w:lvl w:ilvl="0">
      <w:start w:val="3"/>
      <w:numFmt w:val="decimal"/>
      <w:lvlText w:val="%1"/>
      <w:lvlJc w:val="left"/>
      <w:pPr>
        <w:ind w:left="360" w:hanging="360"/>
      </w:pPr>
      <w:rPr>
        <w:rFonts w:hint="default"/>
      </w:rPr>
    </w:lvl>
    <w:lvl w:ilvl="1">
      <w:start w:val="4"/>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3" w15:restartNumberingAfterBreak="0">
    <w:nsid w:val="074A5DE7"/>
    <w:multiLevelType w:val="hybridMultilevel"/>
    <w:tmpl w:val="9992F438"/>
    <w:lvl w:ilvl="0" w:tplc="A7F02938">
      <w:start w:val="1"/>
      <w:numFmt w:val="lowerRoman"/>
      <w:lvlText w:val="(%1)"/>
      <w:lvlJc w:val="left"/>
      <w:pPr>
        <w:ind w:left="1080" w:hanging="72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561E0"/>
    <w:multiLevelType w:val="multilevel"/>
    <w:tmpl w:val="52E2186E"/>
    <w:lvl w:ilvl="0">
      <w:start w:val="3"/>
      <w:numFmt w:val="decimal"/>
      <w:lvlText w:val="%1."/>
      <w:lvlJc w:val="left"/>
      <w:pPr>
        <w:ind w:left="380" w:hanging="38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A211E1"/>
    <w:multiLevelType w:val="hybridMultilevel"/>
    <w:tmpl w:val="2B8CEB56"/>
    <w:lvl w:ilvl="0" w:tplc="FFFFFFFF">
      <w:start w:val="1"/>
      <w:numFmt w:val="upperLetter"/>
      <w:lvlText w:val="%1."/>
      <w:lvlJc w:val="left"/>
      <w:pPr>
        <w:ind w:left="720" w:hanging="360"/>
      </w:pPr>
      <w:rPr>
        <w:rFonts w:eastAsia="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CD0ECC"/>
    <w:multiLevelType w:val="hybridMultilevel"/>
    <w:tmpl w:val="AC3A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0C7A26"/>
    <w:multiLevelType w:val="hybridMultilevel"/>
    <w:tmpl w:val="C330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C63CA"/>
    <w:multiLevelType w:val="multilevel"/>
    <w:tmpl w:val="020A76B2"/>
    <w:lvl w:ilvl="0">
      <w:start w:val="1"/>
      <w:numFmt w:val="decimal"/>
      <w:lvlText w:val="%1."/>
      <w:lvlJc w:val="left"/>
      <w:pPr>
        <w:ind w:left="380" w:hanging="380"/>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C8D2B8C"/>
    <w:multiLevelType w:val="hybridMultilevel"/>
    <w:tmpl w:val="989AD850"/>
    <w:lvl w:ilvl="0" w:tplc="04546A2C">
      <w:start w:val="1"/>
      <w:numFmt w:val="decimal"/>
      <w:lvlText w:val="%1."/>
      <w:lvlJc w:val="left"/>
      <w:pPr>
        <w:ind w:left="1020" w:hanging="360"/>
      </w:pPr>
    </w:lvl>
    <w:lvl w:ilvl="1" w:tplc="BB00A2CE">
      <w:start w:val="1"/>
      <w:numFmt w:val="decimal"/>
      <w:lvlText w:val="%2."/>
      <w:lvlJc w:val="left"/>
      <w:pPr>
        <w:ind w:left="1020" w:hanging="360"/>
      </w:pPr>
    </w:lvl>
    <w:lvl w:ilvl="2" w:tplc="4F247910">
      <w:start w:val="1"/>
      <w:numFmt w:val="decimal"/>
      <w:lvlText w:val="%3."/>
      <w:lvlJc w:val="left"/>
      <w:pPr>
        <w:ind w:left="1020" w:hanging="360"/>
      </w:pPr>
    </w:lvl>
    <w:lvl w:ilvl="3" w:tplc="F02C7956">
      <w:start w:val="1"/>
      <w:numFmt w:val="decimal"/>
      <w:lvlText w:val="%4."/>
      <w:lvlJc w:val="left"/>
      <w:pPr>
        <w:ind w:left="1020" w:hanging="360"/>
      </w:pPr>
    </w:lvl>
    <w:lvl w:ilvl="4" w:tplc="5D501B90">
      <w:start w:val="1"/>
      <w:numFmt w:val="decimal"/>
      <w:lvlText w:val="%5."/>
      <w:lvlJc w:val="left"/>
      <w:pPr>
        <w:ind w:left="1020" w:hanging="360"/>
      </w:pPr>
    </w:lvl>
    <w:lvl w:ilvl="5" w:tplc="C3484BEC">
      <w:start w:val="1"/>
      <w:numFmt w:val="decimal"/>
      <w:lvlText w:val="%6."/>
      <w:lvlJc w:val="left"/>
      <w:pPr>
        <w:ind w:left="1020" w:hanging="360"/>
      </w:pPr>
    </w:lvl>
    <w:lvl w:ilvl="6" w:tplc="297CE9B8">
      <w:start w:val="1"/>
      <w:numFmt w:val="decimal"/>
      <w:lvlText w:val="%7."/>
      <w:lvlJc w:val="left"/>
      <w:pPr>
        <w:ind w:left="1020" w:hanging="360"/>
      </w:pPr>
    </w:lvl>
    <w:lvl w:ilvl="7" w:tplc="F84E85E6">
      <w:start w:val="1"/>
      <w:numFmt w:val="decimal"/>
      <w:lvlText w:val="%8."/>
      <w:lvlJc w:val="left"/>
      <w:pPr>
        <w:ind w:left="1020" w:hanging="360"/>
      </w:pPr>
    </w:lvl>
    <w:lvl w:ilvl="8" w:tplc="6D084304">
      <w:start w:val="1"/>
      <w:numFmt w:val="decimal"/>
      <w:lvlText w:val="%9."/>
      <w:lvlJc w:val="left"/>
      <w:pPr>
        <w:ind w:left="1020" w:hanging="360"/>
      </w:pPr>
    </w:lvl>
  </w:abstractNum>
  <w:abstractNum w:abstractNumId="10" w15:restartNumberingAfterBreak="0">
    <w:nsid w:val="0CBE0631"/>
    <w:multiLevelType w:val="multilevel"/>
    <w:tmpl w:val="620CD0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066DE"/>
    <w:multiLevelType w:val="hybridMultilevel"/>
    <w:tmpl w:val="DEA029D6"/>
    <w:lvl w:ilvl="0" w:tplc="F028D876">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7F313A"/>
    <w:multiLevelType w:val="hybridMultilevel"/>
    <w:tmpl w:val="51382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89328A"/>
    <w:multiLevelType w:val="hybridMultilevel"/>
    <w:tmpl w:val="5E0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7F8B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3668A9"/>
    <w:multiLevelType w:val="hybridMultilevel"/>
    <w:tmpl w:val="9358006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BD1B18"/>
    <w:multiLevelType w:val="hybridMultilevel"/>
    <w:tmpl w:val="4BF2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F6843"/>
    <w:multiLevelType w:val="hybridMultilevel"/>
    <w:tmpl w:val="297A82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CFF1398"/>
    <w:multiLevelType w:val="multilevel"/>
    <w:tmpl w:val="BDA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933E0"/>
    <w:multiLevelType w:val="multilevel"/>
    <w:tmpl w:val="D18E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71493D"/>
    <w:multiLevelType w:val="hybridMultilevel"/>
    <w:tmpl w:val="D9CE3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16C6636"/>
    <w:multiLevelType w:val="hybridMultilevel"/>
    <w:tmpl w:val="09F65B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405717"/>
    <w:multiLevelType w:val="hybridMultilevel"/>
    <w:tmpl w:val="CCCC3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2178F"/>
    <w:multiLevelType w:val="multilevel"/>
    <w:tmpl w:val="0EC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703C90"/>
    <w:multiLevelType w:val="hybridMultilevel"/>
    <w:tmpl w:val="9358006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8131595"/>
    <w:multiLevelType w:val="multilevel"/>
    <w:tmpl w:val="64E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630616"/>
    <w:multiLevelType w:val="hybridMultilevel"/>
    <w:tmpl w:val="547A23DC"/>
    <w:lvl w:ilvl="0" w:tplc="13D2DC5C">
      <w:start w:val="1"/>
      <w:numFmt w:val="decimal"/>
      <w:lvlText w:val="%1."/>
      <w:lvlJc w:val="left"/>
      <w:pPr>
        <w:ind w:left="1020" w:hanging="360"/>
      </w:pPr>
    </w:lvl>
    <w:lvl w:ilvl="1" w:tplc="3C68F5FE">
      <w:start w:val="1"/>
      <w:numFmt w:val="decimal"/>
      <w:lvlText w:val="%2."/>
      <w:lvlJc w:val="left"/>
      <w:pPr>
        <w:ind w:left="1020" w:hanging="360"/>
      </w:pPr>
    </w:lvl>
    <w:lvl w:ilvl="2" w:tplc="CEE494E2">
      <w:start w:val="1"/>
      <w:numFmt w:val="decimal"/>
      <w:lvlText w:val="%3."/>
      <w:lvlJc w:val="left"/>
      <w:pPr>
        <w:ind w:left="1020" w:hanging="360"/>
      </w:pPr>
    </w:lvl>
    <w:lvl w:ilvl="3" w:tplc="25B27DF4">
      <w:start w:val="1"/>
      <w:numFmt w:val="decimal"/>
      <w:lvlText w:val="%4."/>
      <w:lvlJc w:val="left"/>
      <w:pPr>
        <w:ind w:left="1020" w:hanging="360"/>
      </w:pPr>
    </w:lvl>
    <w:lvl w:ilvl="4" w:tplc="60F02A8E">
      <w:start w:val="1"/>
      <w:numFmt w:val="decimal"/>
      <w:lvlText w:val="%5."/>
      <w:lvlJc w:val="left"/>
      <w:pPr>
        <w:ind w:left="1020" w:hanging="360"/>
      </w:pPr>
    </w:lvl>
    <w:lvl w:ilvl="5" w:tplc="D1DC97BA">
      <w:start w:val="1"/>
      <w:numFmt w:val="decimal"/>
      <w:lvlText w:val="%6."/>
      <w:lvlJc w:val="left"/>
      <w:pPr>
        <w:ind w:left="1020" w:hanging="360"/>
      </w:pPr>
    </w:lvl>
    <w:lvl w:ilvl="6" w:tplc="2B8C05C0">
      <w:start w:val="1"/>
      <w:numFmt w:val="decimal"/>
      <w:lvlText w:val="%7."/>
      <w:lvlJc w:val="left"/>
      <w:pPr>
        <w:ind w:left="1020" w:hanging="360"/>
      </w:pPr>
    </w:lvl>
    <w:lvl w:ilvl="7" w:tplc="00CCEBFE">
      <w:start w:val="1"/>
      <w:numFmt w:val="decimal"/>
      <w:lvlText w:val="%8."/>
      <w:lvlJc w:val="left"/>
      <w:pPr>
        <w:ind w:left="1020" w:hanging="360"/>
      </w:pPr>
    </w:lvl>
    <w:lvl w:ilvl="8" w:tplc="2EB2D684">
      <w:start w:val="1"/>
      <w:numFmt w:val="decimal"/>
      <w:lvlText w:val="%9."/>
      <w:lvlJc w:val="left"/>
      <w:pPr>
        <w:ind w:left="1020" w:hanging="360"/>
      </w:pPr>
    </w:lvl>
  </w:abstractNum>
  <w:abstractNum w:abstractNumId="27" w15:restartNumberingAfterBreak="0">
    <w:nsid w:val="2A10735F"/>
    <w:multiLevelType w:val="multilevel"/>
    <w:tmpl w:val="AED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C0D27"/>
    <w:multiLevelType w:val="hybridMultilevel"/>
    <w:tmpl w:val="551C6684"/>
    <w:lvl w:ilvl="0" w:tplc="04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C7B24F2"/>
    <w:multiLevelType w:val="hybridMultilevel"/>
    <w:tmpl w:val="A2C4C670"/>
    <w:lvl w:ilvl="0" w:tplc="56CE75A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E99651D"/>
    <w:multiLevelType w:val="hybridMultilevel"/>
    <w:tmpl w:val="A5589156"/>
    <w:lvl w:ilvl="0" w:tplc="F7007AD0">
      <w:start w:val="1"/>
      <w:numFmt w:val="decimal"/>
      <w:lvlText w:val="%1."/>
      <w:lvlJc w:val="left"/>
      <w:pPr>
        <w:ind w:left="1020" w:hanging="360"/>
      </w:pPr>
    </w:lvl>
    <w:lvl w:ilvl="1" w:tplc="1E62F930">
      <w:start w:val="1"/>
      <w:numFmt w:val="decimal"/>
      <w:lvlText w:val="%2."/>
      <w:lvlJc w:val="left"/>
      <w:pPr>
        <w:ind w:left="1020" w:hanging="360"/>
      </w:pPr>
    </w:lvl>
    <w:lvl w:ilvl="2" w:tplc="4F1EAE3C">
      <w:start w:val="1"/>
      <w:numFmt w:val="decimal"/>
      <w:lvlText w:val="%3."/>
      <w:lvlJc w:val="left"/>
      <w:pPr>
        <w:ind w:left="1020" w:hanging="360"/>
      </w:pPr>
    </w:lvl>
    <w:lvl w:ilvl="3" w:tplc="D0606AEC">
      <w:start w:val="1"/>
      <w:numFmt w:val="decimal"/>
      <w:lvlText w:val="%4."/>
      <w:lvlJc w:val="left"/>
      <w:pPr>
        <w:ind w:left="1020" w:hanging="360"/>
      </w:pPr>
    </w:lvl>
    <w:lvl w:ilvl="4" w:tplc="6C0C686C">
      <w:start w:val="1"/>
      <w:numFmt w:val="decimal"/>
      <w:lvlText w:val="%5."/>
      <w:lvlJc w:val="left"/>
      <w:pPr>
        <w:ind w:left="1020" w:hanging="360"/>
      </w:pPr>
    </w:lvl>
    <w:lvl w:ilvl="5" w:tplc="751A0A10">
      <w:start w:val="1"/>
      <w:numFmt w:val="decimal"/>
      <w:lvlText w:val="%6."/>
      <w:lvlJc w:val="left"/>
      <w:pPr>
        <w:ind w:left="1020" w:hanging="360"/>
      </w:pPr>
    </w:lvl>
    <w:lvl w:ilvl="6" w:tplc="66AA1970">
      <w:start w:val="1"/>
      <w:numFmt w:val="decimal"/>
      <w:lvlText w:val="%7."/>
      <w:lvlJc w:val="left"/>
      <w:pPr>
        <w:ind w:left="1020" w:hanging="360"/>
      </w:pPr>
    </w:lvl>
    <w:lvl w:ilvl="7" w:tplc="57C48DA0">
      <w:start w:val="1"/>
      <w:numFmt w:val="decimal"/>
      <w:lvlText w:val="%8."/>
      <w:lvlJc w:val="left"/>
      <w:pPr>
        <w:ind w:left="1020" w:hanging="360"/>
      </w:pPr>
    </w:lvl>
    <w:lvl w:ilvl="8" w:tplc="DC8C6A06">
      <w:start w:val="1"/>
      <w:numFmt w:val="decimal"/>
      <w:lvlText w:val="%9."/>
      <w:lvlJc w:val="left"/>
      <w:pPr>
        <w:ind w:left="1020" w:hanging="360"/>
      </w:pPr>
    </w:lvl>
  </w:abstractNum>
  <w:abstractNum w:abstractNumId="31" w15:restartNumberingAfterBreak="0">
    <w:nsid w:val="2F8C55C2"/>
    <w:multiLevelType w:val="multilevel"/>
    <w:tmpl w:val="5548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E4702E"/>
    <w:multiLevelType w:val="multilevel"/>
    <w:tmpl w:val="A87879A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01949"/>
    <w:multiLevelType w:val="multilevel"/>
    <w:tmpl w:val="596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D1B02"/>
    <w:multiLevelType w:val="hybridMultilevel"/>
    <w:tmpl w:val="89A03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D45624"/>
    <w:multiLevelType w:val="hybridMultilevel"/>
    <w:tmpl w:val="2B8CEB56"/>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69D701F"/>
    <w:multiLevelType w:val="hybridMultilevel"/>
    <w:tmpl w:val="FFFFFFFF"/>
    <w:lvl w:ilvl="0" w:tplc="4356BEF2">
      <w:start w:val="1"/>
      <w:numFmt w:val="bullet"/>
      <w:lvlText w:val=""/>
      <w:lvlJc w:val="left"/>
      <w:pPr>
        <w:ind w:left="720" w:hanging="360"/>
      </w:pPr>
      <w:rPr>
        <w:rFonts w:ascii="Symbol" w:hAnsi="Symbol" w:hint="default"/>
      </w:rPr>
    </w:lvl>
    <w:lvl w:ilvl="1" w:tplc="EFB8045E">
      <w:start w:val="1"/>
      <w:numFmt w:val="bullet"/>
      <w:lvlText w:val="o"/>
      <w:lvlJc w:val="left"/>
      <w:pPr>
        <w:ind w:left="1440" w:hanging="360"/>
      </w:pPr>
      <w:rPr>
        <w:rFonts w:ascii="Courier New" w:hAnsi="Courier New" w:hint="default"/>
      </w:rPr>
    </w:lvl>
    <w:lvl w:ilvl="2" w:tplc="C884F496">
      <w:start w:val="1"/>
      <w:numFmt w:val="bullet"/>
      <w:lvlText w:val=""/>
      <w:lvlJc w:val="left"/>
      <w:pPr>
        <w:ind w:left="2160" w:hanging="360"/>
      </w:pPr>
      <w:rPr>
        <w:rFonts w:ascii="Wingdings" w:hAnsi="Wingdings" w:hint="default"/>
      </w:rPr>
    </w:lvl>
    <w:lvl w:ilvl="3" w:tplc="C724233E">
      <w:start w:val="1"/>
      <w:numFmt w:val="bullet"/>
      <w:lvlText w:val=""/>
      <w:lvlJc w:val="left"/>
      <w:pPr>
        <w:ind w:left="2880" w:hanging="360"/>
      </w:pPr>
      <w:rPr>
        <w:rFonts w:ascii="Symbol" w:hAnsi="Symbol" w:hint="default"/>
      </w:rPr>
    </w:lvl>
    <w:lvl w:ilvl="4" w:tplc="76982D2A">
      <w:start w:val="1"/>
      <w:numFmt w:val="bullet"/>
      <w:lvlText w:val="o"/>
      <w:lvlJc w:val="left"/>
      <w:pPr>
        <w:ind w:left="3600" w:hanging="360"/>
      </w:pPr>
      <w:rPr>
        <w:rFonts w:ascii="Courier New" w:hAnsi="Courier New" w:hint="default"/>
      </w:rPr>
    </w:lvl>
    <w:lvl w:ilvl="5" w:tplc="309EAB5E">
      <w:start w:val="1"/>
      <w:numFmt w:val="bullet"/>
      <w:lvlText w:val=""/>
      <w:lvlJc w:val="left"/>
      <w:pPr>
        <w:ind w:left="4320" w:hanging="360"/>
      </w:pPr>
      <w:rPr>
        <w:rFonts w:ascii="Wingdings" w:hAnsi="Wingdings" w:hint="default"/>
      </w:rPr>
    </w:lvl>
    <w:lvl w:ilvl="6" w:tplc="E1EA715A">
      <w:start w:val="1"/>
      <w:numFmt w:val="bullet"/>
      <w:lvlText w:val=""/>
      <w:lvlJc w:val="left"/>
      <w:pPr>
        <w:ind w:left="5040" w:hanging="360"/>
      </w:pPr>
      <w:rPr>
        <w:rFonts w:ascii="Symbol" w:hAnsi="Symbol" w:hint="default"/>
      </w:rPr>
    </w:lvl>
    <w:lvl w:ilvl="7" w:tplc="2A3CCC4A">
      <w:start w:val="1"/>
      <w:numFmt w:val="bullet"/>
      <w:lvlText w:val="o"/>
      <w:lvlJc w:val="left"/>
      <w:pPr>
        <w:ind w:left="5760" w:hanging="360"/>
      </w:pPr>
      <w:rPr>
        <w:rFonts w:ascii="Courier New" w:hAnsi="Courier New" w:hint="default"/>
      </w:rPr>
    </w:lvl>
    <w:lvl w:ilvl="8" w:tplc="EC1A3610">
      <w:start w:val="1"/>
      <w:numFmt w:val="bullet"/>
      <w:lvlText w:val=""/>
      <w:lvlJc w:val="left"/>
      <w:pPr>
        <w:ind w:left="6480" w:hanging="360"/>
      </w:pPr>
      <w:rPr>
        <w:rFonts w:ascii="Wingdings" w:hAnsi="Wingdings" w:hint="default"/>
      </w:rPr>
    </w:lvl>
  </w:abstractNum>
  <w:abstractNum w:abstractNumId="37" w15:restartNumberingAfterBreak="0">
    <w:nsid w:val="370D3347"/>
    <w:multiLevelType w:val="multilevel"/>
    <w:tmpl w:val="DE76E6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F5291D"/>
    <w:multiLevelType w:val="hybridMultilevel"/>
    <w:tmpl w:val="1070E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A14D95"/>
    <w:multiLevelType w:val="hybridMultilevel"/>
    <w:tmpl w:val="2FA4F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A5420F"/>
    <w:multiLevelType w:val="multilevel"/>
    <w:tmpl w:val="E7E2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24887"/>
    <w:multiLevelType w:val="hybridMultilevel"/>
    <w:tmpl w:val="935800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8D78A9"/>
    <w:multiLevelType w:val="multilevel"/>
    <w:tmpl w:val="85C4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964FCE"/>
    <w:multiLevelType w:val="hybridMultilevel"/>
    <w:tmpl w:val="ADDA2010"/>
    <w:lvl w:ilvl="0" w:tplc="014E5B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630FFE"/>
    <w:multiLevelType w:val="hybridMultilevel"/>
    <w:tmpl w:val="9358006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4220C56"/>
    <w:multiLevelType w:val="multilevel"/>
    <w:tmpl w:val="939A06E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44924655"/>
    <w:multiLevelType w:val="hybridMultilevel"/>
    <w:tmpl w:val="1150889A"/>
    <w:lvl w:ilvl="0" w:tplc="C1101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5A2188B"/>
    <w:multiLevelType w:val="multilevel"/>
    <w:tmpl w:val="6DE4450C"/>
    <w:lvl w:ilvl="0">
      <w:start w:val="1"/>
      <w:numFmt w:val="decimal"/>
      <w:lvlText w:val="%1."/>
      <w:lvlJc w:val="left"/>
      <w:pPr>
        <w:ind w:left="380" w:hanging="38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48" w15:restartNumberingAfterBreak="0">
    <w:nsid w:val="46AD0E02"/>
    <w:multiLevelType w:val="hybridMultilevel"/>
    <w:tmpl w:val="7FB81512"/>
    <w:lvl w:ilvl="0" w:tplc="9EC0C1A2">
      <w:start w:val="1"/>
      <w:numFmt w:val="decimal"/>
      <w:lvlText w:val="%1."/>
      <w:lvlJc w:val="left"/>
      <w:pPr>
        <w:ind w:left="360" w:hanging="360"/>
      </w:pPr>
      <w:rPr>
        <w:rFonts w:ascii="Times New Roman" w:eastAsia="Times New Roman" w:hAnsi="Times New Roman" w:cs="Times New Roman"/>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487D2A9D"/>
    <w:multiLevelType w:val="hybridMultilevel"/>
    <w:tmpl w:val="0804F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CC6312"/>
    <w:multiLevelType w:val="hybridMultilevel"/>
    <w:tmpl w:val="D8C0D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CD43088"/>
    <w:multiLevelType w:val="multilevel"/>
    <w:tmpl w:val="1696D5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C07233"/>
    <w:multiLevelType w:val="multilevel"/>
    <w:tmpl w:val="D834C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F7759E2"/>
    <w:multiLevelType w:val="multilevel"/>
    <w:tmpl w:val="04C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42113"/>
    <w:multiLevelType w:val="hybridMultilevel"/>
    <w:tmpl w:val="1430B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3233FD2"/>
    <w:multiLevelType w:val="hybridMultilevel"/>
    <w:tmpl w:val="1E448FAA"/>
    <w:lvl w:ilvl="0" w:tplc="CEB8197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4254A5D"/>
    <w:multiLevelType w:val="hybridMultilevel"/>
    <w:tmpl w:val="17EE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326763"/>
    <w:multiLevelType w:val="multilevel"/>
    <w:tmpl w:val="15663BE0"/>
    <w:lvl w:ilvl="0">
      <w:start w:val="1"/>
      <w:numFmt w:val="decimal"/>
      <w:lvlText w:val="%1."/>
      <w:lvlJc w:val="left"/>
      <w:pPr>
        <w:tabs>
          <w:tab w:val="num" w:pos="360"/>
        </w:tabs>
        <w:ind w:left="360" w:hanging="360"/>
      </w:pPr>
      <w:rPr>
        <w:rFonts w:ascii="Times New Roman" w:eastAsia="Times New Roman" w:hAnsi="Times New Roman" w:cs="Times New Roman" w:hint="default"/>
        <w:sz w:val="22"/>
        <w:szCs w:val="3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CAC71D8"/>
    <w:multiLevelType w:val="multilevel"/>
    <w:tmpl w:val="752C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332697"/>
    <w:multiLevelType w:val="multilevel"/>
    <w:tmpl w:val="548E38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570B37"/>
    <w:multiLevelType w:val="hybridMultilevel"/>
    <w:tmpl w:val="C7905384"/>
    <w:lvl w:ilvl="0" w:tplc="888ABA8E">
      <w:start w:val="1"/>
      <w:numFmt w:val="decimal"/>
      <w:lvlText w:val="%1)"/>
      <w:lvlJc w:val="left"/>
      <w:pPr>
        <w:ind w:left="1020" w:hanging="360"/>
      </w:pPr>
    </w:lvl>
    <w:lvl w:ilvl="1" w:tplc="572A6728">
      <w:start w:val="1"/>
      <w:numFmt w:val="decimal"/>
      <w:lvlText w:val="%2)"/>
      <w:lvlJc w:val="left"/>
      <w:pPr>
        <w:ind w:left="1020" w:hanging="360"/>
      </w:pPr>
    </w:lvl>
    <w:lvl w:ilvl="2" w:tplc="F9B2C3C0">
      <w:start w:val="1"/>
      <w:numFmt w:val="decimal"/>
      <w:lvlText w:val="%3)"/>
      <w:lvlJc w:val="left"/>
      <w:pPr>
        <w:ind w:left="1020" w:hanging="360"/>
      </w:pPr>
    </w:lvl>
    <w:lvl w:ilvl="3" w:tplc="223A5D94">
      <w:start w:val="1"/>
      <w:numFmt w:val="decimal"/>
      <w:lvlText w:val="%4)"/>
      <w:lvlJc w:val="left"/>
      <w:pPr>
        <w:ind w:left="1020" w:hanging="360"/>
      </w:pPr>
    </w:lvl>
    <w:lvl w:ilvl="4" w:tplc="5BC4016C">
      <w:start w:val="1"/>
      <w:numFmt w:val="decimal"/>
      <w:lvlText w:val="%5)"/>
      <w:lvlJc w:val="left"/>
      <w:pPr>
        <w:ind w:left="1020" w:hanging="360"/>
      </w:pPr>
    </w:lvl>
    <w:lvl w:ilvl="5" w:tplc="04F2F5C6">
      <w:start w:val="1"/>
      <w:numFmt w:val="decimal"/>
      <w:lvlText w:val="%6)"/>
      <w:lvlJc w:val="left"/>
      <w:pPr>
        <w:ind w:left="1020" w:hanging="360"/>
      </w:pPr>
    </w:lvl>
    <w:lvl w:ilvl="6" w:tplc="711E2F2C">
      <w:start w:val="1"/>
      <w:numFmt w:val="decimal"/>
      <w:lvlText w:val="%7)"/>
      <w:lvlJc w:val="left"/>
      <w:pPr>
        <w:ind w:left="1020" w:hanging="360"/>
      </w:pPr>
    </w:lvl>
    <w:lvl w:ilvl="7" w:tplc="17021E5E">
      <w:start w:val="1"/>
      <w:numFmt w:val="decimal"/>
      <w:lvlText w:val="%8)"/>
      <w:lvlJc w:val="left"/>
      <w:pPr>
        <w:ind w:left="1020" w:hanging="360"/>
      </w:pPr>
    </w:lvl>
    <w:lvl w:ilvl="8" w:tplc="56068922">
      <w:start w:val="1"/>
      <w:numFmt w:val="decimal"/>
      <w:lvlText w:val="%9)"/>
      <w:lvlJc w:val="left"/>
      <w:pPr>
        <w:ind w:left="1020" w:hanging="360"/>
      </w:pPr>
    </w:lvl>
  </w:abstractNum>
  <w:abstractNum w:abstractNumId="61" w15:restartNumberingAfterBreak="0">
    <w:nsid w:val="5FE63D14"/>
    <w:multiLevelType w:val="multilevel"/>
    <w:tmpl w:val="F06612F4"/>
    <w:lvl w:ilvl="0">
      <w:start w:val="1"/>
      <w:numFmt w:val="decimal"/>
      <w:lvlText w:val="%1."/>
      <w:lvlJc w:val="left"/>
      <w:pPr>
        <w:ind w:left="440" w:hanging="4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612B6CB4"/>
    <w:multiLevelType w:val="hybridMultilevel"/>
    <w:tmpl w:val="2B8CEB56"/>
    <w:lvl w:ilvl="0" w:tplc="FFFFFFFF">
      <w:start w:val="1"/>
      <w:numFmt w:val="upperLetter"/>
      <w:lvlText w:val="%1."/>
      <w:lvlJc w:val="left"/>
      <w:pPr>
        <w:ind w:left="720" w:hanging="360"/>
      </w:pPr>
      <w:rPr>
        <w:rFonts w:eastAsia="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2146DC5"/>
    <w:multiLevelType w:val="multilevel"/>
    <w:tmpl w:val="D8E2E36E"/>
    <w:lvl w:ilvl="0">
      <w:start w:val="3"/>
      <w:numFmt w:val="decimal"/>
      <w:lvlText w:val="%1."/>
      <w:lvlJc w:val="left"/>
      <w:pPr>
        <w:ind w:left="380" w:hanging="380"/>
      </w:pPr>
      <w:rPr>
        <w:rFonts w:hint="default"/>
        <w:b/>
      </w:rPr>
    </w:lvl>
    <w:lvl w:ilvl="1">
      <w:start w:val="6"/>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4" w15:restartNumberingAfterBreak="0">
    <w:nsid w:val="622313F7"/>
    <w:multiLevelType w:val="multilevel"/>
    <w:tmpl w:val="51884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49432E"/>
    <w:multiLevelType w:val="multilevel"/>
    <w:tmpl w:val="D6E0FF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63B14B74"/>
    <w:multiLevelType w:val="multilevel"/>
    <w:tmpl w:val="AEE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DC2443"/>
    <w:multiLevelType w:val="hybridMultilevel"/>
    <w:tmpl w:val="A69C3AE0"/>
    <w:lvl w:ilvl="0" w:tplc="CAEC7ED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454347"/>
    <w:multiLevelType w:val="hybridMultilevel"/>
    <w:tmpl w:val="035A0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A6E5C70"/>
    <w:multiLevelType w:val="multilevel"/>
    <w:tmpl w:val="1520D75C"/>
    <w:lvl w:ilvl="0">
      <w:start w:val="25"/>
      <w:numFmt w:val="decimal"/>
      <w:lvlText w:val="%1.0"/>
      <w:lvlJc w:val="left"/>
      <w:pPr>
        <w:ind w:left="390" w:hanging="390"/>
      </w:pPr>
      <w:rPr>
        <w:rFonts w:eastAsiaTheme="majorEastAsia" w:hint="default"/>
      </w:rPr>
    </w:lvl>
    <w:lvl w:ilvl="1">
      <w:start w:val="1"/>
      <w:numFmt w:val="decimal"/>
      <w:lvlText w:val="%1.%2"/>
      <w:lvlJc w:val="left"/>
      <w:pPr>
        <w:ind w:left="1110" w:hanging="39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2880" w:hanging="72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4680" w:hanging="108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480" w:hanging="1440"/>
      </w:pPr>
      <w:rPr>
        <w:rFonts w:eastAsiaTheme="majorEastAsia" w:hint="default"/>
      </w:rPr>
    </w:lvl>
    <w:lvl w:ilvl="8">
      <w:start w:val="1"/>
      <w:numFmt w:val="decimal"/>
      <w:lvlText w:val="%1.%2.%3.%4.%5.%6.%7.%8.%9"/>
      <w:lvlJc w:val="left"/>
      <w:pPr>
        <w:ind w:left="7200" w:hanging="1440"/>
      </w:pPr>
      <w:rPr>
        <w:rFonts w:eastAsiaTheme="majorEastAsia" w:hint="default"/>
      </w:rPr>
    </w:lvl>
  </w:abstractNum>
  <w:abstractNum w:abstractNumId="70" w15:restartNumberingAfterBreak="0">
    <w:nsid w:val="6B810789"/>
    <w:multiLevelType w:val="hybridMultilevel"/>
    <w:tmpl w:val="1E448FAA"/>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C0A1B1D"/>
    <w:multiLevelType w:val="hybridMultilevel"/>
    <w:tmpl w:val="D89C5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6D57785D"/>
    <w:multiLevelType w:val="multilevel"/>
    <w:tmpl w:val="8F6A56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E52CC6"/>
    <w:multiLevelType w:val="multilevel"/>
    <w:tmpl w:val="D41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50F83"/>
    <w:multiLevelType w:val="multilevel"/>
    <w:tmpl w:val="9FD8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D91656"/>
    <w:multiLevelType w:val="hybridMultilevel"/>
    <w:tmpl w:val="28581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3402437"/>
    <w:multiLevelType w:val="hybridMultilevel"/>
    <w:tmpl w:val="8140EB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346123C"/>
    <w:multiLevelType w:val="hybridMultilevel"/>
    <w:tmpl w:val="93F6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795230"/>
    <w:multiLevelType w:val="hybridMultilevel"/>
    <w:tmpl w:val="6ACC9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8C24DB"/>
    <w:multiLevelType w:val="hybridMultilevel"/>
    <w:tmpl w:val="5CAA5BE4"/>
    <w:lvl w:ilvl="0" w:tplc="B4C2F410">
      <w:start w:val="1"/>
      <w:numFmt w:val="decimal"/>
      <w:lvlText w:val="%1."/>
      <w:lvlJc w:val="left"/>
      <w:pPr>
        <w:ind w:left="1020" w:hanging="360"/>
      </w:pPr>
    </w:lvl>
    <w:lvl w:ilvl="1" w:tplc="9EBAEE92">
      <w:start w:val="1"/>
      <w:numFmt w:val="decimal"/>
      <w:lvlText w:val="%2."/>
      <w:lvlJc w:val="left"/>
      <w:pPr>
        <w:ind w:left="1020" w:hanging="360"/>
      </w:pPr>
    </w:lvl>
    <w:lvl w:ilvl="2" w:tplc="F4A4E63A">
      <w:start w:val="1"/>
      <w:numFmt w:val="decimal"/>
      <w:lvlText w:val="%3."/>
      <w:lvlJc w:val="left"/>
      <w:pPr>
        <w:ind w:left="1020" w:hanging="360"/>
      </w:pPr>
    </w:lvl>
    <w:lvl w:ilvl="3" w:tplc="C5004A40">
      <w:start w:val="1"/>
      <w:numFmt w:val="decimal"/>
      <w:lvlText w:val="%4."/>
      <w:lvlJc w:val="left"/>
      <w:pPr>
        <w:ind w:left="1020" w:hanging="360"/>
      </w:pPr>
    </w:lvl>
    <w:lvl w:ilvl="4" w:tplc="F7AAED7A">
      <w:start w:val="1"/>
      <w:numFmt w:val="decimal"/>
      <w:lvlText w:val="%5."/>
      <w:lvlJc w:val="left"/>
      <w:pPr>
        <w:ind w:left="1020" w:hanging="360"/>
      </w:pPr>
    </w:lvl>
    <w:lvl w:ilvl="5" w:tplc="097C53C6">
      <w:start w:val="1"/>
      <w:numFmt w:val="decimal"/>
      <w:lvlText w:val="%6."/>
      <w:lvlJc w:val="left"/>
      <w:pPr>
        <w:ind w:left="1020" w:hanging="360"/>
      </w:pPr>
    </w:lvl>
    <w:lvl w:ilvl="6" w:tplc="47306C02">
      <w:start w:val="1"/>
      <w:numFmt w:val="decimal"/>
      <w:lvlText w:val="%7."/>
      <w:lvlJc w:val="left"/>
      <w:pPr>
        <w:ind w:left="1020" w:hanging="360"/>
      </w:pPr>
    </w:lvl>
    <w:lvl w:ilvl="7" w:tplc="F2B48E6C">
      <w:start w:val="1"/>
      <w:numFmt w:val="decimal"/>
      <w:lvlText w:val="%8."/>
      <w:lvlJc w:val="left"/>
      <w:pPr>
        <w:ind w:left="1020" w:hanging="360"/>
      </w:pPr>
    </w:lvl>
    <w:lvl w:ilvl="8" w:tplc="6E4AA71E">
      <w:start w:val="1"/>
      <w:numFmt w:val="decimal"/>
      <w:lvlText w:val="%9."/>
      <w:lvlJc w:val="left"/>
      <w:pPr>
        <w:ind w:left="1020" w:hanging="360"/>
      </w:pPr>
    </w:lvl>
  </w:abstractNum>
  <w:abstractNum w:abstractNumId="80" w15:restartNumberingAfterBreak="0">
    <w:nsid w:val="769633C1"/>
    <w:multiLevelType w:val="hybridMultilevel"/>
    <w:tmpl w:val="56882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71A70EF"/>
    <w:multiLevelType w:val="multilevel"/>
    <w:tmpl w:val="BB7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EA6C1F"/>
    <w:multiLevelType w:val="hybridMultilevel"/>
    <w:tmpl w:val="6952D658"/>
    <w:lvl w:ilvl="0" w:tplc="98883E2E">
      <w:start w:val="1"/>
      <w:numFmt w:val="bullet"/>
      <w:lvlText w:val=""/>
      <w:lvlJc w:val="left"/>
      <w:pPr>
        <w:ind w:left="1440" w:hanging="360"/>
      </w:pPr>
      <w:rPr>
        <w:rFonts w:ascii="Symbol" w:hAnsi="Symbol"/>
      </w:rPr>
    </w:lvl>
    <w:lvl w:ilvl="1" w:tplc="BAA261FC">
      <w:start w:val="1"/>
      <w:numFmt w:val="bullet"/>
      <w:lvlText w:val=""/>
      <w:lvlJc w:val="left"/>
      <w:pPr>
        <w:ind w:left="1440" w:hanging="360"/>
      </w:pPr>
      <w:rPr>
        <w:rFonts w:ascii="Symbol" w:hAnsi="Symbol"/>
      </w:rPr>
    </w:lvl>
    <w:lvl w:ilvl="2" w:tplc="5996618C">
      <w:start w:val="1"/>
      <w:numFmt w:val="bullet"/>
      <w:lvlText w:val=""/>
      <w:lvlJc w:val="left"/>
      <w:pPr>
        <w:ind w:left="1440" w:hanging="360"/>
      </w:pPr>
      <w:rPr>
        <w:rFonts w:ascii="Symbol" w:hAnsi="Symbol"/>
      </w:rPr>
    </w:lvl>
    <w:lvl w:ilvl="3" w:tplc="A8E4CE5C">
      <w:start w:val="1"/>
      <w:numFmt w:val="bullet"/>
      <w:lvlText w:val=""/>
      <w:lvlJc w:val="left"/>
      <w:pPr>
        <w:ind w:left="1440" w:hanging="360"/>
      </w:pPr>
      <w:rPr>
        <w:rFonts w:ascii="Symbol" w:hAnsi="Symbol"/>
      </w:rPr>
    </w:lvl>
    <w:lvl w:ilvl="4" w:tplc="5D92163E">
      <w:start w:val="1"/>
      <w:numFmt w:val="bullet"/>
      <w:lvlText w:val=""/>
      <w:lvlJc w:val="left"/>
      <w:pPr>
        <w:ind w:left="1440" w:hanging="360"/>
      </w:pPr>
      <w:rPr>
        <w:rFonts w:ascii="Symbol" w:hAnsi="Symbol"/>
      </w:rPr>
    </w:lvl>
    <w:lvl w:ilvl="5" w:tplc="94BEC754">
      <w:start w:val="1"/>
      <w:numFmt w:val="bullet"/>
      <w:lvlText w:val=""/>
      <w:lvlJc w:val="left"/>
      <w:pPr>
        <w:ind w:left="1440" w:hanging="360"/>
      </w:pPr>
      <w:rPr>
        <w:rFonts w:ascii="Symbol" w:hAnsi="Symbol"/>
      </w:rPr>
    </w:lvl>
    <w:lvl w:ilvl="6" w:tplc="8E96B2AE">
      <w:start w:val="1"/>
      <w:numFmt w:val="bullet"/>
      <w:lvlText w:val=""/>
      <w:lvlJc w:val="left"/>
      <w:pPr>
        <w:ind w:left="1440" w:hanging="360"/>
      </w:pPr>
      <w:rPr>
        <w:rFonts w:ascii="Symbol" w:hAnsi="Symbol"/>
      </w:rPr>
    </w:lvl>
    <w:lvl w:ilvl="7" w:tplc="6E08953E">
      <w:start w:val="1"/>
      <w:numFmt w:val="bullet"/>
      <w:lvlText w:val=""/>
      <w:lvlJc w:val="left"/>
      <w:pPr>
        <w:ind w:left="1440" w:hanging="360"/>
      </w:pPr>
      <w:rPr>
        <w:rFonts w:ascii="Symbol" w:hAnsi="Symbol"/>
      </w:rPr>
    </w:lvl>
    <w:lvl w:ilvl="8" w:tplc="F4BA3704">
      <w:start w:val="1"/>
      <w:numFmt w:val="bullet"/>
      <w:lvlText w:val=""/>
      <w:lvlJc w:val="left"/>
      <w:pPr>
        <w:ind w:left="1440" w:hanging="360"/>
      </w:pPr>
      <w:rPr>
        <w:rFonts w:ascii="Symbol" w:hAnsi="Symbol"/>
      </w:rPr>
    </w:lvl>
  </w:abstractNum>
  <w:abstractNum w:abstractNumId="83" w15:restartNumberingAfterBreak="0">
    <w:nsid w:val="79AC1F5A"/>
    <w:multiLevelType w:val="multilevel"/>
    <w:tmpl w:val="C9149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9BB579B"/>
    <w:multiLevelType w:val="hybridMultilevel"/>
    <w:tmpl w:val="272417CA"/>
    <w:lvl w:ilvl="0" w:tplc="0D54BFB0">
      <w:start w:val="1"/>
      <w:numFmt w:val="upperLetter"/>
      <w:pStyle w:val="Heading2"/>
      <w:lvlText w:val="%1."/>
      <w:lvlJc w:val="lef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5" w15:restartNumberingAfterBreak="0">
    <w:nsid w:val="7AD33AD4"/>
    <w:multiLevelType w:val="multilevel"/>
    <w:tmpl w:val="1F4E4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4D4E08"/>
    <w:multiLevelType w:val="hybridMultilevel"/>
    <w:tmpl w:val="8ADC9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D4E68E9"/>
    <w:multiLevelType w:val="hybridMultilevel"/>
    <w:tmpl w:val="2B8CEB56"/>
    <w:lvl w:ilvl="0" w:tplc="FFFFFFFF">
      <w:start w:val="1"/>
      <w:numFmt w:val="upperLetter"/>
      <w:lvlText w:val="%1."/>
      <w:lvlJc w:val="left"/>
      <w:pPr>
        <w:ind w:left="720" w:hanging="360"/>
      </w:pPr>
      <w:rPr>
        <w:rFonts w:eastAsia="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9659638">
    <w:abstractNumId w:val="14"/>
  </w:num>
  <w:num w:numId="2" w16cid:durableId="1787113610">
    <w:abstractNumId w:val="1"/>
  </w:num>
  <w:num w:numId="3" w16cid:durableId="1263608384">
    <w:abstractNumId w:val="20"/>
  </w:num>
  <w:num w:numId="4" w16cid:durableId="1956063507">
    <w:abstractNumId w:val="55"/>
  </w:num>
  <w:num w:numId="5" w16cid:durableId="1450005605">
    <w:abstractNumId w:val="70"/>
  </w:num>
  <w:num w:numId="6" w16cid:durableId="1740060542">
    <w:abstractNumId w:val="23"/>
  </w:num>
  <w:num w:numId="7" w16cid:durableId="481242447">
    <w:abstractNumId w:val="73"/>
  </w:num>
  <w:num w:numId="8" w16cid:durableId="660356747">
    <w:abstractNumId w:val="48"/>
  </w:num>
  <w:num w:numId="9" w16cid:durableId="1283414196">
    <w:abstractNumId w:val="58"/>
  </w:num>
  <w:num w:numId="10" w16cid:durableId="553547507">
    <w:abstractNumId w:val="25"/>
  </w:num>
  <w:num w:numId="11" w16cid:durableId="2081950509">
    <w:abstractNumId w:val="27"/>
  </w:num>
  <w:num w:numId="12" w16cid:durableId="812258865">
    <w:abstractNumId w:val="32"/>
  </w:num>
  <w:num w:numId="13" w16cid:durableId="1193694058">
    <w:abstractNumId w:val="40"/>
  </w:num>
  <w:num w:numId="14" w16cid:durableId="1805271918">
    <w:abstractNumId w:val="17"/>
  </w:num>
  <w:num w:numId="15" w16cid:durableId="1664814620">
    <w:abstractNumId w:val="71"/>
  </w:num>
  <w:num w:numId="16" w16cid:durableId="2046369869">
    <w:abstractNumId w:val="18"/>
  </w:num>
  <w:num w:numId="17" w16cid:durableId="1219634321">
    <w:abstractNumId w:val="33"/>
  </w:num>
  <w:num w:numId="18" w16cid:durableId="1133592878">
    <w:abstractNumId w:val="50"/>
  </w:num>
  <w:num w:numId="19" w16cid:durableId="2022276030">
    <w:abstractNumId w:val="66"/>
  </w:num>
  <w:num w:numId="20" w16cid:durableId="604462900">
    <w:abstractNumId w:val="12"/>
  </w:num>
  <w:num w:numId="21" w16cid:durableId="697780817">
    <w:abstractNumId w:val="76"/>
  </w:num>
  <w:num w:numId="22" w16cid:durableId="573587652">
    <w:abstractNumId w:val="65"/>
  </w:num>
  <w:num w:numId="23" w16cid:durableId="1519000138">
    <w:abstractNumId w:val="81"/>
  </w:num>
  <w:num w:numId="24" w16cid:durableId="335037024">
    <w:abstractNumId w:val="35"/>
  </w:num>
  <w:num w:numId="25" w16cid:durableId="642857043">
    <w:abstractNumId w:val="5"/>
  </w:num>
  <w:num w:numId="26" w16cid:durableId="811559227">
    <w:abstractNumId w:val="69"/>
  </w:num>
  <w:num w:numId="27" w16cid:durableId="368845176">
    <w:abstractNumId w:val="62"/>
  </w:num>
  <w:num w:numId="28" w16cid:durableId="2096130199">
    <w:abstractNumId w:val="22"/>
  </w:num>
  <w:num w:numId="29" w16cid:durableId="2003072804">
    <w:abstractNumId w:val="86"/>
  </w:num>
  <w:num w:numId="30" w16cid:durableId="1763529582">
    <w:abstractNumId w:val="80"/>
  </w:num>
  <w:num w:numId="31" w16cid:durableId="208349314">
    <w:abstractNumId w:val="87"/>
  </w:num>
  <w:num w:numId="32" w16cid:durableId="994265396">
    <w:abstractNumId w:val="68"/>
  </w:num>
  <w:num w:numId="33" w16cid:durableId="1864900535">
    <w:abstractNumId w:val="84"/>
  </w:num>
  <w:num w:numId="34" w16cid:durableId="979921907">
    <w:abstractNumId w:val="83"/>
  </w:num>
  <w:num w:numId="35" w16cid:durableId="1145900122">
    <w:abstractNumId w:val="13"/>
  </w:num>
  <w:num w:numId="36" w16cid:durableId="330569191">
    <w:abstractNumId w:val="46"/>
  </w:num>
  <w:num w:numId="37" w16cid:durableId="829178827">
    <w:abstractNumId w:val="31"/>
  </w:num>
  <w:num w:numId="38" w16cid:durableId="540245996">
    <w:abstractNumId w:val="19"/>
  </w:num>
  <w:num w:numId="39" w16cid:durableId="1055859130">
    <w:abstractNumId w:val="84"/>
    <w:lvlOverride w:ilvl="0">
      <w:startOverride w:val="1"/>
    </w:lvlOverride>
  </w:num>
  <w:num w:numId="40" w16cid:durableId="307562709">
    <w:abstractNumId w:val="78"/>
  </w:num>
  <w:num w:numId="41" w16cid:durableId="1329870914">
    <w:abstractNumId w:val="79"/>
  </w:num>
  <w:num w:numId="42" w16cid:durableId="670061154">
    <w:abstractNumId w:val="9"/>
  </w:num>
  <w:num w:numId="43" w16cid:durableId="2027513997">
    <w:abstractNumId w:val="30"/>
  </w:num>
  <w:num w:numId="44" w16cid:durableId="518392062">
    <w:abstractNumId w:val="26"/>
  </w:num>
  <w:num w:numId="45" w16cid:durableId="1627731920">
    <w:abstractNumId w:val="52"/>
  </w:num>
  <w:num w:numId="46" w16cid:durableId="1552111496">
    <w:abstractNumId w:val="0"/>
  </w:num>
  <w:num w:numId="47" w16cid:durableId="909315683">
    <w:abstractNumId w:val="74"/>
  </w:num>
  <w:num w:numId="48" w16cid:durableId="1205757015">
    <w:abstractNumId w:val="38"/>
  </w:num>
  <w:num w:numId="49" w16cid:durableId="1128932148">
    <w:abstractNumId w:val="39"/>
  </w:num>
  <w:num w:numId="50" w16cid:durableId="38172294">
    <w:abstractNumId w:val="82"/>
  </w:num>
  <w:num w:numId="51" w16cid:durableId="1075281506">
    <w:abstractNumId w:val="3"/>
  </w:num>
  <w:num w:numId="52" w16cid:durableId="393898684">
    <w:abstractNumId w:val="84"/>
  </w:num>
  <w:num w:numId="53" w16cid:durableId="709963224">
    <w:abstractNumId w:val="84"/>
  </w:num>
  <w:num w:numId="54" w16cid:durableId="1343361388">
    <w:abstractNumId w:val="84"/>
  </w:num>
  <w:num w:numId="55" w16cid:durableId="1974287523">
    <w:abstractNumId w:val="84"/>
  </w:num>
  <w:num w:numId="56" w16cid:durableId="200635242">
    <w:abstractNumId w:val="84"/>
  </w:num>
  <w:num w:numId="57" w16cid:durableId="1951155694">
    <w:abstractNumId w:val="84"/>
  </w:num>
  <w:num w:numId="58" w16cid:durableId="768043945">
    <w:abstractNumId w:val="75"/>
  </w:num>
  <w:num w:numId="59" w16cid:durableId="1712606452">
    <w:abstractNumId w:val="43"/>
  </w:num>
  <w:num w:numId="60" w16cid:durableId="1787381367">
    <w:abstractNumId w:val="84"/>
  </w:num>
  <w:num w:numId="61" w16cid:durableId="462574971">
    <w:abstractNumId w:val="84"/>
  </w:num>
  <w:num w:numId="62" w16cid:durableId="1350528394">
    <w:abstractNumId w:val="42"/>
  </w:num>
  <w:num w:numId="63" w16cid:durableId="1836333376">
    <w:abstractNumId w:val="64"/>
  </w:num>
  <w:num w:numId="64" w16cid:durableId="107820294">
    <w:abstractNumId w:val="85"/>
  </w:num>
  <w:num w:numId="65" w16cid:durableId="1428187576">
    <w:abstractNumId w:val="51"/>
  </w:num>
  <w:num w:numId="66" w16cid:durableId="818573338">
    <w:abstractNumId w:val="72"/>
  </w:num>
  <w:num w:numId="67" w16cid:durableId="1752892197">
    <w:abstractNumId w:val="37"/>
  </w:num>
  <w:num w:numId="68" w16cid:durableId="1976716560">
    <w:abstractNumId w:val="59"/>
  </w:num>
  <w:num w:numId="69" w16cid:durableId="1210604922">
    <w:abstractNumId w:val="10"/>
  </w:num>
  <w:num w:numId="70" w16cid:durableId="7948662">
    <w:abstractNumId w:val="84"/>
  </w:num>
  <w:num w:numId="71" w16cid:durableId="280461147">
    <w:abstractNumId w:val="84"/>
    <w:lvlOverride w:ilvl="0">
      <w:startOverride w:val="1"/>
    </w:lvlOverride>
  </w:num>
  <w:num w:numId="72" w16cid:durableId="1987926715">
    <w:abstractNumId w:val="7"/>
  </w:num>
  <w:num w:numId="73" w16cid:durableId="1422531976">
    <w:abstractNumId w:val="84"/>
  </w:num>
  <w:num w:numId="74" w16cid:durableId="1787582280">
    <w:abstractNumId w:val="84"/>
  </w:num>
  <w:num w:numId="75" w16cid:durableId="105929653">
    <w:abstractNumId w:val="84"/>
  </w:num>
  <w:num w:numId="76" w16cid:durableId="1913932775">
    <w:abstractNumId w:val="84"/>
  </w:num>
  <w:num w:numId="77" w16cid:durableId="1030107533">
    <w:abstractNumId w:val="84"/>
  </w:num>
  <w:num w:numId="78" w16cid:durableId="1061633326">
    <w:abstractNumId w:val="84"/>
  </w:num>
  <w:num w:numId="79" w16cid:durableId="1178272432">
    <w:abstractNumId w:val="84"/>
  </w:num>
  <w:num w:numId="80" w16cid:durableId="1636761876">
    <w:abstractNumId w:val="84"/>
    <w:lvlOverride w:ilvl="0">
      <w:startOverride w:val="1"/>
    </w:lvlOverride>
  </w:num>
  <w:num w:numId="81" w16cid:durableId="1128821021">
    <w:abstractNumId w:val="84"/>
  </w:num>
  <w:num w:numId="82" w16cid:durableId="1234075240">
    <w:abstractNumId w:val="53"/>
  </w:num>
  <w:num w:numId="83" w16cid:durableId="1903519995">
    <w:abstractNumId w:val="57"/>
  </w:num>
  <w:num w:numId="84" w16cid:durableId="1712731248">
    <w:abstractNumId w:val="11"/>
  </w:num>
  <w:num w:numId="85" w16cid:durableId="871919454">
    <w:abstractNumId w:val="60"/>
  </w:num>
  <w:num w:numId="86" w16cid:durableId="1395812296">
    <w:abstractNumId w:val="45"/>
  </w:num>
  <w:num w:numId="87" w16cid:durableId="436413444">
    <w:abstractNumId w:val="47"/>
  </w:num>
  <w:num w:numId="88" w16cid:durableId="1139499859">
    <w:abstractNumId w:val="61"/>
  </w:num>
  <w:num w:numId="89" w16cid:durableId="1052660403">
    <w:abstractNumId w:val="63"/>
  </w:num>
  <w:num w:numId="90" w16cid:durableId="767234425">
    <w:abstractNumId w:val="2"/>
  </w:num>
  <w:num w:numId="91" w16cid:durableId="200019093">
    <w:abstractNumId w:val="8"/>
  </w:num>
  <w:num w:numId="92" w16cid:durableId="1576165062">
    <w:abstractNumId w:val="4"/>
  </w:num>
  <w:num w:numId="93" w16cid:durableId="959266757">
    <w:abstractNumId w:val="28"/>
  </w:num>
  <w:num w:numId="94" w16cid:durableId="1596551684">
    <w:abstractNumId w:val="56"/>
  </w:num>
  <w:num w:numId="95" w16cid:durableId="837774677">
    <w:abstractNumId w:val="16"/>
  </w:num>
  <w:num w:numId="96" w16cid:durableId="80496800">
    <w:abstractNumId w:val="77"/>
  </w:num>
  <w:num w:numId="97" w16cid:durableId="828248505">
    <w:abstractNumId w:val="6"/>
  </w:num>
  <w:num w:numId="98" w16cid:durableId="315843868">
    <w:abstractNumId w:val="34"/>
  </w:num>
  <w:num w:numId="99" w16cid:durableId="231351263">
    <w:abstractNumId w:val="54"/>
  </w:num>
  <w:num w:numId="100" w16cid:durableId="1801454609">
    <w:abstractNumId w:val="36"/>
  </w:num>
  <w:num w:numId="101" w16cid:durableId="606279460">
    <w:abstractNumId w:val="84"/>
    <w:lvlOverride w:ilvl="0">
      <w:startOverride w:val="1"/>
    </w:lvlOverride>
  </w:num>
  <w:num w:numId="102" w16cid:durableId="1570653435">
    <w:abstractNumId w:val="21"/>
  </w:num>
  <w:num w:numId="103" w16cid:durableId="1865821695">
    <w:abstractNumId w:val="41"/>
  </w:num>
  <w:num w:numId="104" w16cid:durableId="717126469">
    <w:abstractNumId w:val="44"/>
  </w:num>
  <w:num w:numId="105" w16cid:durableId="1816337798">
    <w:abstractNumId w:val="15"/>
  </w:num>
  <w:num w:numId="106" w16cid:durableId="332683701">
    <w:abstractNumId w:val="24"/>
  </w:num>
  <w:num w:numId="107" w16cid:durableId="1666085314">
    <w:abstractNumId w:val="67"/>
  </w:num>
  <w:num w:numId="108" w16cid:durableId="1021394189">
    <w:abstractNumId w:val="29"/>
  </w:num>
  <w:num w:numId="109" w16cid:durableId="51853352">
    <w:abstractNumId w:val="49"/>
  </w:num>
  <w:numIdMacAtCleanup w:val="1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schel Nathaniel De Rothschild">
    <w15:presenceInfo w15:providerId="AD" w15:userId="S::aderothschild@worldbank.org::2b5b881e-b1b3-4e40-aa39-f56d941fcf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ED"/>
    <w:rsid w:val="00000B8A"/>
    <w:rsid w:val="0000110B"/>
    <w:rsid w:val="00001248"/>
    <w:rsid w:val="00001802"/>
    <w:rsid w:val="00001897"/>
    <w:rsid w:val="00001A72"/>
    <w:rsid w:val="00001FC3"/>
    <w:rsid w:val="00002590"/>
    <w:rsid w:val="00002621"/>
    <w:rsid w:val="00003DF3"/>
    <w:rsid w:val="000045CB"/>
    <w:rsid w:val="00004AAF"/>
    <w:rsid w:val="00004E5F"/>
    <w:rsid w:val="00004F91"/>
    <w:rsid w:val="000052C0"/>
    <w:rsid w:val="000056E7"/>
    <w:rsid w:val="00006160"/>
    <w:rsid w:val="0000642A"/>
    <w:rsid w:val="00006479"/>
    <w:rsid w:val="00007081"/>
    <w:rsid w:val="0001006B"/>
    <w:rsid w:val="000102A8"/>
    <w:rsid w:val="00010E7C"/>
    <w:rsid w:val="00011068"/>
    <w:rsid w:val="00011C14"/>
    <w:rsid w:val="00011DB5"/>
    <w:rsid w:val="00012025"/>
    <w:rsid w:val="0001205F"/>
    <w:rsid w:val="000123FB"/>
    <w:rsid w:val="000133E5"/>
    <w:rsid w:val="00014120"/>
    <w:rsid w:val="00014286"/>
    <w:rsid w:val="00014A55"/>
    <w:rsid w:val="00014EB1"/>
    <w:rsid w:val="00014FD9"/>
    <w:rsid w:val="0001556B"/>
    <w:rsid w:val="000156DE"/>
    <w:rsid w:val="00015CFB"/>
    <w:rsid w:val="000162F8"/>
    <w:rsid w:val="00016550"/>
    <w:rsid w:val="000165D0"/>
    <w:rsid w:val="00016726"/>
    <w:rsid w:val="0001682C"/>
    <w:rsid w:val="00016D98"/>
    <w:rsid w:val="00016E77"/>
    <w:rsid w:val="00017173"/>
    <w:rsid w:val="0001735C"/>
    <w:rsid w:val="00017475"/>
    <w:rsid w:val="000179BD"/>
    <w:rsid w:val="00017B72"/>
    <w:rsid w:val="00017D25"/>
    <w:rsid w:val="00020517"/>
    <w:rsid w:val="000205A0"/>
    <w:rsid w:val="00020956"/>
    <w:rsid w:val="00020CE9"/>
    <w:rsid w:val="00020D91"/>
    <w:rsid w:val="0002114D"/>
    <w:rsid w:val="00021D8D"/>
    <w:rsid w:val="00021E0B"/>
    <w:rsid w:val="00021F5C"/>
    <w:rsid w:val="00022281"/>
    <w:rsid w:val="000222C3"/>
    <w:rsid w:val="0002238A"/>
    <w:rsid w:val="00022620"/>
    <w:rsid w:val="00022829"/>
    <w:rsid w:val="00022F00"/>
    <w:rsid w:val="00023563"/>
    <w:rsid w:val="00023976"/>
    <w:rsid w:val="00024442"/>
    <w:rsid w:val="00024B0D"/>
    <w:rsid w:val="000252AF"/>
    <w:rsid w:val="000254BD"/>
    <w:rsid w:val="0002564F"/>
    <w:rsid w:val="0002565A"/>
    <w:rsid w:val="0002573B"/>
    <w:rsid w:val="00025EAD"/>
    <w:rsid w:val="00026043"/>
    <w:rsid w:val="000266FE"/>
    <w:rsid w:val="000268D3"/>
    <w:rsid w:val="00026BA3"/>
    <w:rsid w:val="00026D67"/>
    <w:rsid w:val="00027145"/>
    <w:rsid w:val="00027C3A"/>
    <w:rsid w:val="00027C63"/>
    <w:rsid w:val="000303DE"/>
    <w:rsid w:val="000305E1"/>
    <w:rsid w:val="00030F41"/>
    <w:rsid w:val="000319A7"/>
    <w:rsid w:val="00031CC0"/>
    <w:rsid w:val="00032684"/>
    <w:rsid w:val="00032732"/>
    <w:rsid w:val="000328D4"/>
    <w:rsid w:val="00032D3B"/>
    <w:rsid w:val="00033A8E"/>
    <w:rsid w:val="000340D2"/>
    <w:rsid w:val="00034836"/>
    <w:rsid w:val="00034B24"/>
    <w:rsid w:val="000362A7"/>
    <w:rsid w:val="00036A23"/>
    <w:rsid w:val="00036EAB"/>
    <w:rsid w:val="00036F40"/>
    <w:rsid w:val="000370B2"/>
    <w:rsid w:val="00037661"/>
    <w:rsid w:val="0004004E"/>
    <w:rsid w:val="0004041E"/>
    <w:rsid w:val="000407A4"/>
    <w:rsid w:val="0004098D"/>
    <w:rsid w:val="00040C76"/>
    <w:rsid w:val="00040E8A"/>
    <w:rsid w:val="00040F7B"/>
    <w:rsid w:val="000411AB"/>
    <w:rsid w:val="00041414"/>
    <w:rsid w:val="00041971"/>
    <w:rsid w:val="00041C83"/>
    <w:rsid w:val="00041D50"/>
    <w:rsid w:val="00041DFA"/>
    <w:rsid w:val="000424AC"/>
    <w:rsid w:val="000427BD"/>
    <w:rsid w:val="00042C12"/>
    <w:rsid w:val="000433E1"/>
    <w:rsid w:val="00043B7B"/>
    <w:rsid w:val="00043DC8"/>
    <w:rsid w:val="00043FE5"/>
    <w:rsid w:val="000445BD"/>
    <w:rsid w:val="00044FB0"/>
    <w:rsid w:val="00045518"/>
    <w:rsid w:val="00045613"/>
    <w:rsid w:val="000458C8"/>
    <w:rsid w:val="00045D64"/>
    <w:rsid w:val="000462C9"/>
    <w:rsid w:val="0004690C"/>
    <w:rsid w:val="00047137"/>
    <w:rsid w:val="000477D9"/>
    <w:rsid w:val="00047F5F"/>
    <w:rsid w:val="0005004E"/>
    <w:rsid w:val="00050720"/>
    <w:rsid w:val="0005075E"/>
    <w:rsid w:val="000508EB"/>
    <w:rsid w:val="00050E52"/>
    <w:rsid w:val="0005220C"/>
    <w:rsid w:val="00052BEB"/>
    <w:rsid w:val="0005300D"/>
    <w:rsid w:val="000530E0"/>
    <w:rsid w:val="0005369A"/>
    <w:rsid w:val="00053AAC"/>
    <w:rsid w:val="0005451A"/>
    <w:rsid w:val="00054B8A"/>
    <w:rsid w:val="00054CB6"/>
    <w:rsid w:val="00054D31"/>
    <w:rsid w:val="000554F0"/>
    <w:rsid w:val="000555C5"/>
    <w:rsid w:val="00055C80"/>
    <w:rsid w:val="00055F3A"/>
    <w:rsid w:val="00055FBC"/>
    <w:rsid w:val="0005631F"/>
    <w:rsid w:val="000569E7"/>
    <w:rsid w:val="000575D9"/>
    <w:rsid w:val="00057702"/>
    <w:rsid w:val="0005770E"/>
    <w:rsid w:val="00057B31"/>
    <w:rsid w:val="00057F0C"/>
    <w:rsid w:val="00060FE5"/>
    <w:rsid w:val="000614B2"/>
    <w:rsid w:val="00061B01"/>
    <w:rsid w:val="00061C30"/>
    <w:rsid w:val="00061D48"/>
    <w:rsid w:val="000620C1"/>
    <w:rsid w:val="0006258E"/>
    <w:rsid w:val="000626FB"/>
    <w:rsid w:val="00062A93"/>
    <w:rsid w:val="00063691"/>
    <w:rsid w:val="00063BAD"/>
    <w:rsid w:val="00063CE3"/>
    <w:rsid w:val="000640E0"/>
    <w:rsid w:val="00064678"/>
    <w:rsid w:val="00064C39"/>
    <w:rsid w:val="00064E97"/>
    <w:rsid w:val="00064F64"/>
    <w:rsid w:val="0006505D"/>
    <w:rsid w:val="0006513E"/>
    <w:rsid w:val="0006588B"/>
    <w:rsid w:val="00065C5B"/>
    <w:rsid w:val="00065D85"/>
    <w:rsid w:val="00065EFA"/>
    <w:rsid w:val="00065F1D"/>
    <w:rsid w:val="00066071"/>
    <w:rsid w:val="00066305"/>
    <w:rsid w:val="00066E37"/>
    <w:rsid w:val="000675BC"/>
    <w:rsid w:val="000675BE"/>
    <w:rsid w:val="0006775E"/>
    <w:rsid w:val="00067A36"/>
    <w:rsid w:val="00067CFB"/>
    <w:rsid w:val="00067D2E"/>
    <w:rsid w:val="00067D44"/>
    <w:rsid w:val="00067F01"/>
    <w:rsid w:val="00070012"/>
    <w:rsid w:val="0007046B"/>
    <w:rsid w:val="000708DE"/>
    <w:rsid w:val="00070A89"/>
    <w:rsid w:val="00071A01"/>
    <w:rsid w:val="00071B1F"/>
    <w:rsid w:val="00071D7C"/>
    <w:rsid w:val="00071EFD"/>
    <w:rsid w:val="00072008"/>
    <w:rsid w:val="00072553"/>
    <w:rsid w:val="000726C1"/>
    <w:rsid w:val="00073113"/>
    <w:rsid w:val="0007332D"/>
    <w:rsid w:val="000735F4"/>
    <w:rsid w:val="00073B06"/>
    <w:rsid w:val="00073C71"/>
    <w:rsid w:val="000740A6"/>
    <w:rsid w:val="00074FCD"/>
    <w:rsid w:val="000753B7"/>
    <w:rsid w:val="000754DF"/>
    <w:rsid w:val="0007559A"/>
    <w:rsid w:val="00075C4C"/>
    <w:rsid w:val="00075CF9"/>
    <w:rsid w:val="00076E84"/>
    <w:rsid w:val="000770BB"/>
    <w:rsid w:val="0007742B"/>
    <w:rsid w:val="00077F23"/>
    <w:rsid w:val="00077FD9"/>
    <w:rsid w:val="000800C9"/>
    <w:rsid w:val="0008015B"/>
    <w:rsid w:val="000814B5"/>
    <w:rsid w:val="000818E1"/>
    <w:rsid w:val="00081DA1"/>
    <w:rsid w:val="00082220"/>
    <w:rsid w:val="0008264F"/>
    <w:rsid w:val="00082924"/>
    <w:rsid w:val="00082AE2"/>
    <w:rsid w:val="00082C5B"/>
    <w:rsid w:val="00082F69"/>
    <w:rsid w:val="0008336D"/>
    <w:rsid w:val="00083516"/>
    <w:rsid w:val="00083DC0"/>
    <w:rsid w:val="00083FBC"/>
    <w:rsid w:val="0008439F"/>
    <w:rsid w:val="0008453A"/>
    <w:rsid w:val="00084B6D"/>
    <w:rsid w:val="0008504F"/>
    <w:rsid w:val="000866CD"/>
    <w:rsid w:val="0008688F"/>
    <w:rsid w:val="0008692E"/>
    <w:rsid w:val="000869C5"/>
    <w:rsid w:val="00086EC4"/>
    <w:rsid w:val="00086F2E"/>
    <w:rsid w:val="00087507"/>
    <w:rsid w:val="000877F2"/>
    <w:rsid w:val="00087A6B"/>
    <w:rsid w:val="00087FAA"/>
    <w:rsid w:val="000908B2"/>
    <w:rsid w:val="00090AE3"/>
    <w:rsid w:val="00090FBD"/>
    <w:rsid w:val="000910FE"/>
    <w:rsid w:val="00091240"/>
    <w:rsid w:val="00091278"/>
    <w:rsid w:val="000913CC"/>
    <w:rsid w:val="000916C5"/>
    <w:rsid w:val="00091A97"/>
    <w:rsid w:val="00091C60"/>
    <w:rsid w:val="0009233A"/>
    <w:rsid w:val="00092646"/>
    <w:rsid w:val="00092770"/>
    <w:rsid w:val="000929E5"/>
    <w:rsid w:val="00092B3E"/>
    <w:rsid w:val="00092DB3"/>
    <w:rsid w:val="000930E9"/>
    <w:rsid w:val="00093265"/>
    <w:rsid w:val="0009329E"/>
    <w:rsid w:val="00093361"/>
    <w:rsid w:val="0009358B"/>
    <w:rsid w:val="00093C3F"/>
    <w:rsid w:val="00094104"/>
    <w:rsid w:val="0009419F"/>
    <w:rsid w:val="000944B7"/>
    <w:rsid w:val="000947FF"/>
    <w:rsid w:val="000948AD"/>
    <w:rsid w:val="00094AF3"/>
    <w:rsid w:val="00094FCE"/>
    <w:rsid w:val="00095070"/>
    <w:rsid w:val="0009523C"/>
    <w:rsid w:val="00095624"/>
    <w:rsid w:val="00095B0E"/>
    <w:rsid w:val="00095BF3"/>
    <w:rsid w:val="00095C0E"/>
    <w:rsid w:val="00096675"/>
    <w:rsid w:val="00096716"/>
    <w:rsid w:val="00096E16"/>
    <w:rsid w:val="000979E9"/>
    <w:rsid w:val="00097AC5"/>
    <w:rsid w:val="00097D70"/>
    <w:rsid w:val="000A04FC"/>
    <w:rsid w:val="000A058D"/>
    <w:rsid w:val="000A0AA5"/>
    <w:rsid w:val="000A0DC6"/>
    <w:rsid w:val="000A14CF"/>
    <w:rsid w:val="000A1C8E"/>
    <w:rsid w:val="000A20D7"/>
    <w:rsid w:val="000A297B"/>
    <w:rsid w:val="000A2AA3"/>
    <w:rsid w:val="000A2CD1"/>
    <w:rsid w:val="000A2EA9"/>
    <w:rsid w:val="000A3020"/>
    <w:rsid w:val="000A3239"/>
    <w:rsid w:val="000A3706"/>
    <w:rsid w:val="000A38F5"/>
    <w:rsid w:val="000A3D1E"/>
    <w:rsid w:val="000A3F31"/>
    <w:rsid w:val="000A41F7"/>
    <w:rsid w:val="000A4448"/>
    <w:rsid w:val="000A45EA"/>
    <w:rsid w:val="000A4FF2"/>
    <w:rsid w:val="000A5CAC"/>
    <w:rsid w:val="000A6E1B"/>
    <w:rsid w:val="000A71B0"/>
    <w:rsid w:val="000A71DC"/>
    <w:rsid w:val="000A726A"/>
    <w:rsid w:val="000A7467"/>
    <w:rsid w:val="000A7567"/>
    <w:rsid w:val="000B057D"/>
    <w:rsid w:val="000B0645"/>
    <w:rsid w:val="000B0EBC"/>
    <w:rsid w:val="000B0EC8"/>
    <w:rsid w:val="000B112D"/>
    <w:rsid w:val="000B12AE"/>
    <w:rsid w:val="000B14F4"/>
    <w:rsid w:val="000B183E"/>
    <w:rsid w:val="000B1C6A"/>
    <w:rsid w:val="000B1D37"/>
    <w:rsid w:val="000B2223"/>
    <w:rsid w:val="000B28F3"/>
    <w:rsid w:val="000B2BC0"/>
    <w:rsid w:val="000B34E0"/>
    <w:rsid w:val="000B368D"/>
    <w:rsid w:val="000B3AAA"/>
    <w:rsid w:val="000B42C9"/>
    <w:rsid w:val="000B42FC"/>
    <w:rsid w:val="000B435F"/>
    <w:rsid w:val="000B4837"/>
    <w:rsid w:val="000B4D41"/>
    <w:rsid w:val="000B4FC8"/>
    <w:rsid w:val="000B533E"/>
    <w:rsid w:val="000B53A2"/>
    <w:rsid w:val="000B561A"/>
    <w:rsid w:val="000B5625"/>
    <w:rsid w:val="000B59A4"/>
    <w:rsid w:val="000B5B52"/>
    <w:rsid w:val="000B5F31"/>
    <w:rsid w:val="000B612C"/>
    <w:rsid w:val="000B7060"/>
    <w:rsid w:val="000B7140"/>
    <w:rsid w:val="000B7185"/>
    <w:rsid w:val="000B74AE"/>
    <w:rsid w:val="000B76D4"/>
    <w:rsid w:val="000C0EE6"/>
    <w:rsid w:val="000C0F20"/>
    <w:rsid w:val="000C10B1"/>
    <w:rsid w:val="000C10BE"/>
    <w:rsid w:val="000C1256"/>
    <w:rsid w:val="000C12AB"/>
    <w:rsid w:val="000C16E5"/>
    <w:rsid w:val="000C1D21"/>
    <w:rsid w:val="000C21DF"/>
    <w:rsid w:val="000C24F1"/>
    <w:rsid w:val="000C263A"/>
    <w:rsid w:val="000C2B92"/>
    <w:rsid w:val="000C2DC1"/>
    <w:rsid w:val="000C2E12"/>
    <w:rsid w:val="000C3299"/>
    <w:rsid w:val="000C32BA"/>
    <w:rsid w:val="000C3335"/>
    <w:rsid w:val="000C33AC"/>
    <w:rsid w:val="000C3908"/>
    <w:rsid w:val="000C3D39"/>
    <w:rsid w:val="000C4132"/>
    <w:rsid w:val="000C45D8"/>
    <w:rsid w:val="000C4721"/>
    <w:rsid w:val="000C5994"/>
    <w:rsid w:val="000C5A08"/>
    <w:rsid w:val="000C5F7A"/>
    <w:rsid w:val="000C5FD5"/>
    <w:rsid w:val="000C6274"/>
    <w:rsid w:val="000C64C2"/>
    <w:rsid w:val="000C68BA"/>
    <w:rsid w:val="000C75CA"/>
    <w:rsid w:val="000C7658"/>
    <w:rsid w:val="000C767B"/>
    <w:rsid w:val="000C7B9E"/>
    <w:rsid w:val="000D06C0"/>
    <w:rsid w:val="000D0752"/>
    <w:rsid w:val="000D07BD"/>
    <w:rsid w:val="000D0BAC"/>
    <w:rsid w:val="000D1120"/>
    <w:rsid w:val="000D12FB"/>
    <w:rsid w:val="000D1977"/>
    <w:rsid w:val="000D1C0F"/>
    <w:rsid w:val="000D1E77"/>
    <w:rsid w:val="000D217B"/>
    <w:rsid w:val="000D23CA"/>
    <w:rsid w:val="000D23F8"/>
    <w:rsid w:val="000D25A1"/>
    <w:rsid w:val="000D2731"/>
    <w:rsid w:val="000D2AC6"/>
    <w:rsid w:val="000D2E87"/>
    <w:rsid w:val="000D2F4D"/>
    <w:rsid w:val="000D2F7F"/>
    <w:rsid w:val="000D302E"/>
    <w:rsid w:val="000D39E9"/>
    <w:rsid w:val="000D3D7C"/>
    <w:rsid w:val="000D3E91"/>
    <w:rsid w:val="000D41F9"/>
    <w:rsid w:val="000D4630"/>
    <w:rsid w:val="000D46B9"/>
    <w:rsid w:val="000D51BA"/>
    <w:rsid w:val="000D54AA"/>
    <w:rsid w:val="000D54DE"/>
    <w:rsid w:val="000D56A7"/>
    <w:rsid w:val="000D5A0D"/>
    <w:rsid w:val="000D5EB8"/>
    <w:rsid w:val="000D5EBF"/>
    <w:rsid w:val="000D6437"/>
    <w:rsid w:val="000D6449"/>
    <w:rsid w:val="000D673F"/>
    <w:rsid w:val="000D6873"/>
    <w:rsid w:val="000D6C6F"/>
    <w:rsid w:val="000D6E9C"/>
    <w:rsid w:val="000D731E"/>
    <w:rsid w:val="000D765A"/>
    <w:rsid w:val="000D7767"/>
    <w:rsid w:val="000D79C2"/>
    <w:rsid w:val="000E05B3"/>
    <w:rsid w:val="000E0D96"/>
    <w:rsid w:val="000E0F8A"/>
    <w:rsid w:val="000E1035"/>
    <w:rsid w:val="000E139B"/>
    <w:rsid w:val="000E1645"/>
    <w:rsid w:val="000E17D2"/>
    <w:rsid w:val="000E1C40"/>
    <w:rsid w:val="000E1D1E"/>
    <w:rsid w:val="000E1E1A"/>
    <w:rsid w:val="000E3211"/>
    <w:rsid w:val="000E3778"/>
    <w:rsid w:val="000E392C"/>
    <w:rsid w:val="000E3971"/>
    <w:rsid w:val="000E47FC"/>
    <w:rsid w:val="000E4F5C"/>
    <w:rsid w:val="000E5373"/>
    <w:rsid w:val="000E5561"/>
    <w:rsid w:val="000E5CA4"/>
    <w:rsid w:val="000E5CBC"/>
    <w:rsid w:val="000E6209"/>
    <w:rsid w:val="000E651B"/>
    <w:rsid w:val="000E6A66"/>
    <w:rsid w:val="000E6C2D"/>
    <w:rsid w:val="000E7BC3"/>
    <w:rsid w:val="000E7CC9"/>
    <w:rsid w:val="000E7D30"/>
    <w:rsid w:val="000F0032"/>
    <w:rsid w:val="000F02DE"/>
    <w:rsid w:val="000F0359"/>
    <w:rsid w:val="000F041E"/>
    <w:rsid w:val="000F061C"/>
    <w:rsid w:val="000F0EE3"/>
    <w:rsid w:val="000F0F35"/>
    <w:rsid w:val="000F108B"/>
    <w:rsid w:val="000F11DD"/>
    <w:rsid w:val="000F153F"/>
    <w:rsid w:val="000F16F2"/>
    <w:rsid w:val="000F1A5E"/>
    <w:rsid w:val="000F22C2"/>
    <w:rsid w:val="000F25FC"/>
    <w:rsid w:val="000F2DDC"/>
    <w:rsid w:val="000F2FB8"/>
    <w:rsid w:val="000F34D3"/>
    <w:rsid w:val="000F4309"/>
    <w:rsid w:val="000F4390"/>
    <w:rsid w:val="000F463A"/>
    <w:rsid w:val="000F4C88"/>
    <w:rsid w:val="000F4D24"/>
    <w:rsid w:val="000F5794"/>
    <w:rsid w:val="000F5970"/>
    <w:rsid w:val="000F5A09"/>
    <w:rsid w:val="000F5D3E"/>
    <w:rsid w:val="000F615E"/>
    <w:rsid w:val="000F78FE"/>
    <w:rsid w:val="000F7A00"/>
    <w:rsid w:val="000F7B30"/>
    <w:rsid w:val="000F7B46"/>
    <w:rsid w:val="000F7F72"/>
    <w:rsid w:val="00100445"/>
    <w:rsid w:val="001004F6"/>
    <w:rsid w:val="001005D4"/>
    <w:rsid w:val="0010172C"/>
    <w:rsid w:val="00101C31"/>
    <w:rsid w:val="0010204E"/>
    <w:rsid w:val="00102306"/>
    <w:rsid w:val="001024E1"/>
    <w:rsid w:val="00102A77"/>
    <w:rsid w:val="00102AB7"/>
    <w:rsid w:val="00102DDB"/>
    <w:rsid w:val="00103302"/>
    <w:rsid w:val="001033F6"/>
    <w:rsid w:val="0010359D"/>
    <w:rsid w:val="00103CC3"/>
    <w:rsid w:val="001043B9"/>
    <w:rsid w:val="00104630"/>
    <w:rsid w:val="00104B2A"/>
    <w:rsid w:val="00104C49"/>
    <w:rsid w:val="00104C4A"/>
    <w:rsid w:val="00104CF6"/>
    <w:rsid w:val="00105432"/>
    <w:rsid w:val="001054FF"/>
    <w:rsid w:val="001058E2"/>
    <w:rsid w:val="001059C1"/>
    <w:rsid w:val="00106E22"/>
    <w:rsid w:val="00107BF7"/>
    <w:rsid w:val="00107D05"/>
    <w:rsid w:val="00107EFB"/>
    <w:rsid w:val="0011055E"/>
    <w:rsid w:val="001115B9"/>
    <w:rsid w:val="00111A60"/>
    <w:rsid w:val="00112298"/>
    <w:rsid w:val="001124DC"/>
    <w:rsid w:val="0011284F"/>
    <w:rsid w:val="00112C60"/>
    <w:rsid w:val="001135E9"/>
    <w:rsid w:val="001138DE"/>
    <w:rsid w:val="00113C64"/>
    <w:rsid w:val="001141DF"/>
    <w:rsid w:val="00114489"/>
    <w:rsid w:val="00114D4F"/>
    <w:rsid w:val="0011508E"/>
    <w:rsid w:val="00115674"/>
    <w:rsid w:val="00115EEF"/>
    <w:rsid w:val="00115F61"/>
    <w:rsid w:val="0011624A"/>
    <w:rsid w:val="001162F4"/>
    <w:rsid w:val="001167A5"/>
    <w:rsid w:val="001167DD"/>
    <w:rsid w:val="001168D7"/>
    <w:rsid w:val="00116DCE"/>
    <w:rsid w:val="00117031"/>
    <w:rsid w:val="00117442"/>
    <w:rsid w:val="001174FC"/>
    <w:rsid w:val="0011776A"/>
    <w:rsid w:val="00120166"/>
    <w:rsid w:val="00120720"/>
    <w:rsid w:val="001208B5"/>
    <w:rsid w:val="00120BAE"/>
    <w:rsid w:val="00120EFA"/>
    <w:rsid w:val="001213B5"/>
    <w:rsid w:val="001221E0"/>
    <w:rsid w:val="001221F4"/>
    <w:rsid w:val="0012223F"/>
    <w:rsid w:val="00122278"/>
    <w:rsid w:val="001222F0"/>
    <w:rsid w:val="0012238A"/>
    <w:rsid w:val="00122EEA"/>
    <w:rsid w:val="00122FA3"/>
    <w:rsid w:val="001230C0"/>
    <w:rsid w:val="00123793"/>
    <w:rsid w:val="0012395A"/>
    <w:rsid w:val="00123BA3"/>
    <w:rsid w:val="00123BD1"/>
    <w:rsid w:val="00123F20"/>
    <w:rsid w:val="00124ADA"/>
    <w:rsid w:val="001252F3"/>
    <w:rsid w:val="00125352"/>
    <w:rsid w:val="00125434"/>
    <w:rsid w:val="00125CFD"/>
    <w:rsid w:val="001261B2"/>
    <w:rsid w:val="00126388"/>
    <w:rsid w:val="00126587"/>
    <w:rsid w:val="00126A69"/>
    <w:rsid w:val="00127127"/>
    <w:rsid w:val="00127498"/>
    <w:rsid w:val="001274FC"/>
    <w:rsid w:val="00127B67"/>
    <w:rsid w:val="00130B08"/>
    <w:rsid w:val="00130DF0"/>
    <w:rsid w:val="00130E69"/>
    <w:rsid w:val="00130ED3"/>
    <w:rsid w:val="00130FC9"/>
    <w:rsid w:val="0013123F"/>
    <w:rsid w:val="00131603"/>
    <w:rsid w:val="00131923"/>
    <w:rsid w:val="00131E6F"/>
    <w:rsid w:val="001320F8"/>
    <w:rsid w:val="0013285C"/>
    <w:rsid w:val="0013286D"/>
    <w:rsid w:val="00133572"/>
    <w:rsid w:val="00133C0D"/>
    <w:rsid w:val="00133DF3"/>
    <w:rsid w:val="001344D9"/>
    <w:rsid w:val="0013515C"/>
    <w:rsid w:val="00135379"/>
    <w:rsid w:val="001357DF"/>
    <w:rsid w:val="00135860"/>
    <w:rsid w:val="001359EF"/>
    <w:rsid w:val="00135C53"/>
    <w:rsid w:val="00135CD5"/>
    <w:rsid w:val="00135E1B"/>
    <w:rsid w:val="001361D8"/>
    <w:rsid w:val="001365BF"/>
    <w:rsid w:val="001367DD"/>
    <w:rsid w:val="00137257"/>
    <w:rsid w:val="001409EC"/>
    <w:rsid w:val="00140A79"/>
    <w:rsid w:val="00140BE7"/>
    <w:rsid w:val="001410DE"/>
    <w:rsid w:val="00141CD0"/>
    <w:rsid w:val="001432CB"/>
    <w:rsid w:val="001438E0"/>
    <w:rsid w:val="00143BC3"/>
    <w:rsid w:val="0014445B"/>
    <w:rsid w:val="001448E5"/>
    <w:rsid w:val="00144CA0"/>
    <w:rsid w:val="00145678"/>
    <w:rsid w:val="00145B1B"/>
    <w:rsid w:val="0014752F"/>
    <w:rsid w:val="00147B61"/>
    <w:rsid w:val="0015073A"/>
    <w:rsid w:val="00150B73"/>
    <w:rsid w:val="00150BDD"/>
    <w:rsid w:val="00150D26"/>
    <w:rsid w:val="00150FCC"/>
    <w:rsid w:val="00151298"/>
    <w:rsid w:val="00151497"/>
    <w:rsid w:val="001517E0"/>
    <w:rsid w:val="0015180B"/>
    <w:rsid w:val="00151C73"/>
    <w:rsid w:val="00152156"/>
    <w:rsid w:val="0015230B"/>
    <w:rsid w:val="001527B7"/>
    <w:rsid w:val="00152B2B"/>
    <w:rsid w:val="00152EA1"/>
    <w:rsid w:val="00153673"/>
    <w:rsid w:val="0015388D"/>
    <w:rsid w:val="00153CBE"/>
    <w:rsid w:val="00153D5D"/>
    <w:rsid w:val="001542A3"/>
    <w:rsid w:val="001545DF"/>
    <w:rsid w:val="00154C78"/>
    <w:rsid w:val="00154DFD"/>
    <w:rsid w:val="00155880"/>
    <w:rsid w:val="00155FA9"/>
    <w:rsid w:val="0015618F"/>
    <w:rsid w:val="00156373"/>
    <w:rsid w:val="00156856"/>
    <w:rsid w:val="0015691D"/>
    <w:rsid w:val="00156B79"/>
    <w:rsid w:val="001570BE"/>
    <w:rsid w:val="001575F9"/>
    <w:rsid w:val="00157905"/>
    <w:rsid w:val="001579C6"/>
    <w:rsid w:val="00157BBB"/>
    <w:rsid w:val="0016030F"/>
    <w:rsid w:val="00160D84"/>
    <w:rsid w:val="0016118F"/>
    <w:rsid w:val="00161434"/>
    <w:rsid w:val="001614C0"/>
    <w:rsid w:val="00161DEB"/>
    <w:rsid w:val="00161EA0"/>
    <w:rsid w:val="00161F4D"/>
    <w:rsid w:val="00162162"/>
    <w:rsid w:val="00163372"/>
    <w:rsid w:val="001638FF"/>
    <w:rsid w:val="00163CC3"/>
    <w:rsid w:val="00163F43"/>
    <w:rsid w:val="00164008"/>
    <w:rsid w:val="00164364"/>
    <w:rsid w:val="001644A6"/>
    <w:rsid w:val="00164883"/>
    <w:rsid w:val="00164F9F"/>
    <w:rsid w:val="00165461"/>
    <w:rsid w:val="00165557"/>
    <w:rsid w:val="00165914"/>
    <w:rsid w:val="00165A0D"/>
    <w:rsid w:val="00165A78"/>
    <w:rsid w:val="00165B67"/>
    <w:rsid w:val="00165BBA"/>
    <w:rsid w:val="001662D3"/>
    <w:rsid w:val="00166411"/>
    <w:rsid w:val="001667D4"/>
    <w:rsid w:val="00166D33"/>
    <w:rsid w:val="00166DEF"/>
    <w:rsid w:val="00167215"/>
    <w:rsid w:val="001676B9"/>
    <w:rsid w:val="00167843"/>
    <w:rsid w:val="001706EA"/>
    <w:rsid w:val="0017077E"/>
    <w:rsid w:val="00170885"/>
    <w:rsid w:val="001708C4"/>
    <w:rsid w:val="00170BAA"/>
    <w:rsid w:val="00170F40"/>
    <w:rsid w:val="0017169D"/>
    <w:rsid w:val="0017179F"/>
    <w:rsid w:val="00171D1D"/>
    <w:rsid w:val="0017221E"/>
    <w:rsid w:val="00172272"/>
    <w:rsid w:val="00173059"/>
    <w:rsid w:val="00173612"/>
    <w:rsid w:val="00173B4F"/>
    <w:rsid w:val="00173B7D"/>
    <w:rsid w:val="00173C1B"/>
    <w:rsid w:val="0017409E"/>
    <w:rsid w:val="001744F2"/>
    <w:rsid w:val="00174CC0"/>
    <w:rsid w:val="00175785"/>
    <w:rsid w:val="00175D00"/>
    <w:rsid w:val="00175DD8"/>
    <w:rsid w:val="00176290"/>
    <w:rsid w:val="001765C9"/>
    <w:rsid w:val="0017667B"/>
    <w:rsid w:val="001768D4"/>
    <w:rsid w:val="00176E37"/>
    <w:rsid w:val="0017741B"/>
    <w:rsid w:val="001775B7"/>
    <w:rsid w:val="00177AC8"/>
    <w:rsid w:val="001802AC"/>
    <w:rsid w:val="001803A9"/>
    <w:rsid w:val="001807B4"/>
    <w:rsid w:val="0018096F"/>
    <w:rsid w:val="00180C68"/>
    <w:rsid w:val="00180D19"/>
    <w:rsid w:val="00180E44"/>
    <w:rsid w:val="00180F71"/>
    <w:rsid w:val="00180F9D"/>
    <w:rsid w:val="001816C6"/>
    <w:rsid w:val="00181DBD"/>
    <w:rsid w:val="00182810"/>
    <w:rsid w:val="00182829"/>
    <w:rsid w:val="00182EB1"/>
    <w:rsid w:val="0018395A"/>
    <w:rsid w:val="0018425F"/>
    <w:rsid w:val="00184360"/>
    <w:rsid w:val="00184AC1"/>
    <w:rsid w:val="00184BE3"/>
    <w:rsid w:val="00184E00"/>
    <w:rsid w:val="00185162"/>
    <w:rsid w:val="00185195"/>
    <w:rsid w:val="001855BC"/>
    <w:rsid w:val="00185CDE"/>
    <w:rsid w:val="001867C9"/>
    <w:rsid w:val="00186803"/>
    <w:rsid w:val="00187642"/>
    <w:rsid w:val="00187B2D"/>
    <w:rsid w:val="00187BEA"/>
    <w:rsid w:val="001912A9"/>
    <w:rsid w:val="0019168E"/>
    <w:rsid w:val="001916DF"/>
    <w:rsid w:val="00191779"/>
    <w:rsid w:val="00191907"/>
    <w:rsid w:val="0019191C"/>
    <w:rsid w:val="00192086"/>
    <w:rsid w:val="00192A84"/>
    <w:rsid w:val="00192ACE"/>
    <w:rsid w:val="00192F5E"/>
    <w:rsid w:val="001935C0"/>
    <w:rsid w:val="00193A10"/>
    <w:rsid w:val="00193CDF"/>
    <w:rsid w:val="0019427A"/>
    <w:rsid w:val="001942B4"/>
    <w:rsid w:val="00194675"/>
    <w:rsid w:val="00194677"/>
    <w:rsid w:val="001949DC"/>
    <w:rsid w:val="00194CBE"/>
    <w:rsid w:val="00194D86"/>
    <w:rsid w:val="0019556C"/>
    <w:rsid w:val="00195725"/>
    <w:rsid w:val="00195869"/>
    <w:rsid w:val="001959FB"/>
    <w:rsid w:val="001960A1"/>
    <w:rsid w:val="00196D03"/>
    <w:rsid w:val="00196F91"/>
    <w:rsid w:val="0019736B"/>
    <w:rsid w:val="001974E8"/>
    <w:rsid w:val="00197539"/>
    <w:rsid w:val="0019756A"/>
    <w:rsid w:val="00197750"/>
    <w:rsid w:val="001A009E"/>
    <w:rsid w:val="001A02C4"/>
    <w:rsid w:val="001A041D"/>
    <w:rsid w:val="001A13A5"/>
    <w:rsid w:val="001A1551"/>
    <w:rsid w:val="001A1681"/>
    <w:rsid w:val="001A1D20"/>
    <w:rsid w:val="001A1D36"/>
    <w:rsid w:val="001A23E0"/>
    <w:rsid w:val="001A283E"/>
    <w:rsid w:val="001A2898"/>
    <w:rsid w:val="001A290B"/>
    <w:rsid w:val="001A31F1"/>
    <w:rsid w:val="001A334A"/>
    <w:rsid w:val="001A34C9"/>
    <w:rsid w:val="001A37DE"/>
    <w:rsid w:val="001A3D8C"/>
    <w:rsid w:val="001A4125"/>
    <w:rsid w:val="001A4261"/>
    <w:rsid w:val="001A435E"/>
    <w:rsid w:val="001A440A"/>
    <w:rsid w:val="001A45B7"/>
    <w:rsid w:val="001A4800"/>
    <w:rsid w:val="001A4E99"/>
    <w:rsid w:val="001A53B2"/>
    <w:rsid w:val="001A597E"/>
    <w:rsid w:val="001A5A8D"/>
    <w:rsid w:val="001A5E5D"/>
    <w:rsid w:val="001A5F01"/>
    <w:rsid w:val="001A60B7"/>
    <w:rsid w:val="001A7242"/>
    <w:rsid w:val="001A7E5F"/>
    <w:rsid w:val="001A7F56"/>
    <w:rsid w:val="001A7FD3"/>
    <w:rsid w:val="001B01CE"/>
    <w:rsid w:val="001B030F"/>
    <w:rsid w:val="001B03E9"/>
    <w:rsid w:val="001B0405"/>
    <w:rsid w:val="001B07BA"/>
    <w:rsid w:val="001B0F14"/>
    <w:rsid w:val="001B1016"/>
    <w:rsid w:val="001B12A1"/>
    <w:rsid w:val="001B1885"/>
    <w:rsid w:val="001B21C9"/>
    <w:rsid w:val="001B2E1E"/>
    <w:rsid w:val="001B34E6"/>
    <w:rsid w:val="001B3950"/>
    <w:rsid w:val="001B4039"/>
    <w:rsid w:val="001B4390"/>
    <w:rsid w:val="001B4550"/>
    <w:rsid w:val="001B45BA"/>
    <w:rsid w:val="001B4887"/>
    <w:rsid w:val="001B48DC"/>
    <w:rsid w:val="001B574A"/>
    <w:rsid w:val="001B590E"/>
    <w:rsid w:val="001B5978"/>
    <w:rsid w:val="001B5B67"/>
    <w:rsid w:val="001B60C4"/>
    <w:rsid w:val="001B6B46"/>
    <w:rsid w:val="001B6D5D"/>
    <w:rsid w:val="001B6E44"/>
    <w:rsid w:val="001B75FE"/>
    <w:rsid w:val="001B7715"/>
    <w:rsid w:val="001B7AE2"/>
    <w:rsid w:val="001B7B4E"/>
    <w:rsid w:val="001B7B67"/>
    <w:rsid w:val="001C01E8"/>
    <w:rsid w:val="001C0267"/>
    <w:rsid w:val="001C07A0"/>
    <w:rsid w:val="001C0AB3"/>
    <w:rsid w:val="001C0BDF"/>
    <w:rsid w:val="001C0FD8"/>
    <w:rsid w:val="001C1382"/>
    <w:rsid w:val="001C188E"/>
    <w:rsid w:val="001C1D8C"/>
    <w:rsid w:val="001C1EF9"/>
    <w:rsid w:val="001C23A7"/>
    <w:rsid w:val="001C24D5"/>
    <w:rsid w:val="001C24F4"/>
    <w:rsid w:val="001C2542"/>
    <w:rsid w:val="001C26B8"/>
    <w:rsid w:val="001C32C0"/>
    <w:rsid w:val="001C38FC"/>
    <w:rsid w:val="001C3998"/>
    <w:rsid w:val="001C46EE"/>
    <w:rsid w:val="001C4C68"/>
    <w:rsid w:val="001C5817"/>
    <w:rsid w:val="001C5934"/>
    <w:rsid w:val="001C5D40"/>
    <w:rsid w:val="001C5DE1"/>
    <w:rsid w:val="001C5DEC"/>
    <w:rsid w:val="001C6BA7"/>
    <w:rsid w:val="001C6DA0"/>
    <w:rsid w:val="001C716F"/>
    <w:rsid w:val="001C723C"/>
    <w:rsid w:val="001C74A8"/>
    <w:rsid w:val="001C7D4B"/>
    <w:rsid w:val="001C7EE9"/>
    <w:rsid w:val="001D0CEE"/>
    <w:rsid w:val="001D0CFD"/>
    <w:rsid w:val="001D139D"/>
    <w:rsid w:val="001D167E"/>
    <w:rsid w:val="001D1CBB"/>
    <w:rsid w:val="001D1CBC"/>
    <w:rsid w:val="001D24B6"/>
    <w:rsid w:val="001D26BD"/>
    <w:rsid w:val="001D277F"/>
    <w:rsid w:val="001D2966"/>
    <w:rsid w:val="001D2B7B"/>
    <w:rsid w:val="001D33C4"/>
    <w:rsid w:val="001D396E"/>
    <w:rsid w:val="001D3A40"/>
    <w:rsid w:val="001D3C28"/>
    <w:rsid w:val="001D42DA"/>
    <w:rsid w:val="001D45BE"/>
    <w:rsid w:val="001D4B5C"/>
    <w:rsid w:val="001D4D4E"/>
    <w:rsid w:val="001D4E5E"/>
    <w:rsid w:val="001D50D8"/>
    <w:rsid w:val="001D5ED0"/>
    <w:rsid w:val="001D64A2"/>
    <w:rsid w:val="001D6764"/>
    <w:rsid w:val="001D6E52"/>
    <w:rsid w:val="001D738E"/>
    <w:rsid w:val="001D73FF"/>
    <w:rsid w:val="001D75A0"/>
    <w:rsid w:val="001D793B"/>
    <w:rsid w:val="001D7C29"/>
    <w:rsid w:val="001D7DEC"/>
    <w:rsid w:val="001E0191"/>
    <w:rsid w:val="001E03FA"/>
    <w:rsid w:val="001E0CE3"/>
    <w:rsid w:val="001E158A"/>
    <w:rsid w:val="001E1C97"/>
    <w:rsid w:val="001E24C9"/>
    <w:rsid w:val="001E2791"/>
    <w:rsid w:val="001E3247"/>
    <w:rsid w:val="001E3409"/>
    <w:rsid w:val="001E3468"/>
    <w:rsid w:val="001E3937"/>
    <w:rsid w:val="001E4F6C"/>
    <w:rsid w:val="001E5433"/>
    <w:rsid w:val="001E5E99"/>
    <w:rsid w:val="001E60F4"/>
    <w:rsid w:val="001E6213"/>
    <w:rsid w:val="001E663D"/>
    <w:rsid w:val="001E6D6D"/>
    <w:rsid w:val="001E70B0"/>
    <w:rsid w:val="001E7846"/>
    <w:rsid w:val="001E79F3"/>
    <w:rsid w:val="001E7AB4"/>
    <w:rsid w:val="001E7B5B"/>
    <w:rsid w:val="001E7C6F"/>
    <w:rsid w:val="001E7DAD"/>
    <w:rsid w:val="001F1AF5"/>
    <w:rsid w:val="001F1B25"/>
    <w:rsid w:val="001F247F"/>
    <w:rsid w:val="001F24A2"/>
    <w:rsid w:val="001F24EF"/>
    <w:rsid w:val="001F2764"/>
    <w:rsid w:val="001F295D"/>
    <w:rsid w:val="001F2C12"/>
    <w:rsid w:val="001F2C8C"/>
    <w:rsid w:val="001F2EDD"/>
    <w:rsid w:val="001F3E3A"/>
    <w:rsid w:val="001F3F9B"/>
    <w:rsid w:val="001F44C0"/>
    <w:rsid w:val="001F48A4"/>
    <w:rsid w:val="001F496E"/>
    <w:rsid w:val="001F52C0"/>
    <w:rsid w:val="001F537A"/>
    <w:rsid w:val="001F5538"/>
    <w:rsid w:val="001F5C13"/>
    <w:rsid w:val="001F5C42"/>
    <w:rsid w:val="001F6257"/>
    <w:rsid w:val="001F6400"/>
    <w:rsid w:val="001F660E"/>
    <w:rsid w:val="001F6845"/>
    <w:rsid w:val="001F6BC0"/>
    <w:rsid w:val="001F6C23"/>
    <w:rsid w:val="001F7034"/>
    <w:rsid w:val="001F7200"/>
    <w:rsid w:val="001F79DA"/>
    <w:rsid w:val="0020061C"/>
    <w:rsid w:val="00200DDD"/>
    <w:rsid w:val="00201345"/>
    <w:rsid w:val="00201A20"/>
    <w:rsid w:val="00201BF5"/>
    <w:rsid w:val="00201D74"/>
    <w:rsid w:val="00201FF4"/>
    <w:rsid w:val="002021AE"/>
    <w:rsid w:val="002022BD"/>
    <w:rsid w:val="002022F8"/>
    <w:rsid w:val="002023F5"/>
    <w:rsid w:val="00202791"/>
    <w:rsid w:val="002029CE"/>
    <w:rsid w:val="002033D3"/>
    <w:rsid w:val="00203581"/>
    <w:rsid w:val="00203E75"/>
    <w:rsid w:val="00204263"/>
    <w:rsid w:val="00204741"/>
    <w:rsid w:val="00204854"/>
    <w:rsid w:val="002048D8"/>
    <w:rsid w:val="00204BC8"/>
    <w:rsid w:val="00204D47"/>
    <w:rsid w:val="00204EF9"/>
    <w:rsid w:val="00205379"/>
    <w:rsid w:val="00206F92"/>
    <w:rsid w:val="00206FDA"/>
    <w:rsid w:val="00206FEA"/>
    <w:rsid w:val="0020784F"/>
    <w:rsid w:val="0020791B"/>
    <w:rsid w:val="00207FF6"/>
    <w:rsid w:val="00210232"/>
    <w:rsid w:val="002102EF"/>
    <w:rsid w:val="002108DE"/>
    <w:rsid w:val="00210D83"/>
    <w:rsid w:val="00211268"/>
    <w:rsid w:val="002112E8"/>
    <w:rsid w:val="002114C8"/>
    <w:rsid w:val="0021185F"/>
    <w:rsid w:val="002123FF"/>
    <w:rsid w:val="00212482"/>
    <w:rsid w:val="00212544"/>
    <w:rsid w:val="002128D6"/>
    <w:rsid w:val="00213532"/>
    <w:rsid w:val="0021362C"/>
    <w:rsid w:val="002138AF"/>
    <w:rsid w:val="0021402E"/>
    <w:rsid w:val="0021451F"/>
    <w:rsid w:val="00214A17"/>
    <w:rsid w:val="00216379"/>
    <w:rsid w:val="002165B3"/>
    <w:rsid w:val="00216607"/>
    <w:rsid w:val="00216D5A"/>
    <w:rsid w:val="00216D70"/>
    <w:rsid w:val="00216D8F"/>
    <w:rsid w:val="00216F95"/>
    <w:rsid w:val="00217177"/>
    <w:rsid w:val="002172FC"/>
    <w:rsid w:val="002178B6"/>
    <w:rsid w:val="002179CF"/>
    <w:rsid w:val="00217D6A"/>
    <w:rsid w:val="00220004"/>
    <w:rsid w:val="0022058C"/>
    <w:rsid w:val="00220896"/>
    <w:rsid w:val="00220937"/>
    <w:rsid w:val="00220A64"/>
    <w:rsid w:val="00220B31"/>
    <w:rsid w:val="00221339"/>
    <w:rsid w:val="00221371"/>
    <w:rsid w:val="00221619"/>
    <w:rsid w:val="00222057"/>
    <w:rsid w:val="002220E6"/>
    <w:rsid w:val="00222768"/>
    <w:rsid w:val="00223047"/>
    <w:rsid w:val="0022356A"/>
    <w:rsid w:val="00223D16"/>
    <w:rsid w:val="00223EA7"/>
    <w:rsid w:val="00224724"/>
    <w:rsid w:val="00224CE2"/>
    <w:rsid w:val="00224DB9"/>
    <w:rsid w:val="00225110"/>
    <w:rsid w:val="0022535F"/>
    <w:rsid w:val="00225F3C"/>
    <w:rsid w:val="00226BE7"/>
    <w:rsid w:val="0022727D"/>
    <w:rsid w:val="00227B8D"/>
    <w:rsid w:val="0023013E"/>
    <w:rsid w:val="00230E97"/>
    <w:rsid w:val="002316E5"/>
    <w:rsid w:val="00231890"/>
    <w:rsid w:val="0023198F"/>
    <w:rsid w:val="00231A06"/>
    <w:rsid w:val="00231BB8"/>
    <w:rsid w:val="00231ED2"/>
    <w:rsid w:val="00231FDC"/>
    <w:rsid w:val="002324DD"/>
    <w:rsid w:val="00232747"/>
    <w:rsid w:val="002328D8"/>
    <w:rsid w:val="002329C8"/>
    <w:rsid w:val="00233573"/>
    <w:rsid w:val="00234024"/>
    <w:rsid w:val="00234734"/>
    <w:rsid w:val="00235050"/>
    <w:rsid w:val="0023553F"/>
    <w:rsid w:val="00235CD6"/>
    <w:rsid w:val="00235F5F"/>
    <w:rsid w:val="00236774"/>
    <w:rsid w:val="00236B7C"/>
    <w:rsid w:val="00236D82"/>
    <w:rsid w:val="00236FED"/>
    <w:rsid w:val="0023743A"/>
    <w:rsid w:val="00237C11"/>
    <w:rsid w:val="00237D2F"/>
    <w:rsid w:val="00237D92"/>
    <w:rsid w:val="00237E6F"/>
    <w:rsid w:val="00237FBB"/>
    <w:rsid w:val="0024032B"/>
    <w:rsid w:val="00240455"/>
    <w:rsid w:val="002408EE"/>
    <w:rsid w:val="00240987"/>
    <w:rsid w:val="00241773"/>
    <w:rsid w:val="002420DE"/>
    <w:rsid w:val="00242270"/>
    <w:rsid w:val="0024253C"/>
    <w:rsid w:val="00242858"/>
    <w:rsid w:val="00242EF0"/>
    <w:rsid w:val="00243A74"/>
    <w:rsid w:val="00243D16"/>
    <w:rsid w:val="00244151"/>
    <w:rsid w:val="00244499"/>
    <w:rsid w:val="002446BA"/>
    <w:rsid w:val="0024476C"/>
    <w:rsid w:val="00244807"/>
    <w:rsid w:val="00244B29"/>
    <w:rsid w:val="00244D0E"/>
    <w:rsid w:val="00245F73"/>
    <w:rsid w:val="00246113"/>
    <w:rsid w:val="002463BE"/>
    <w:rsid w:val="002464FB"/>
    <w:rsid w:val="0024664B"/>
    <w:rsid w:val="002467DD"/>
    <w:rsid w:val="00246A09"/>
    <w:rsid w:val="00246E4F"/>
    <w:rsid w:val="002472B4"/>
    <w:rsid w:val="0024731E"/>
    <w:rsid w:val="002474BE"/>
    <w:rsid w:val="002477F1"/>
    <w:rsid w:val="00247A04"/>
    <w:rsid w:val="00247A8E"/>
    <w:rsid w:val="00250272"/>
    <w:rsid w:val="00250887"/>
    <w:rsid w:val="00250C8D"/>
    <w:rsid w:val="00250D86"/>
    <w:rsid w:val="00250E92"/>
    <w:rsid w:val="002512EE"/>
    <w:rsid w:val="00251742"/>
    <w:rsid w:val="0025196E"/>
    <w:rsid w:val="00252454"/>
    <w:rsid w:val="002528B1"/>
    <w:rsid w:val="002528CE"/>
    <w:rsid w:val="0025299A"/>
    <w:rsid w:val="002532B4"/>
    <w:rsid w:val="00253723"/>
    <w:rsid w:val="00253785"/>
    <w:rsid w:val="002538DB"/>
    <w:rsid w:val="002541F6"/>
    <w:rsid w:val="00254E19"/>
    <w:rsid w:val="0025504A"/>
    <w:rsid w:val="002550F0"/>
    <w:rsid w:val="0025560A"/>
    <w:rsid w:val="00255771"/>
    <w:rsid w:val="00255E71"/>
    <w:rsid w:val="002562C9"/>
    <w:rsid w:val="0025668B"/>
    <w:rsid w:val="00256DE8"/>
    <w:rsid w:val="002574B2"/>
    <w:rsid w:val="00257503"/>
    <w:rsid w:val="002579D2"/>
    <w:rsid w:val="00257ADF"/>
    <w:rsid w:val="00260AB2"/>
    <w:rsid w:val="00260BDF"/>
    <w:rsid w:val="00260F24"/>
    <w:rsid w:val="002610EA"/>
    <w:rsid w:val="00261817"/>
    <w:rsid w:val="00261A2D"/>
    <w:rsid w:val="00261EA5"/>
    <w:rsid w:val="00262240"/>
    <w:rsid w:val="00262523"/>
    <w:rsid w:val="00262745"/>
    <w:rsid w:val="00262778"/>
    <w:rsid w:val="00262920"/>
    <w:rsid w:val="002631C6"/>
    <w:rsid w:val="00263256"/>
    <w:rsid w:val="00263E3C"/>
    <w:rsid w:val="0026456E"/>
    <w:rsid w:val="00264663"/>
    <w:rsid w:val="00264690"/>
    <w:rsid w:val="00264753"/>
    <w:rsid w:val="00264A53"/>
    <w:rsid w:val="00264F4E"/>
    <w:rsid w:val="00265400"/>
    <w:rsid w:val="002654BA"/>
    <w:rsid w:val="002654CE"/>
    <w:rsid w:val="002657FE"/>
    <w:rsid w:val="00265B99"/>
    <w:rsid w:val="00265C5A"/>
    <w:rsid w:val="00265E1D"/>
    <w:rsid w:val="0026640E"/>
    <w:rsid w:val="00266459"/>
    <w:rsid w:val="00266590"/>
    <w:rsid w:val="00266F59"/>
    <w:rsid w:val="00267AC3"/>
    <w:rsid w:val="002701F9"/>
    <w:rsid w:val="00270835"/>
    <w:rsid w:val="00270A60"/>
    <w:rsid w:val="002713BD"/>
    <w:rsid w:val="002719F0"/>
    <w:rsid w:val="00271A8A"/>
    <w:rsid w:val="00271DDF"/>
    <w:rsid w:val="002722B4"/>
    <w:rsid w:val="00272463"/>
    <w:rsid w:val="0027246D"/>
    <w:rsid w:val="0027257F"/>
    <w:rsid w:val="00272691"/>
    <w:rsid w:val="00272BF3"/>
    <w:rsid w:val="00272EF7"/>
    <w:rsid w:val="002736A4"/>
    <w:rsid w:val="002737A6"/>
    <w:rsid w:val="002741C7"/>
    <w:rsid w:val="00274BDA"/>
    <w:rsid w:val="00274CD9"/>
    <w:rsid w:val="00274DEC"/>
    <w:rsid w:val="00274E32"/>
    <w:rsid w:val="0027539C"/>
    <w:rsid w:val="00276162"/>
    <w:rsid w:val="00276868"/>
    <w:rsid w:val="00276D2D"/>
    <w:rsid w:val="0027727A"/>
    <w:rsid w:val="00277922"/>
    <w:rsid w:val="0028019F"/>
    <w:rsid w:val="0028132F"/>
    <w:rsid w:val="00281527"/>
    <w:rsid w:val="00281592"/>
    <w:rsid w:val="0028177F"/>
    <w:rsid w:val="00281A14"/>
    <w:rsid w:val="00281AA5"/>
    <w:rsid w:val="002827B6"/>
    <w:rsid w:val="00282EE7"/>
    <w:rsid w:val="00283058"/>
    <w:rsid w:val="00283228"/>
    <w:rsid w:val="0028335B"/>
    <w:rsid w:val="0028366A"/>
    <w:rsid w:val="00284F5E"/>
    <w:rsid w:val="00285140"/>
    <w:rsid w:val="0028531B"/>
    <w:rsid w:val="002853CD"/>
    <w:rsid w:val="00285543"/>
    <w:rsid w:val="00285614"/>
    <w:rsid w:val="00285ED2"/>
    <w:rsid w:val="002867BC"/>
    <w:rsid w:val="002869D8"/>
    <w:rsid w:val="00286CB4"/>
    <w:rsid w:val="00286E51"/>
    <w:rsid w:val="00286F63"/>
    <w:rsid w:val="00286F88"/>
    <w:rsid w:val="002871D6"/>
    <w:rsid w:val="002873DE"/>
    <w:rsid w:val="00287593"/>
    <w:rsid w:val="00287964"/>
    <w:rsid w:val="002879D0"/>
    <w:rsid w:val="00287AD1"/>
    <w:rsid w:val="00287E7E"/>
    <w:rsid w:val="002901CF"/>
    <w:rsid w:val="0029060A"/>
    <w:rsid w:val="0029067F"/>
    <w:rsid w:val="00290DA1"/>
    <w:rsid w:val="00291026"/>
    <w:rsid w:val="00291CB6"/>
    <w:rsid w:val="00292451"/>
    <w:rsid w:val="00292483"/>
    <w:rsid w:val="0029261D"/>
    <w:rsid w:val="00292906"/>
    <w:rsid w:val="002935FC"/>
    <w:rsid w:val="00293831"/>
    <w:rsid w:val="00293AC1"/>
    <w:rsid w:val="00293D71"/>
    <w:rsid w:val="00294242"/>
    <w:rsid w:val="002942FF"/>
    <w:rsid w:val="00294307"/>
    <w:rsid w:val="002948AA"/>
    <w:rsid w:val="00294F39"/>
    <w:rsid w:val="00294F94"/>
    <w:rsid w:val="002957C6"/>
    <w:rsid w:val="00295ED2"/>
    <w:rsid w:val="00296902"/>
    <w:rsid w:val="0029690F"/>
    <w:rsid w:val="00296CCA"/>
    <w:rsid w:val="00297337"/>
    <w:rsid w:val="00297AB6"/>
    <w:rsid w:val="002A0352"/>
    <w:rsid w:val="002A09FF"/>
    <w:rsid w:val="002A154D"/>
    <w:rsid w:val="002A2001"/>
    <w:rsid w:val="002A202E"/>
    <w:rsid w:val="002A258B"/>
    <w:rsid w:val="002A2AA3"/>
    <w:rsid w:val="002A2BFD"/>
    <w:rsid w:val="002A2C17"/>
    <w:rsid w:val="002A3098"/>
    <w:rsid w:val="002A35FA"/>
    <w:rsid w:val="002A4492"/>
    <w:rsid w:val="002A466A"/>
    <w:rsid w:val="002A4833"/>
    <w:rsid w:val="002A4C0B"/>
    <w:rsid w:val="002A52CF"/>
    <w:rsid w:val="002A5378"/>
    <w:rsid w:val="002A5C3E"/>
    <w:rsid w:val="002A5D3E"/>
    <w:rsid w:val="002A6629"/>
    <w:rsid w:val="002A7356"/>
    <w:rsid w:val="002A7534"/>
    <w:rsid w:val="002A7A7D"/>
    <w:rsid w:val="002A7B25"/>
    <w:rsid w:val="002A7BEF"/>
    <w:rsid w:val="002A7F50"/>
    <w:rsid w:val="002B017F"/>
    <w:rsid w:val="002B0332"/>
    <w:rsid w:val="002B0FA2"/>
    <w:rsid w:val="002B15EA"/>
    <w:rsid w:val="002B1C29"/>
    <w:rsid w:val="002B23BD"/>
    <w:rsid w:val="002B2420"/>
    <w:rsid w:val="002B3292"/>
    <w:rsid w:val="002B4059"/>
    <w:rsid w:val="002B419C"/>
    <w:rsid w:val="002B48C8"/>
    <w:rsid w:val="002B5202"/>
    <w:rsid w:val="002B53C0"/>
    <w:rsid w:val="002B5579"/>
    <w:rsid w:val="002B56D8"/>
    <w:rsid w:val="002B5C7B"/>
    <w:rsid w:val="002B6976"/>
    <w:rsid w:val="002B6993"/>
    <w:rsid w:val="002B6AE9"/>
    <w:rsid w:val="002B6FAA"/>
    <w:rsid w:val="002B727B"/>
    <w:rsid w:val="002C065E"/>
    <w:rsid w:val="002C09CA"/>
    <w:rsid w:val="002C16A5"/>
    <w:rsid w:val="002C18A3"/>
    <w:rsid w:val="002C18FD"/>
    <w:rsid w:val="002C1C2A"/>
    <w:rsid w:val="002C1D2D"/>
    <w:rsid w:val="002C1F58"/>
    <w:rsid w:val="002C20B3"/>
    <w:rsid w:val="002C234B"/>
    <w:rsid w:val="002C339F"/>
    <w:rsid w:val="002C366E"/>
    <w:rsid w:val="002C41DB"/>
    <w:rsid w:val="002C4C9C"/>
    <w:rsid w:val="002C4E56"/>
    <w:rsid w:val="002C5CF2"/>
    <w:rsid w:val="002C5D98"/>
    <w:rsid w:val="002C6086"/>
    <w:rsid w:val="002C6088"/>
    <w:rsid w:val="002C62F4"/>
    <w:rsid w:val="002C6667"/>
    <w:rsid w:val="002C698E"/>
    <w:rsid w:val="002C6BCE"/>
    <w:rsid w:val="002C76F0"/>
    <w:rsid w:val="002C7852"/>
    <w:rsid w:val="002C7E10"/>
    <w:rsid w:val="002D0D7F"/>
    <w:rsid w:val="002D146C"/>
    <w:rsid w:val="002D1FC5"/>
    <w:rsid w:val="002D2B30"/>
    <w:rsid w:val="002D2F8B"/>
    <w:rsid w:val="002D39D7"/>
    <w:rsid w:val="002D3CBB"/>
    <w:rsid w:val="002D4A00"/>
    <w:rsid w:val="002D4ED7"/>
    <w:rsid w:val="002D4F5C"/>
    <w:rsid w:val="002D54F9"/>
    <w:rsid w:val="002D57C8"/>
    <w:rsid w:val="002D5BC9"/>
    <w:rsid w:val="002D5C91"/>
    <w:rsid w:val="002D5EB1"/>
    <w:rsid w:val="002D613A"/>
    <w:rsid w:val="002D667E"/>
    <w:rsid w:val="002D66BD"/>
    <w:rsid w:val="002D674E"/>
    <w:rsid w:val="002D67E6"/>
    <w:rsid w:val="002D6984"/>
    <w:rsid w:val="002D6A31"/>
    <w:rsid w:val="002D6FC8"/>
    <w:rsid w:val="002D6FD6"/>
    <w:rsid w:val="002D780F"/>
    <w:rsid w:val="002D78AF"/>
    <w:rsid w:val="002D7B6C"/>
    <w:rsid w:val="002D7D3A"/>
    <w:rsid w:val="002D7DAC"/>
    <w:rsid w:val="002D7FBE"/>
    <w:rsid w:val="002E0041"/>
    <w:rsid w:val="002E01B7"/>
    <w:rsid w:val="002E0B61"/>
    <w:rsid w:val="002E0BF0"/>
    <w:rsid w:val="002E0CA1"/>
    <w:rsid w:val="002E0D43"/>
    <w:rsid w:val="002E0D4A"/>
    <w:rsid w:val="002E0ED8"/>
    <w:rsid w:val="002E11F9"/>
    <w:rsid w:val="002E1418"/>
    <w:rsid w:val="002E25C5"/>
    <w:rsid w:val="002E2EB8"/>
    <w:rsid w:val="002E2F7A"/>
    <w:rsid w:val="002E3A7F"/>
    <w:rsid w:val="002E3EB2"/>
    <w:rsid w:val="002E459E"/>
    <w:rsid w:val="002E490F"/>
    <w:rsid w:val="002E4B5F"/>
    <w:rsid w:val="002E4BA2"/>
    <w:rsid w:val="002E4EE2"/>
    <w:rsid w:val="002E4EFF"/>
    <w:rsid w:val="002E532B"/>
    <w:rsid w:val="002E5671"/>
    <w:rsid w:val="002E6475"/>
    <w:rsid w:val="002E648A"/>
    <w:rsid w:val="002E674A"/>
    <w:rsid w:val="002E678D"/>
    <w:rsid w:val="002E6B12"/>
    <w:rsid w:val="002E71A8"/>
    <w:rsid w:val="002E738A"/>
    <w:rsid w:val="002E75FE"/>
    <w:rsid w:val="002E78BF"/>
    <w:rsid w:val="002E7A0C"/>
    <w:rsid w:val="002E7C32"/>
    <w:rsid w:val="002E7E30"/>
    <w:rsid w:val="002E7E71"/>
    <w:rsid w:val="002F0039"/>
    <w:rsid w:val="002F0651"/>
    <w:rsid w:val="002F0AF9"/>
    <w:rsid w:val="002F0F46"/>
    <w:rsid w:val="002F1328"/>
    <w:rsid w:val="002F18F5"/>
    <w:rsid w:val="002F1A49"/>
    <w:rsid w:val="002F1D70"/>
    <w:rsid w:val="002F1D7F"/>
    <w:rsid w:val="002F20B6"/>
    <w:rsid w:val="002F26BA"/>
    <w:rsid w:val="002F279C"/>
    <w:rsid w:val="002F2A26"/>
    <w:rsid w:val="002F3059"/>
    <w:rsid w:val="002F33A7"/>
    <w:rsid w:val="002F3510"/>
    <w:rsid w:val="002F359D"/>
    <w:rsid w:val="002F3729"/>
    <w:rsid w:val="002F3807"/>
    <w:rsid w:val="002F421A"/>
    <w:rsid w:val="002F4CF8"/>
    <w:rsid w:val="002F4D12"/>
    <w:rsid w:val="002F50EA"/>
    <w:rsid w:val="002F5562"/>
    <w:rsid w:val="002F577C"/>
    <w:rsid w:val="002F6797"/>
    <w:rsid w:val="002F694F"/>
    <w:rsid w:val="002F7034"/>
    <w:rsid w:val="002F7078"/>
    <w:rsid w:val="002F78BC"/>
    <w:rsid w:val="002F792C"/>
    <w:rsid w:val="002F7F05"/>
    <w:rsid w:val="00300164"/>
    <w:rsid w:val="00300432"/>
    <w:rsid w:val="003007EE"/>
    <w:rsid w:val="00300826"/>
    <w:rsid w:val="00301293"/>
    <w:rsid w:val="00301769"/>
    <w:rsid w:val="00302033"/>
    <w:rsid w:val="0030231D"/>
    <w:rsid w:val="0030244F"/>
    <w:rsid w:val="0030265E"/>
    <w:rsid w:val="00302D91"/>
    <w:rsid w:val="00302F77"/>
    <w:rsid w:val="0030300D"/>
    <w:rsid w:val="0030346F"/>
    <w:rsid w:val="00303A2C"/>
    <w:rsid w:val="00303B1F"/>
    <w:rsid w:val="00303F1B"/>
    <w:rsid w:val="00304018"/>
    <w:rsid w:val="003040E0"/>
    <w:rsid w:val="00304637"/>
    <w:rsid w:val="00305442"/>
    <w:rsid w:val="00305525"/>
    <w:rsid w:val="0030563A"/>
    <w:rsid w:val="00305BBC"/>
    <w:rsid w:val="00305DE4"/>
    <w:rsid w:val="0030642A"/>
    <w:rsid w:val="003064E0"/>
    <w:rsid w:val="00306914"/>
    <w:rsid w:val="0030698E"/>
    <w:rsid w:val="00306E49"/>
    <w:rsid w:val="00306F9D"/>
    <w:rsid w:val="00307B58"/>
    <w:rsid w:val="00310492"/>
    <w:rsid w:val="003104F3"/>
    <w:rsid w:val="0031067D"/>
    <w:rsid w:val="0031086F"/>
    <w:rsid w:val="00310FDA"/>
    <w:rsid w:val="003114F6"/>
    <w:rsid w:val="00311653"/>
    <w:rsid w:val="003119B7"/>
    <w:rsid w:val="0031219F"/>
    <w:rsid w:val="00312360"/>
    <w:rsid w:val="00312A3B"/>
    <w:rsid w:val="00312CC5"/>
    <w:rsid w:val="0031306C"/>
    <w:rsid w:val="0031348B"/>
    <w:rsid w:val="0031398A"/>
    <w:rsid w:val="00313CDE"/>
    <w:rsid w:val="00313F44"/>
    <w:rsid w:val="003141A6"/>
    <w:rsid w:val="00314531"/>
    <w:rsid w:val="00314ABC"/>
    <w:rsid w:val="00314BD5"/>
    <w:rsid w:val="00314CB7"/>
    <w:rsid w:val="0031513B"/>
    <w:rsid w:val="0031532D"/>
    <w:rsid w:val="0031594B"/>
    <w:rsid w:val="00315A35"/>
    <w:rsid w:val="00315C22"/>
    <w:rsid w:val="00315F60"/>
    <w:rsid w:val="00315F85"/>
    <w:rsid w:val="0031667C"/>
    <w:rsid w:val="0031699E"/>
    <w:rsid w:val="00316AE6"/>
    <w:rsid w:val="00316DF0"/>
    <w:rsid w:val="00316FC8"/>
    <w:rsid w:val="00317338"/>
    <w:rsid w:val="0031757E"/>
    <w:rsid w:val="0031760D"/>
    <w:rsid w:val="00317850"/>
    <w:rsid w:val="00317D0C"/>
    <w:rsid w:val="00317F79"/>
    <w:rsid w:val="00320475"/>
    <w:rsid w:val="0032085D"/>
    <w:rsid w:val="00320C48"/>
    <w:rsid w:val="00320E92"/>
    <w:rsid w:val="00320EBB"/>
    <w:rsid w:val="00321070"/>
    <w:rsid w:val="00321125"/>
    <w:rsid w:val="00321508"/>
    <w:rsid w:val="00321877"/>
    <w:rsid w:val="00321BDE"/>
    <w:rsid w:val="0032231A"/>
    <w:rsid w:val="0032249A"/>
    <w:rsid w:val="00322B33"/>
    <w:rsid w:val="00322BE1"/>
    <w:rsid w:val="00322FB7"/>
    <w:rsid w:val="00323B7E"/>
    <w:rsid w:val="00323D58"/>
    <w:rsid w:val="00324126"/>
    <w:rsid w:val="003241B6"/>
    <w:rsid w:val="0032460E"/>
    <w:rsid w:val="0032491B"/>
    <w:rsid w:val="00324BC5"/>
    <w:rsid w:val="00324D15"/>
    <w:rsid w:val="00324DEA"/>
    <w:rsid w:val="003254B8"/>
    <w:rsid w:val="00325C0B"/>
    <w:rsid w:val="0032667F"/>
    <w:rsid w:val="0032694E"/>
    <w:rsid w:val="00326C31"/>
    <w:rsid w:val="00326CA1"/>
    <w:rsid w:val="00327196"/>
    <w:rsid w:val="00327A9E"/>
    <w:rsid w:val="003302A2"/>
    <w:rsid w:val="003305B0"/>
    <w:rsid w:val="00330812"/>
    <w:rsid w:val="00330984"/>
    <w:rsid w:val="00330EC4"/>
    <w:rsid w:val="00331A87"/>
    <w:rsid w:val="00331AF4"/>
    <w:rsid w:val="00331D04"/>
    <w:rsid w:val="003323B1"/>
    <w:rsid w:val="0033250E"/>
    <w:rsid w:val="00332AAF"/>
    <w:rsid w:val="0033358E"/>
    <w:rsid w:val="003339FA"/>
    <w:rsid w:val="0033431F"/>
    <w:rsid w:val="00334549"/>
    <w:rsid w:val="003345D1"/>
    <w:rsid w:val="0033480F"/>
    <w:rsid w:val="00334A82"/>
    <w:rsid w:val="00334C75"/>
    <w:rsid w:val="00335311"/>
    <w:rsid w:val="00335690"/>
    <w:rsid w:val="00335B4D"/>
    <w:rsid w:val="00335D8A"/>
    <w:rsid w:val="0033612A"/>
    <w:rsid w:val="0033624A"/>
    <w:rsid w:val="003363CE"/>
    <w:rsid w:val="003363DE"/>
    <w:rsid w:val="00336459"/>
    <w:rsid w:val="00336D61"/>
    <w:rsid w:val="00337028"/>
    <w:rsid w:val="0033707F"/>
    <w:rsid w:val="00337456"/>
    <w:rsid w:val="0033799F"/>
    <w:rsid w:val="00340020"/>
    <w:rsid w:val="00340065"/>
    <w:rsid w:val="00340786"/>
    <w:rsid w:val="00340BE8"/>
    <w:rsid w:val="00340D47"/>
    <w:rsid w:val="00340FEF"/>
    <w:rsid w:val="00341330"/>
    <w:rsid w:val="00341578"/>
    <w:rsid w:val="0034248D"/>
    <w:rsid w:val="00342732"/>
    <w:rsid w:val="00342CCD"/>
    <w:rsid w:val="00343197"/>
    <w:rsid w:val="00343200"/>
    <w:rsid w:val="003439AB"/>
    <w:rsid w:val="00343A1E"/>
    <w:rsid w:val="00343B5A"/>
    <w:rsid w:val="00344143"/>
    <w:rsid w:val="0034475B"/>
    <w:rsid w:val="003448A7"/>
    <w:rsid w:val="00344DBE"/>
    <w:rsid w:val="0034511C"/>
    <w:rsid w:val="00345CA5"/>
    <w:rsid w:val="00345CC8"/>
    <w:rsid w:val="00345FD9"/>
    <w:rsid w:val="0034642B"/>
    <w:rsid w:val="00346442"/>
    <w:rsid w:val="003468B9"/>
    <w:rsid w:val="0034697E"/>
    <w:rsid w:val="00346AA6"/>
    <w:rsid w:val="00346DFA"/>
    <w:rsid w:val="00346EC4"/>
    <w:rsid w:val="003475E6"/>
    <w:rsid w:val="00347925"/>
    <w:rsid w:val="00350328"/>
    <w:rsid w:val="00350559"/>
    <w:rsid w:val="00350657"/>
    <w:rsid w:val="003507EE"/>
    <w:rsid w:val="00350901"/>
    <w:rsid w:val="0035157A"/>
    <w:rsid w:val="00351680"/>
    <w:rsid w:val="003518C7"/>
    <w:rsid w:val="003526DA"/>
    <w:rsid w:val="00352B22"/>
    <w:rsid w:val="00352D91"/>
    <w:rsid w:val="00352E63"/>
    <w:rsid w:val="003530BB"/>
    <w:rsid w:val="003531E0"/>
    <w:rsid w:val="003533D8"/>
    <w:rsid w:val="00354176"/>
    <w:rsid w:val="0035434A"/>
    <w:rsid w:val="00354F37"/>
    <w:rsid w:val="00355241"/>
    <w:rsid w:val="00355963"/>
    <w:rsid w:val="003559BE"/>
    <w:rsid w:val="00355A24"/>
    <w:rsid w:val="00355ABE"/>
    <w:rsid w:val="00355DFA"/>
    <w:rsid w:val="0035602C"/>
    <w:rsid w:val="00356CD0"/>
    <w:rsid w:val="00356DE6"/>
    <w:rsid w:val="0035741F"/>
    <w:rsid w:val="00357636"/>
    <w:rsid w:val="00357729"/>
    <w:rsid w:val="00357E96"/>
    <w:rsid w:val="00360264"/>
    <w:rsid w:val="0036037C"/>
    <w:rsid w:val="00360404"/>
    <w:rsid w:val="0036046D"/>
    <w:rsid w:val="00360771"/>
    <w:rsid w:val="00360D93"/>
    <w:rsid w:val="00361011"/>
    <w:rsid w:val="00361444"/>
    <w:rsid w:val="00361691"/>
    <w:rsid w:val="00361A72"/>
    <w:rsid w:val="003626E6"/>
    <w:rsid w:val="0036278F"/>
    <w:rsid w:val="003627FF"/>
    <w:rsid w:val="00362FB8"/>
    <w:rsid w:val="00363024"/>
    <w:rsid w:val="00363102"/>
    <w:rsid w:val="003637C6"/>
    <w:rsid w:val="003639AE"/>
    <w:rsid w:val="00364BB9"/>
    <w:rsid w:val="00364BE5"/>
    <w:rsid w:val="003657C6"/>
    <w:rsid w:val="003657CF"/>
    <w:rsid w:val="00365BA8"/>
    <w:rsid w:val="00365E9B"/>
    <w:rsid w:val="00365ECA"/>
    <w:rsid w:val="00365F0C"/>
    <w:rsid w:val="0036653C"/>
    <w:rsid w:val="00366846"/>
    <w:rsid w:val="00366B11"/>
    <w:rsid w:val="00366E50"/>
    <w:rsid w:val="0037023E"/>
    <w:rsid w:val="00370719"/>
    <w:rsid w:val="00370A63"/>
    <w:rsid w:val="00370B46"/>
    <w:rsid w:val="00370CC8"/>
    <w:rsid w:val="003711BC"/>
    <w:rsid w:val="003720D8"/>
    <w:rsid w:val="0037262E"/>
    <w:rsid w:val="003731B7"/>
    <w:rsid w:val="003736D8"/>
    <w:rsid w:val="00373D76"/>
    <w:rsid w:val="003740FF"/>
    <w:rsid w:val="0037438B"/>
    <w:rsid w:val="0037463F"/>
    <w:rsid w:val="0037467A"/>
    <w:rsid w:val="00374CEB"/>
    <w:rsid w:val="00374E48"/>
    <w:rsid w:val="00375266"/>
    <w:rsid w:val="0037581E"/>
    <w:rsid w:val="00375A77"/>
    <w:rsid w:val="00375C2E"/>
    <w:rsid w:val="003765C6"/>
    <w:rsid w:val="00376C70"/>
    <w:rsid w:val="00377E8A"/>
    <w:rsid w:val="0038013D"/>
    <w:rsid w:val="0038046B"/>
    <w:rsid w:val="00380668"/>
    <w:rsid w:val="00380D04"/>
    <w:rsid w:val="00381767"/>
    <w:rsid w:val="00381857"/>
    <w:rsid w:val="00382C8C"/>
    <w:rsid w:val="00382D8B"/>
    <w:rsid w:val="00382F38"/>
    <w:rsid w:val="003830E7"/>
    <w:rsid w:val="00383211"/>
    <w:rsid w:val="003834E0"/>
    <w:rsid w:val="003837F6"/>
    <w:rsid w:val="00383B59"/>
    <w:rsid w:val="00384057"/>
    <w:rsid w:val="003841FC"/>
    <w:rsid w:val="00384241"/>
    <w:rsid w:val="003844FB"/>
    <w:rsid w:val="00384765"/>
    <w:rsid w:val="0038480E"/>
    <w:rsid w:val="003849A8"/>
    <w:rsid w:val="003849E7"/>
    <w:rsid w:val="00384CC1"/>
    <w:rsid w:val="00385113"/>
    <w:rsid w:val="00385440"/>
    <w:rsid w:val="003858EA"/>
    <w:rsid w:val="00385A01"/>
    <w:rsid w:val="00385FF9"/>
    <w:rsid w:val="00386000"/>
    <w:rsid w:val="0038602C"/>
    <w:rsid w:val="0038671A"/>
    <w:rsid w:val="003869C0"/>
    <w:rsid w:val="00386ED3"/>
    <w:rsid w:val="00387296"/>
    <w:rsid w:val="00387409"/>
    <w:rsid w:val="00387936"/>
    <w:rsid w:val="00387E2D"/>
    <w:rsid w:val="0039013E"/>
    <w:rsid w:val="0039060B"/>
    <w:rsid w:val="00390892"/>
    <w:rsid w:val="00390FC8"/>
    <w:rsid w:val="003915BA"/>
    <w:rsid w:val="00391C17"/>
    <w:rsid w:val="00391F55"/>
    <w:rsid w:val="003924E9"/>
    <w:rsid w:val="00392ACB"/>
    <w:rsid w:val="00392F40"/>
    <w:rsid w:val="00393163"/>
    <w:rsid w:val="00393241"/>
    <w:rsid w:val="0039363E"/>
    <w:rsid w:val="00393A7B"/>
    <w:rsid w:val="00393B56"/>
    <w:rsid w:val="0039423F"/>
    <w:rsid w:val="00394401"/>
    <w:rsid w:val="00394A17"/>
    <w:rsid w:val="00395538"/>
    <w:rsid w:val="00395DAD"/>
    <w:rsid w:val="00396B7A"/>
    <w:rsid w:val="00396D90"/>
    <w:rsid w:val="00396F8B"/>
    <w:rsid w:val="003971E2"/>
    <w:rsid w:val="003973EA"/>
    <w:rsid w:val="00397EDE"/>
    <w:rsid w:val="00397F16"/>
    <w:rsid w:val="00397FC5"/>
    <w:rsid w:val="003A00D9"/>
    <w:rsid w:val="003A10B5"/>
    <w:rsid w:val="003A1449"/>
    <w:rsid w:val="003A1552"/>
    <w:rsid w:val="003A1577"/>
    <w:rsid w:val="003A15FC"/>
    <w:rsid w:val="003A1EFC"/>
    <w:rsid w:val="003A1F00"/>
    <w:rsid w:val="003A27BB"/>
    <w:rsid w:val="003A2BFF"/>
    <w:rsid w:val="003A2CE2"/>
    <w:rsid w:val="003A317D"/>
    <w:rsid w:val="003A34B8"/>
    <w:rsid w:val="003A36A6"/>
    <w:rsid w:val="003A3B70"/>
    <w:rsid w:val="003A3C37"/>
    <w:rsid w:val="003A3CDF"/>
    <w:rsid w:val="003A4EC6"/>
    <w:rsid w:val="003A4F5B"/>
    <w:rsid w:val="003A51D4"/>
    <w:rsid w:val="003A549C"/>
    <w:rsid w:val="003A59E0"/>
    <w:rsid w:val="003A5D10"/>
    <w:rsid w:val="003A64A7"/>
    <w:rsid w:val="003A65C3"/>
    <w:rsid w:val="003B0784"/>
    <w:rsid w:val="003B091D"/>
    <w:rsid w:val="003B0AC0"/>
    <w:rsid w:val="003B0D7A"/>
    <w:rsid w:val="003B25B0"/>
    <w:rsid w:val="003B281C"/>
    <w:rsid w:val="003B2A3F"/>
    <w:rsid w:val="003B2BD8"/>
    <w:rsid w:val="003B2F57"/>
    <w:rsid w:val="003B342B"/>
    <w:rsid w:val="003B351C"/>
    <w:rsid w:val="003B35DF"/>
    <w:rsid w:val="003B3ACF"/>
    <w:rsid w:val="003B4A9D"/>
    <w:rsid w:val="003B4BA4"/>
    <w:rsid w:val="003B50FD"/>
    <w:rsid w:val="003B5432"/>
    <w:rsid w:val="003B565B"/>
    <w:rsid w:val="003B5ABB"/>
    <w:rsid w:val="003B6444"/>
    <w:rsid w:val="003B64EC"/>
    <w:rsid w:val="003B66A9"/>
    <w:rsid w:val="003B68F4"/>
    <w:rsid w:val="003B6E7A"/>
    <w:rsid w:val="003B7138"/>
    <w:rsid w:val="003B7212"/>
    <w:rsid w:val="003B7898"/>
    <w:rsid w:val="003B7CE4"/>
    <w:rsid w:val="003B7D41"/>
    <w:rsid w:val="003B7FE3"/>
    <w:rsid w:val="003C00A7"/>
    <w:rsid w:val="003C00D1"/>
    <w:rsid w:val="003C0151"/>
    <w:rsid w:val="003C01EC"/>
    <w:rsid w:val="003C0897"/>
    <w:rsid w:val="003C0917"/>
    <w:rsid w:val="003C093B"/>
    <w:rsid w:val="003C0964"/>
    <w:rsid w:val="003C0E20"/>
    <w:rsid w:val="003C1071"/>
    <w:rsid w:val="003C1715"/>
    <w:rsid w:val="003C17E2"/>
    <w:rsid w:val="003C1B37"/>
    <w:rsid w:val="003C1C53"/>
    <w:rsid w:val="003C2287"/>
    <w:rsid w:val="003C246E"/>
    <w:rsid w:val="003C2949"/>
    <w:rsid w:val="003C2BD9"/>
    <w:rsid w:val="003C3341"/>
    <w:rsid w:val="003C34F4"/>
    <w:rsid w:val="003C3E18"/>
    <w:rsid w:val="003C481F"/>
    <w:rsid w:val="003C4842"/>
    <w:rsid w:val="003C49A2"/>
    <w:rsid w:val="003C526D"/>
    <w:rsid w:val="003C5BFC"/>
    <w:rsid w:val="003C5FF3"/>
    <w:rsid w:val="003C6C6E"/>
    <w:rsid w:val="003C6DF3"/>
    <w:rsid w:val="003C6FD6"/>
    <w:rsid w:val="003C70C5"/>
    <w:rsid w:val="003C740E"/>
    <w:rsid w:val="003C7745"/>
    <w:rsid w:val="003C7B43"/>
    <w:rsid w:val="003C7F5B"/>
    <w:rsid w:val="003D0233"/>
    <w:rsid w:val="003D05C3"/>
    <w:rsid w:val="003D0624"/>
    <w:rsid w:val="003D064B"/>
    <w:rsid w:val="003D0826"/>
    <w:rsid w:val="003D0BCD"/>
    <w:rsid w:val="003D0C05"/>
    <w:rsid w:val="003D0C3C"/>
    <w:rsid w:val="003D0C42"/>
    <w:rsid w:val="003D1243"/>
    <w:rsid w:val="003D127C"/>
    <w:rsid w:val="003D2201"/>
    <w:rsid w:val="003D253B"/>
    <w:rsid w:val="003D26D8"/>
    <w:rsid w:val="003D2FAD"/>
    <w:rsid w:val="003D387A"/>
    <w:rsid w:val="003D3B6B"/>
    <w:rsid w:val="003D3EEC"/>
    <w:rsid w:val="003D4C3E"/>
    <w:rsid w:val="003D5294"/>
    <w:rsid w:val="003D5519"/>
    <w:rsid w:val="003D55B5"/>
    <w:rsid w:val="003D55ED"/>
    <w:rsid w:val="003D5862"/>
    <w:rsid w:val="003D5E21"/>
    <w:rsid w:val="003D6752"/>
    <w:rsid w:val="003D6BD7"/>
    <w:rsid w:val="003D6CC0"/>
    <w:rsid w:val="003D7200"/>
    <w:rsid w:val="003D763C"/>
    <w:rsid w:val="003D7BF2"/>
    <w:rsid w:val="003E0C7C"/>
    <w:rsid w:val="003E1377"/>
    <w:rsid w:val="003E1845"/>
    <w:rsid w:val="003E1BE5"/>
    <w:rsid w:val="003E1FE7"/>
    <w:rsid w:val="003E2D74"/>
    <w:rsid w:val="003E330E"/>
    <w:rsid w:val="003E351F"/>
    <w:rsid w:val="003E416D"/>
    <w:rsid w:val="003E41EB"/>
    <w:rsid w:val="003E4261"/>
    <w:rsid w:val="003E5941"/>
    <w:rsid w:val="003E6623"/>
    <w:rsid w:val="003E6643"/>
    <w:rsid w:val="003E6A52"/>
    <w:rsid w:val="003E6FB7"/>
    <w:rsid w:val="003E73E0"/>
    <w:rsid w:val="003E76D7"/>
    <w:rsid w:val="003E78D3"/>
    <w:rsid w:val="003E7C4B"/>
    <w:rsid w:val="003E7D28"/>
    <w:rsid w:val="003F0AD9"/>
    <w:rsid w:val="003F1154"/>
    <w:rsid w:val="003F136C"/>
    <w:rsid w:val="003F15A3"/>
    <w:rsid w:val="003F1CCB"/>
    <w:rsid w:val="003F211A"/>
    <w:rsid w:val="003F23EB"/>
    <w:rsid w:val="003F24BF"/>
    <w:rsid w:val="003F273C"/>
    <w:rsid w:val="003F2A9F"/>
    <w:rsid w:val="003F3287"/>
    <w:rsid w:val="003F3852"/>
    <w:rsid w:val="003F4083"/>
    <w:rsid w:val="003F4192"/>
    <w:rsid w:val="003F4A39"/>
    <w:rsid w:val="003F517B"/>
    <w:rsid w:val="003F54F0"/>
    <w:rsid w:val="003F5773"/>
    <w:rsid w:val="003F5A5D"/>
    <w:rsid w:val="003F5DB2"/>
    <w:rsid w:val="003F5F79"/>
    <w:rsid w:val="003F5F7C"/>
    <w:rsid w:val="003F64F0"/>
    <w:rsid w:val="003F6804"/>
    <w:rsid w:val="003F68AC"/>
    <w:rsid w:val="003F6FAD"/>
    <w:rsid w:val="003F6FDF"/>
    <w:rsid w:val="003F705D"/>
    <w:rsid w:val="003F7267"/>
    <w:rsid w:val="003F7504"/>
    <w:rsid w:val="003F76A7"/>
    <w:rsid w:val="003F7D66"/>
    <w:rsid w:val="003F7D96"/>
    <w:rsid w:val="00400043"/>
    <w:rsid w:val="00400193"/>
    <w:rsid w:val="0040020D"/>
    <w:rsid w:val="00400969"/>
    <w:rsid w:val="00400A03"/>
    <w:rsid w:val="00400E88"/>
    <w:rsid w:val="00401175"/>
    <w:rsid w:val="004011BF"/>
    <w:rsid w:val="004013CF"/>
    <w:rsid w:val="0040152F"/>
    <w:rsid w:val="00401CA0"/>
    <w:rsid w:val="00401CE6"/>
    <w:rsid w:val="004020CF"/>
    <w:rsid w:val="0040210D"/>
    <w:rsid w:val="004021FA"/>
    <w:rsid w:val="0040230A"/>
    <w:rsid w:val="004036B6"/>
    <w:rsid w:val="004042E7"/>
    <w:rsid w:val="00404C0E"/>
    <w:rsid w:val="00404E78"/>
    <w:rsid w:val="00405275"/>
    <w:rsid w:val="00405600"/>
    <w:rsid w:val="00407205"/>
    <w:rsid w:val="0040733E"/>
    <w:rsid w:val="00407B9C"/>
    <w:rsid w:val="00407E25"/>
    <w:rsid w:val="00411482"/>
    <w:rsid w:val="0041181D"/>
    <w:rsid w:val="00411F3C"/>
    <w:rsid w:val="00411F48"/>
    <w:rsid w:val="0041229B"/>
    <w:rsid w:val="00412751"/>
    <w:rsid w:val="0041341B"/>
    <w:rsid w:val="0041356A"/>
    <w:rsid w:val="004135D4"/>
    <w:rsid w:val="00413842"/>
    <w:rsid w:val="00413862"/>
    <w:rsid w:val="00414019"/>
    <w:rsid w:val="00414132"/>
    <w:rsid w:val="004148AA"/>
    <w:rsid w:val="004149CE"/>
    <w:rsid w:val="00414DE6"/>
    <w:rsid w:val="00415093"/>
    <w:rsid w:val="00415172"/>
    <w:rsid w:val="004157E3"/>
    <w:rsid w:val="00415D9F"/>
    <w:rsid w:val="00415E99"/>
    <w:rsid w:val="0041617F"/>
    <w:rsid w:val="0041633E"/>
    <w:rsid w:val="00416A6F"/>
    <w:rsid w:val="00417288"/>
    <w:rsid w:val="00417464"/>
    <w:rsid w:val="004179F1"/>
    <w:rsid w:val="00417BD8"/>
    <w:rsid w:val="00417C1F"/>
    <w:rsid w:val="004202AC"/>
    <w:rsid w:val="0042030D"/>
    <w:rsid w:val="00420A46"/>
    <w:rsid w:val="00420B26"/>
    <w:rsid w:val="00420D27"/>
    <w:rsid w:val="00420E42"/>
    <w:rsid w:val="00420E89"/>
    <w:rsid w:val="004213FA"/>
    <w:rsid w:val="00421B68"/>
    <w:rsid w:val="00421D9B"/>
    <w:rsid w:val="00421F1E"/>
    <w:rsid w:val="00422212"/>
    <w:rsid w:val="00422BBB"/>
    <w:rsid w:val="00422C63"/>
    <w:rsid w:val="00423439"/>
    <w:rsid w:val="00423669"/>
    <w:rsid w:val="0042382E"/>
    <w:rsid w:val="004238F9"/>
    <w:rsid w:val="00424097"/>
    <w:rsid w:val="004241F2"/>
    <w:rsid w:val="00424627"/>
    <w:rsid w:val="00424951"/>
    <w:rsid w:val="00425149"/>
    <w:rsid w:val="004261F2"/>
    <w:rsid w:val="00426A38"/>
    <w:rsid w:val="00426A5F"/>
    <w:rsid w:val="0042749F"/>
    <w:rsid w:val="00427A71"/>
    <w:rsid w:val="00427E0F"/>
    <w:rsid w:val="00427E27"/>
    <w:rsid w:val="0043017E"/>
    <w:rsid w:val="004307B1"/>
    <w:rsid w:val="004309BD"/>
    <w:rsid w:val="00430C74"/>
    <w:rsid w:val="00431032"/>
    <w:rsid w:val="0043106D"/>
    <w:rsid w:val="004315E2"/>
    <w:rsid w:val="00431E4D"/>
    <w:rsid w:val="0043212D"/>
    <w:rsid w:val="004322B7"/>
    <w:rsid w:val="00432481"/>
    <w:rsid w:val="004331A4"/>
    <w:rsid w:val="004331BA"/>
    <w:rsid w:val="004336BD"/>
    <w:rsid w:val="0043388F"/>
    <w:rsid w:val="00433F09"/>
    <w:rsid w:val="0043444D"/>
    <w:rsid w:val="0043454B"/>
    <w:rsid w:val="004346CB"/>
    <w:rsid w:val="00434D2E"/>
    <w:rsid w:val="004350BC"/>
    <w:rsid w:val="0043523E"/>
    <w:rsid w:val="0043607C"/>
    <w:rsid w:val="0043631F"/>
    <w:rsid w:val="00436728"/>
    <w:rsid w:val="00436BF0"/>
    <w:rsid w:val="00436D22"/>
    <w:rsid w:val="00436D8D"/>
    <w:rsid w:val="00436DA6"/>
    <w:rsid w:val="00436F96"/>
    <w:rsid w:val="0043793C"/>
    <w:rsid w:val="00437F48"/>
    <w:rsid w:val="00440002"/>
    <w:rsid w:val="004406DF"/>
    <w:rsid w:val="00440BFB"/>
    <w:rsid w:val="00440F00"/>
    <w:rsid w:val="0044109F"/>
    <w:rsid w:val="00441167"/>
    <w:rsid w:val="004418CD"/>
    <w:rsid w:val="00441F1A"/>
    <w:rsid w:val="004421EC"/>
    <w:rsid w:val="004425CB"/>
    <w:rsid w:val="0044278F"/>
    <w:rsid w:val="00442CF2"/>
    <w:rsid w:val="004433BF"/>
    <w:rsid w:val="00443504"/>
    <w:rsid w:val="004435EE"/>
    <w:rsid w:val="00443763"/>
    <w:rsid w:val="00443801"/>
    <w:rsid w:val="00444474"/>
    <w:rsid w:val="00444811"/>
    <w:rsid w:val="00444E75"/>
    <w:rsid w:val="00445834"/>
    <w:rsid w:val="004458A9"/>
    <w:rsid w:val="00446899"/>
    <w:rsid w:val="00447030"/>
    <w:rsid w:val="00447389"/>
    <w:rsid w:val="00447582"/>
    <w:rsid w:val="004475B6"/>
    <w:rsid w:val="00450405"/>
    <w:rsid w:val="00450923"/>
    <w:rsid w:val="00451110"/>
    <w:rsid w:val="00451ACA"/>
    <w:rsid w:val="00451BE1"/>
    <w:rsid w:val="00451C40"/>
    <w:rsid w:val="004527D5"/>
    <w:rsid w:val="00452F60"/>
    <w:rsid w:val="00453528"/>
    <w:rsid w:val="0045356F"/>
    <w:rsid w:val="0045377E"/>
    <w:rsid w:val="00453938"/>
    <w:rsid w:val="00453AA7"/>
    <w:rsid w:val="00453BC3"/>
    <w:rsid w:val="00453D20"/>
    <w:rsid w:val="00453F19"/>
    <w:rsid w:val="004542E9"/>
    <w:rsid w:val="004544C3"/>
    <w:rsid w:val="00454C34"/>
    <w:rsid w:val="00454DF1"/>
    <w:rsid w:val="00455016"/>
    <w:rsid w:val="00455387"/>
    <w:rsid w:val="00455879"/>
    <w:rsid w:val="0045673B"/>
    <w:rsid w:val="0045682A"/>
    <w:rsid w:val="00456AF8"/>
    <w:rsid w:val="00456D1F"/>
    <w:rsid w:val="00456DB5"/>
    <w:rsid w:val="00456F7D"/>
    <w:rsid w:val="004571E1"/>
    <w:rsid w:val="0045752D"/>
    <w:rsid w:val="00457EE9"/>
    <w:rsid w:val="00460339"/>
    <w:rsid w:val="00460518"/>
    <w:rsid w:val="0046089F"/>
    <w:rsid w:val="00460A56"/>
    <w:rsid w:val="00461295"/>
    <w:rsid w:val="004615A2"/>
    <w:rsid w:val="0046205A"/>
    <w:rsid w:val="0046242C"/>
    <w:rsid w:val="0046252F"/>
    <w:rsid w:val="00462612"/>
    <w:rsid w:val="00462B57"/>
    <w:rsid w:val="00462DA4"/>
    <w:rsid w:val="00463423"/>
    <w:rsid w:val="0046376D"/>
    <w:rsid w:val="00463D36"/>
    <w:rsid w:val="00463E3F"/>
    <w:rsid w:val="00464294"/>
    <w:rsid w:val="004644D8"/>
    <w:rsid w:val="00464A26"/>
    <w:rsid w:val="00465CC8"/>
    <w:rsid w:val="00466531"/>
    <w:rsid w:val="004672AD"/>
    <w:rsid w:val="00467888"/>
    <w:rsid w:val="00467CA6"/>
    <w:rsid w:val="004701DE"/>
    <w:rsid w:val="00470968"/>
    <w:rsid w:val="004712AE"/>
    <w:rsid w:val="004715C1"/>
    <w:rsid w:val="00471681"/>
    <w:rsid w:val="0047174E"/>
    <w:rsid w:val="004720BA"/>
    <w:rsid w:val="00472740"/>
    <w:rsid w:val="00472C1B"/>
    <w:rsid w:val="00473661"/>
    <w:rsid w:val="00473717"/>
    <w:rsid w:val="00473BE7"/>
    <w:rsid w:val="00474142"/>
    <w:rsid w:val="00474893"/>
    <w:rsid w:val="00474D6E"/>
    <w:rsid w:val="00474F04"/>
    <w:rsid w:val="00475380"/>
    <w:rsid w:val="004756D7"/>
    <w:rsid w:val="00475873"/>
    <w:rsid w:val="00475DE3"/>
    <w:rsid w:val="00476776"/>
    <w:rsid w:val="004767C4"/>
    <w:rsid w:val="004768BA"/>
    <w:rsid w:val="004768FD"/>
    <w:rsid w:val="00477281"/>
    <w:rsid w:val="004777C3"/>
    <w:rsid w:val="00477CFD"/>
    <w:rsid w:val="00477F3E"/>
    <w:rsid w:val="00477FCD"/>
    <w:rsid w:val="004802D3"/>
    <w:rsid w:val="00480CE5"/>
    <w:rsid w:val="0048145C"/>
    <w:rsid w:val="00481746"/>
    <w:rsid w:val="004825DF"/>
    <w:rsid w:val="0048267A"/>
    <w:rsid w:val="0048289F"/>
    <w:rsid w:val="00482D80"/>
    <w:rsid w:val="00482F56"/>
    <w:rsid w:val="00483057"/>
    <w:rsid w:val="004835F5"/>
    <w:rsid w:val="00483629"/>
    <w:rsid w:val="00483711"/>
    <w:rsid w:val="00483D3F"/>
    <w:rsid w:val="004840F7"/>
    <w:rsid w:val="00484B03"/>
    <w:rsid w:val="00484F71"/>
    <w:rsid w:val="004854C3"/>
    <w:rsid w:val="004856CB"/>
    <w:rsid w:val="00485C00"/>
    <w:rsid w:val="00486167"/>
    <w:rsid w:val="00486AC8"/>
    <w:rsid w:val="00486D27"/>
    <w:rsid w:val="00486E5D"/>
    <w:rsid w:val="00487054"/>
    <w:rsid w:val="00487220"/>
    <w:rsid w:val="004872B8"/>
    <w:rsid w:val="00487467"/>
    <w:rsid w:val="004879B4"/>
    <w:rsid w:val="004902A8"/>
    <w:rsid w:val="0049056C"/>
    <w:rsid w:val="00490772"/>
    <w:rsid w:val="0049087B"/>
    <w:rsid w:val="0049167B"/>
    <w:rsid w:val="0049203B"/>
    <w:rsid w:val="0049245C"/>
    <w:rsid w:val="004925DF"/>
    <w:rsid w:val="00492B1D"/>
    <w:rsid w:val="00492C30"/>
    <w:rsid w:val="00493276"/>
    <w:rsid w:val="004936AB"/>
    <w:rsid w:val="00493C84"/>
    <w:rsid w:val="00493F27"/>
    <w:rsid w:val="004943FD"/>
    <w:rsid w:val="0049478D"/>
    <w:rsid w:val="004949C0"/>
    <w:rsid w:val="00494F54"/>
    <w:rsid w:val="004950C5"/>
    <w:rsid w:val="004951B5"/>
    <w:rsid w:val="00495723"/>
    <w:rsid w:val="004957DD"/>
    <w:rsid w:val="00496505"/>
    <w:rsid w:val="0049694B"/>
    <w:rsid w:val="00496B2F"/>
    <w:rsid w:val="00496B9C"/>
    <w:rsid w:val="00496C4B"/>
    <w:rsid w:val="004971B4"/>
    <w:rsid w:val="004975AD"/>
    <w:rsid w:val="004975EF"/>
    <w:rsid w:val="00497825"/>
    <w:rsid w:val="004A07D0"/>
    <w:rsid w:val="004A0A1C"/>
    <w:rsid w:val="004A1A2B"/>
    <w:rsid w:val="004A26C8"/>
    <w:rsid w:val="004A2B42"/>
    <w:rsid w:val="004A2BA5"/>
    <w:rsid w:val="004A2E88"/>
    <w:rsid w:val="004A33F6"/>
    <w:rsid w:val="004A35A8"/>
    <w:rsid w:val="004A3737"/>
    <w:rsid w:val="004A3752"/>
    <w:rsid w:val="004A3F50"/>
    <w:rsid w:val="004A441B"/>
    <w:rsid w:val="004A457B"/>
    <w:rsid w:val="004A45EA"/>
    <w:rsid w:val="004A4A87"/>
    <w:rsid w:val="004A54D6"/>
    <w:rsid w:val="004A557E"/>
    <w:rsid w:val="004A5737"/>
    <w:rsid w:val="004A5CC9"/>
    <w:rsid w:val="004A5D8E"/>
    <w:rsid w:val="004A5E79"/>
    <w:rsid w:val="004A6293"/>
    <w:rsid w:val="004A6958"/>
    <w:rsid w:val="004A6EEA"/>
    <w:rsid w:val="004A770B"/>
    <w:rsid w:val="004A79C0"/>
    <w:rsid w:val="004A7B81"/>
    <w:rsid w:val="004B00FE"/>
    <w:rsid w:val="004B06D2"/>
    <w:rsid w:val="004B08CD"/>
    <w:rsid w:val="004B0922"/>
    <w:rsid w:val="004B0A45"/>
    <w:rsid w:val="004B0A70"/>
    <w:rsid w:val="004B0DA3"/>
    <w:rsid w:val="004B1C1A"/>
    <w:rsid w:val="004B1C58"/>
    <w:rsid w:val="004B1C66"/>
    <w:rsid w:val="004B27B8"/>
    <w:rsid w:val="004B37D7"/>
    <w:rsid w:val="004B3ED6"/>
    <w:rsid w:val="004B3F6A"/>
    <w:rsid w:val="004B4324"/>
    <w:rsid w:val="004B4C1C"/>
    <w:rsid w:val="004B5736"/>
    <w:rsid w:val="004B5A6A"/>
    <w:rsid w:val="004B63E0"/>
    <w:rsid w:val="004B6712"/>
    <w:rsid w:val="004B77A2"/>
    <w:rsid w:val="004B7D35"/>
    <w:rsid w:val="004C0452"/>
    <w:rsid w:val="004C078D"/>
    <w:rsid w:val="004C09DD"/>
    <w:rsid w:val="004C0DD7"/>
    <w:rsid w:val="004C0DFF"/>
    <w:rsid w:val="004C1191"/>
    <w:rsid w:val="004C1594"/>
    <w:rsid w:val="004C1A79"/>
    <w:rsid w:val="004C2076"/>
    <w:rsid w:val="004C2A71"/>
    <w:rsid w:val="004C2C73"/>
    <w:rsid w:val="004C3599"/>
    <w:rsid w:val="004C37BC"/>
    <w:rsid w:val="004C3D99"/>
    <w:rsid w:val="004C4219"/>
    <w:rsid w:val="004C426A"/>
    <w:rsid w:val="004C444F"/>
    <w:rsid w:val="004C4489"/>
    <w:rsid w:val="004C461B"/>
    <w:rsid w:val="004C4F43"/>
    <w:rsid w:val="004C5095"/>
    <w:rsid w:val="004C5509"/>
    <w:rsid w:val="004C5723"/>
    <w:rsid w:val="004C572C"/>
    <w:rsid w:val="004C5BF3"/>
    <w:rsid w:val="004C5E1B"/>
    <w:rsid w:val="004C678E"/>
    <w:rsid w:val="004C6FB7"/>
    <w:rsid w:val="004C7606"/>
    <w:rsid w:val="004C76FA"/>
    <w:rsid w:val="004C778F"/>
    <w:rsid w:val="004C7AEF"/>
    <w:rsid w:val="004C7C20"/>
    <w:rsid w:val="004D0218"/>
    <w:rsid w:val="004D0255"/>
    <w:rsid w:val="004D0419"/>
    <w:rsid w:val="004D06E4"/>
    <w:rsid w:val="004D0700"/>
    <w:rsid w:val="004D09DA"/>
    <w:rsid w:val="004D1346"/>
    <w:rsid w:val="004D18CC"/>
    <w:rsid w:val="004D19AA"/>
    <w:rsid w:val="004D2511"/>
    <w:rsid w:val="004D29B3"/>
    <w:rsid w:val="004D3474"/>
    <w:rsid w:val="004D37DE"/>
    <w:rsid w:val="004D3CE2"/>
    <w:rsid w:val="004D3E50"/>
    <w:rsid w:val="004D3F2E"/>
    <w:rsid w:val="004D4612"/>
    <w:rsid w:val="004D4793"/>
    <w:rsid w:val="004D4EC1"/>
    <w:rsid w:val="004D5410"/>
    <w:rsid w:val="004D5545"/>
    <w:rsid w:val="004D558F"/>
    <w:rsid w:val="004D56B6"/>
    <w:rsid w:val="004D57BD"/>
    <w:rsid w:val="004D5BD3"/>
    <w:rsid w:val="004D65FD"/>
    <w:rsid w:val="004D667D"/>
    <w:rsid w:val="004D6BAF"/>
    <w:rsid w:val="004D729F"/>
    <w:rsid w:val="004D7606"/>
    <w:rsid w:val="004D765A"/>
    <w:rsid w:val="004D7CE3"/>
    <w:rsid w:val="004D7D9B"/>
    <w:rsid w:val="004D7EC0"/>
    <w:rsid w:val="004E0AA8"/>
    <w:rsid w:val="004E0DC0"/>
    <w:rsid w:val="004E12CD"/>
    <w:rsid w:val="004E17A6"/>
    <w:rsid w:val="004E1AD5"/>
    <w:rsid w:val="004E1C21"/>
    <w:rsid w:val="004E2129"/>
    <w:rsid w:val="004E22B7"/>
    <w:rsid w:val="004E334C"/>
    <w:rsid w:val="004E3CC3"/>
    <w:rsid w:val="004E3D0C"/>
    <w:rsid w:val="004E3E39"/>
    <w:rsid w:val="004E43E3"/>
    <w:rsid w:val="004E460E"/>
    <w:rsid w:val="004E47F0"/>
    <w:rsid w:val="004E48E4"/>
    <w:rsid w:val="004E4A6D"/>
    <w:rsid w:val="004E4F1E"/>
    <w:rsid w:val="004E5227"/>
    <w:rsid w:val="004E5C0D"/>
    <w:rsid w:val="004E61C4"/>
    <w:rsid w:val="004E66D2"/>
    <w:rsid w:val="004E69A4"/>
    <w:rsid w:val="004E6FE4"/>
    <w:rsid w:val="004E709C"/>
    <w:rsid w:val="004E777A"/>
    <w:rsid w:val="004E7A57"/>
    <w:rsid w:val="004E7CC9"/>
    <w:rsid w:val="004E7F14"/>
    <w:rsid w:val="004F0568"/>
    <w:rsid w:val="004F074E"/>
    <w:rsid w:val="004F1463"/>
    <w:rsid w:val="004F202F"/>
    <w:rsid w:val="004F2D7B"/>
    <w:rsid w:val="004F2EF8"/>
    <w:rsid w:val="004F2FC6"/>
    <w:rsid w:val="004F3075"/>
    <w:rsid w:val="004F30B3"/>
    <w:rsid w:val="004F30D5"/>
    <w:rsid w:val="004F360E"/>
    <w:rsid w:val="004F3AF8"/>
    <w:rsid w:val="004F4093"/>
    <w:rsid w:val="004F4E64"/>
    <w:rsid w:val="004F5128"/>
    <w:rsid w:val="004F516C"/>
    <w:rsid w:val="004F52EA"/>
    <w:rsid w:val="004F5397"/>
    <w:rsid w:val="004F5654"/>
    <w:rsid w:val="004F5B28"/>
    <w:rsid w:val="004F616B"/>
    <w:rsid w:val="004F61C3"/>
    <w:rsid w:val="004F61F1"/>
    <w:rsid w:val="004F627A"/>
    <w:rsid w:val="004F6555"/>
    <w:rsid w:val="004F68AF"/>
    <w:rsid w:val="004F6C59"/>
    <w:rsid w:val="004F7059"/>
    <w:rsid w:val="004F7332"/>
    <w:rsid w:val="004F79A4"/>
    <w:rsid w:val="005002F0"/>
    <w:rsid w:val="00500392"/>
    <w:rsid w:val="005007F2"/>
    <w:rsid w:val="005009EF"/>
    <w:rsid w:val="00500EFF"/>
    <w:rsid w:val="005016B1"/>
    <w:rsid w:val="00501AFD"/>
    <w:rsid w:val="005021A1"/>
    <w:rsid w:val="00502250"/>
    <w:rsid w:val="005022B8"/>
    <w:rsid w:val="005025E0"/>
    <w:rsid w:val="00502A31"/>
    <w:rsid w:val="00502EBC"/>
    <w:rsid w:val="005033CA"/>
    <w:rsid w:val="005035F5"/>
    <w:rsid w:val="00504670"/>
    <w:rsid w:val="005049BA"/>
    <w:rsid w:val="00504A15"/>
    <w:rsid w:val="00504E84"/>
    <w:rsid w:val="005061E8"/>
    <w:rsid w:val="00506F63"/>
    <w:rsid w:val="00507020"/>
    <w:rsid w:val="005070A1"/>
    <w:rsid w:val="00507467"/>
    <w:rsid w:val="00507C75"/>
    <w:rsid w:val="00507D3E"/>
    <w:rsid w:val="005104EF"/>
    <w:rsid w:val="00510DF4"/>
    <w:rsid w:val="00511175"/>
    <w:rsid w:val="005112BE"/>
    <w:rsid w:val="00511683"/>
    <w:rsid w:val="00511729"/>
    <w:rsid w:val="00511832"/>
    <w:rsid w:val="00511CDA"/>
    <w:rsid w:val="00511DB2"/>
    <w:rsid w:val="00512714"/>
    <w:rsid w:val="00512932"/>
    <w:rsid w:val="00512E36"/>
    <w:rsid w:val="00513040"/>
    <w:rsid w:val="005135B0"/>
    <w:rsid w:val="00513A6B"/>
    <w:rsid w:val="00513AAB"/>
    <w:rsid w:val="00513BF2"/>
    <w:rsid w:val="00513C43"/>
    <w:rsid w:val="00513F26"/>
    <w:rsid w:val="005143A5"/>
    <w:rsid w:val="00514B8D"/>
    <w:rsid w:val="00515030"/>
    <w:rsid w:val="00515099"/>
    <w:rsid w:val="0051521C"/>
    <w:rsid w:val="00516D6F"/>
    <w:rsid w:val="00516D85"/>
    <w:rsid w:val="00517A29"/>
    <w:rsid w:val="00520186"/>
    <w:rsid w:val="0052068E"/>
    <w:rsid w:val="00520787"/>
    <w:rsid w:val="0052126D"/>
    <w:rsid w:val="00521A32"/>
    <w:rsid w:val="00521A48"/>
    <w:rsid w:val="00521BE9"/>
    <w:rsid w:val="00521CE1"/>
    <w:rsid w:val="00521D7D"/>
    <w:rsid w:val="00521DF6"/>
    <w:rsid w:val="0052208B"/>
    <w:rsid w:val="00522389"/>
    <w:rsid w:val="00522AB7"/>
    <w:rsid w:val="00522F57"/>
    <w:rsid w:val="00523F0E"/>
    <w:rsid w:val="00524290"/>
    <w:rsid w:val="00524DEE"/>
    <w:rsid w:val="00525499"/>
    <w:rsid w:val="005256AC"/>
    <w:rsid w:val="00525A78"/>
    <w:rsid w:val="00525AD2"/>
    <w:rsid w:val="00525E24"/>
    <w:rsid w:val="00525F5C"/>
    <w:rsid w:val="00526952"/>
    <w:rsid w:val="00526BEC"/>
    <w:rsid w:val="00527AB8"/>
    <w:rsid w:val="00527EEF"/>
    <w:rsid w:val="005300AE"/>
    <w:rsid w:val="005309F2"/>
    <w:rsid w:val="00530BE4"/>
    <w:rsid w:val="00530DC3"/>
    <w:rsid w:val="00531022"/>
    <w:rsid w:val="00531B87"/>
    <w:rsid w:val="00531FAD"/>
    <w:rsid w:val="00532211"/>
    <w:rsid w:val="00532354"/>
    <w:rsid w:val="005325D2"/>
    <w:rsid w:val="0053272A"/>
    <w:rsid w:val="0053371E"/>
    <w:rsid w:val="00533A39"/>
    <w:rsid w:val="00533DD7"/>
    <w:rsid w:val="00533FE4"/>
    <w:rsid w:val="00534760"/>
    <w:rsid w:val="00534E10"/>
    <w:rsid w:val="00534E90"/>
    <w:rsid w:val="00535207"/>
    <w:rsid w:val="00535496"/>
    <w:rsid w:val="00535744"/>
    <w:rsid w:val="00535900"/>
    <w:rsid w:val="00535DBD"/>
    <w:rsid w:val="00535FAC"/>
    <w:rsid w:val="005360E7"/>
    <w:rsid w:val="005363E7"/>
    <w:rsid w:val="005363F9"/>
    <w:rsid w:val="00537563"/>
    <w:rsid w:val="00537627"/>
    <w:rsid w:val="005376DE"/>
    <w:rsid w:val="00537954"/>
    <w:rsid w:val="00537984"/>
    <w:rsid w:val="00537A63"/>
    <w:rsid w:val="0054012D"/>
    <w:rsid w:val="005402CE"/>
    <w:rsid w:val="00540BA6"/>
    <w:rsid w:val="00540E38"/>
    <w:rsid w:val="005410C7"/>
    <w:rsid w:val="0054137B"/>
    <w:rsid w:val="00541918"/>
    <w:rsid w:val="00541BA4"/>
    <w:rsid w:val="00541FF8"/>
    <w:rsid w:val="00542598"/>
    <w:rsid w:val="005429E9"/>
    <w:rsid w:val="00542AB3"/>
    <w:rsid w:val="00542C21"/>
    <w:rsid w:val="00543293"/>
    <w:rsid w:val="00543996"/>
    <w:rsid w:val="00543A25"/>
    <w:rsid w:val="00543DD2"/>
    <w:rsid w:val="005444BC"/>
    <w:rsid w:val="005445F6"/>
    <w:rsid w:val="0054531D"/>
    <w:rsid w:val="005454FA"/>
    <w:rsid w:val="005458CE"/>
    <w:rsid w:val="00545DEB"/>
    <w:rsid w:val="005462F2"/>
    <w:rsid w:val="005466C4"/>
    <w:rsid w:val="00547536"/>
    <w:rsid w:val="00547737"/>
    <w:rsid w:val="00547850"/>
    <w:rsid w:val="0054795F"/>
    <w:rsid w:val="00547AFF"/>
    <w:rsid w:val="00547FE2"/>
    <w:rsid w:val="00550132"/>
    <w:rsid w:val="00550922"/>
    <w:rsid w:val="00550990"/>
    <w:rsid w:val="005509B3"/>
    <w:rsid w:val="00550A5B"/>
    <w:rsid w:val="00550A5D"/>
    <w:rsid w:val="00550A9E"/>
    <w:rsid w:val="00550B9C"/>
    <w:rsid w:val="00550C41"/>
    <w:rsid w:val="00550C89"/>
    <w:rsid w:val="00552406"/>
    <w:rsid w:val="00552656"/>
    <w:rsid w:val="005529A0"/>
    <w:rsid w:val="00552A2B"/>
    <w:rsid w:val="005534D9"/>
    <w:rsid w:val="00553743"/>
    <w:rsid w:val="00553CA4"/>
    <w:rsid w:val="00553CD8"/>
    <w:rsid w:val="00553D5F"/>
    <w:rsid w:val="00553FAF"/>
    <w:rsid w:val="00554183"/>
    <w:rsid w:val="0055476A"/>
    <w:rsid w:val="00554BA0"/>
    <w:rsid w:val="00554C71"/>
    <w:rsid w:val="00554E24"/>
    <w:rsid w:val="00554F94"/>
    <w:rsid w:val="00555117"/>
    <w:rsid w:val="005558D5"/>
    <w:rsid w:val="00555904"/>
    <w:rsid w:val="0055609E"/>
    <w:rsid w:val="00556235"/>
    <w:rsid w:val="00556A02"/>
    <w:rsid w:val="00556A94"/>
    <w:rsid w:val="0055731B"/>
    <w:rsid w:val="00557ADF"/>
    <w:rsid w:val="00557E43"/>
    <w:rsid w:val="00560B23"/>
    <w:rsid w:val="00561067"/>
    <w:rsid w:val="00561433"/>
    <w:rsid w:val="005615C5"/>
    <w:rsid w:val="00561760"/>
    <w:rsid w:val="00561768"/>
    <w:rsid w:val="00561C25"/>
    <w:rsid w:val="00561CA5"/>
    <w:rsid w:val="00562380"/>
    <w:rsid w:val="005625B8"/>
    <w:rsid w:val="0056376F"/>
    <w:rsid w:val="005637A9"/>
    <w:rsid w:val="00563E38"/>
    <w:rsid w:val="00564A47"/>
    <w:rsid w:val="00565A2F"/>
    <w:rsid w:val="00565F11"/>
    <w:rsid w:val="00566367"/>
    <w:rsid w:val="005668B3"/>
    <w:rsid w:val="0056706C"/>
    <w:rsid w:val="0056744C"/>
    <w:rsid w:val="00567EB2"/>
    <w:rsid w:val="0057009D"/>
    <w:rsid w:val="005704EA"/>
    <w:rsid w:val="00570D5B"/>
    <w:rsid w:val="0057131F"/>
    <w:rsid w:val="00571D97"/>
    <w:rsid w:val="00572E22"/>
    <w:rsid w:val="005733A4"/>
    <w:rsid w:val="00573B20"/>
    <w:rsid w:val="00573E5B"/>
    <w:rsid w:val="00573F05"/>
    <w:rsid w:val="0057472A"/>
    <w:rsid w:val="005748F4"/>
    <w:rsid w:val="005749C9"/>
    <w:rsid w:val="00574C6B"/>
    <w:rsid w:val="005756F5"/>
    <w:rsid w:val="005758D3"/>
    <w:rsid w:val="005759A9"/>
    <w:rsid w:val="00575B09"/>
    <w:rsid w:val="00575C11"/>
    <w:rsid w:val="00575D5F"/>
    <w:rsid w:val="00576E06"/>
    <w:rsid w:val="00576E63"/>
    <w:rsid w:val="0057726B"/>
    <w:rsid w:val="005774FD"/>
    <w:rsid w:val="00577A1B"/>
    <w:rsid w:val="00577CB0"/>
    <w:rsid w:val="00577D1D"/>
    <w:rsid w:val="005801F4"/>
    <w:rsid w:val="00580B11"/>
    <w:rsid w:val="00580C30"/>
    <w:rsid w:val="00581184"/>
    <w:rsid w:val="00581DB7"/>
    <w:rsid w:val="00581DC3"/>
    <w:rsid w:val="00581F52"/>
    <w:rsid w:val="0058210E"/>
    <w:rsid w:val="00582217"/>
    <w:rsid w:val="005822F4"/>
    <w:rsid w:val="00582498"/>
    <w:rsid w:val="005828A4"/>
    <w:rsid w:val="0058363C"/>
    <w:rsid w:val="00583690"/>
    <w:rsid w:val="00583AB1"/>
    <w:rsid w:val="00583F5C"/>
    <w:rsid w:val="0058436A"/>
    <w:rsid w:val="00584C0F"/>
    <w:rsid w:val="00584D2D"/>
    <w:rsid w:val="00584DCF"/>
    <w:rsid w:val="00584EEA"/>
    <w:rsid w:val="00584FFD"/>
    <w:rsid w:val="00585591"/>
    <w:rsid w:val="00585703"/>
    <w:rsid w:val="005858E9"/>
    <w:rsid w:val="00585D94"/>
    <w:rsid w:val="00585F8D"/>
    <w:rsid w:val="00586881"/>
    <w:rsid w:val="00586882"/>
    <w:rsid w:val="005874CC"/>
    <w:rsid w:val="0058783F"/>
    <w:rsid w:val="005907F1"/>
    <w:rsid w:val="00590AA2"/>
    <w:rsid w:val="00590B03"/>
    <w:rsid w:val="00591313"/>
    <w:rsid w:val="00591BE4"/>
    <w:rsid w:val="00592052"/>
    <w:rsid w:val="00592215"/>
    <w:rsid w:val="00592220"/>
    <w:rsid w:val="00592E20"/>
    <w:rsid w:val="00593573"/>
    <w:rsid w:val="005938DB"/>
    <w:rsid w:val="005947E5"/>
    <w:rsid w:val="005948C0"/>
    <w:rsid w:val="005948D1"/>
    <w:rsid w:val="00594A5F"/>
    <w:rsid w:val="00594D62"/>
    <w:rsid w:val="005952AE"/>
    <w:rsid w:val="0059576E"/>
    <w:rsid w:val="00595C06"/>
    <w:rsid w:val="005960C8"/>
    <w:rsid w:val="005960D0"/>
    <w:rsid w:val="0059661F"/>
    <w:rsid w:val="00596FDB"/>
    <w:rsid w:val="00596FED"/>
    <w:rsid w:val="0059768F"/>
    <w:rsid w:val="00597D1A"/>
    <w:rsid w:val="005A01B0"/>
    <w:rsid w:val="005A06ED"/>
    <w:rsid w:val="005A0837"/>
    <w:rsid w:val="005A09B3"/>
    <w:rsid w:val="005A0FAF"/>
    <w:rsid w:val="005A116D"/>
    <w:rsid w:val="005A121B"/>
    <w:rsid w:val="005A154E"/>
    <w:rsid w:val="005A1625"/>
    <w:rsid w:val="005A187D"/>
    <w:rsid w:val="005A18A4"/>
    <w:rsid w:val="005A1B80"/>
    <w:rsid w:val="005A1C9F"/>
    <w:rsid w:val="005A2960"/>
    <w:rsid w:val="005A2C1F"/>
    <w:rsid w:val="005A2FAC"/>
    <w:rsid w:val="005A331B"/>
    <w:rsid w:val="005A367E"/>
    <w:rsid w:val="005A47C1"/>
    <w:rsid w:val="005A4ABF"/>
    <w:rsid w:val="005A4B73"/>
    <w:rsid w:val="005A560C"/>
    <w:rsid w:val="005A57F2"/>
    <w:rsid w:val="005A5851"/>
    <w:rsid w:val="005A589B"/>
    <w:rsid w:val="005A5B25"/>
    <w:rsid w:val="005A5C3F"/>
    <w:rsid w:val="005A670E"/>
    <w:rsid w:val="005A6A9C"/>
    <w:rsid w:val="005A6FFF"/>
    <w:rsid w:val="005A75D8"/>
    <w:rsid w:val="005A760A"/>
    <w:rsid w:val="005A7B40"/>
    <w:rsid w:val="005B052D"/>
    <w:rsid w:val="005B0E2B"/>
    <w:rsid w:val="005B0EAE"/>
    <w:rsid w:val="005B12D4"/>
    <w:rsid w:val="005B14EC"/>
    <w:rsid w:val="005B18FD"/>
    <w:rsid w:val="005B1A6A"/>
    <w:rsid w:val="005B1C46"/>
    <w:rsid w:val="005B1DD7"/>
    <w:rsid w:val="005B1FE3"/>
    <w:rsid w:val="005B2375"/>
    <w:rsid w:val="005B2968"/>
    <w:rsid w:val="005B30E5"/>
    <w:rsid w:val="005B3413"/>
    <w:rsid w:val="005B3A8F"/>
    <w:rsid w:val="005B3C77"/>
    <w:rsid w:val="005B43E9"/>
    <w:rsid w:val="005B469F"/>
    <w:rsid w:val="005B47C5"/>
    <w:rsid w:val="005B4B59"/>
    <w:rsid w:val="005B4CF3"/>
    <w:rsid w:val="005B5788"/>
    <w:rsid w:val="005B5B56"/>
    <w:rsid w:val="005B5DB6"/>
    <w:rsid w:val="005B5E86"/>
    <w:rsid w:val="005B61F5"/>
    <w:rsid w:val="005B66C6"/>
    <w:rsid w:val="005B7FBE"/>
    <w:rsid w:val="005C0137"/>
    <w:rsid w:val="005C0146"/>
    <w:rsid w:val="005C03CC"/>
    <w:rsid w:val="005C05D5"/>
    <w:rsid w:val="005C0E9A"/>
    <w:rsid w:val="005C0EBC"/>
    <w:rsid w:val="005C1360"/>
    <w:rsid w:val="005C1539"/>
    <w:rsid w:val="005C1AE1"/>
    <w:rsid w:val="005C21F0"/>
    <w:rsid w:val="005C2922"/>
    <w:rsid w:val="005C2A1D"/>
    <w:rsid w:val="005C2CCC"/>
    <w:rsid w:val="005C2DD3"/>
    <w:rsid w:val="005C3A17"/>
    <w:rsid w:val="005C3AAD"/>
    <w:rsid w:val="005C3C06"/>
    <w:rsid w:val="005C422E"/>
    <w:rsid w:val="005C424E"/>
    <w:rsid w:val="005C4460"/>
    <w:rsid w:val="005C4FFD"/>
    <w:rsid w:val="005C50DE"/>
    <w:rsid w:val="005C5659"/>
    <w:rsid w:val="005C5F95"/>
    <w:rsid w:val="005C6293"/>
    <w:rsid w:val="005C69F6"/>
    <w:rsid w:val="005C6A9D"/>
    <w:rsid w:val="005C6B8E"/>
    <w:rsid w:val="005C6BB4"/>
    <w:rsid w:val="005C6C88"/>
    <w:rsid w:val="005C7019"/>
    <w:rsid w:val="005C72BA"/>
    <w:rsid w:val="005C736D"/>
    <w:rsid w:val="005C7751"/>
    <w:rsid w:val="005D012A"/>
    <w:rsid w:val="005D0272"/>
    <w:rsid w:val="005D037C"/>
    <w:rsid w:val="005D11AB"/>
    <w:rsid w:val="005D1689"/>
    <w:rsid w:val="005D16C2"/>
    <w:rsid w:val="005D176A"/>
    <w:rsid w:val="005D18A3"/>
    <w:rsid w:val="005D1A9E"/>
    <w:rsid w:val="005D1AC3"/>
    <w:rsid w:val="005D1CFD"/>
    <w:rsid w:val="005D29D0"/>
    <w:rsid w:val="005D2AFF"/>
    <w:rsid w:val="005D2C98"/>
    <w:rsid w:val="005D2FA2"/>
    <w:rsid w:val="005D3846"/>
    <w:rsid w:val="005D3D9C"/>
    <w:rsid w:val="005D3F3A"/>
    <w:rsid w:val="005D439C"/>
    <w:rsid w:val="005D4A5F"/>
    <w:rsid w:val="005D4C25"/>
    <w:rsid w:val="005D5133"/>
    <w:rsid w:val="005D53D1"/>
    <w:rsid w:val="005D5892"/>
    <w:rsid w:val="005D58F8"/>
    <w:rsid w:val="005D6053"/>
    <w:rsid w:val="005D640C"/>
    <w:rsid w:val="005D683F"/>
    <w:rsid w:val="005D6A4C"/>
    <w:rsid w:val="005D6D11"/>
    <w:rsid w:val="005D6FEB"/>
    <w:rsid w:val="005D709B"/>
    <w:rsid w:val="005D71A0"/>
    <w:rsid w:val="005D9081"/>
    <w:rsid w:val="005E0112"/>
    <w:rsid w:val="005E02D3"/>
    <w:rsid w:val="005E05B0"/>
    <w:rsid w:val="005E0A70"/>
    <w:rsid w:val="005E0B68"/>
    <w:rsid w:val="005E0BAC"/>
    <w:rsid w:val="005E13B7"/>
    <w:rsid w:val="005E1801"/>
    <w:rsid w:val="005E1EDE"/>
    <w:rsid w:val="005E1EE2"/>
    <w:rsid w:val="005E2385"/>
    <w:rsid w:val="005E27E6"/>
    <w:rsid w:val="005E28DA"/>
    <w:rsid w:val="005E2B21"/>
    <w:rsid w:val="005E3A16"/>
    <w:rsid w:val="005E3D37"/>
    <w:rsid w:val="005E4AA6"/>
    <w:rsid w:val="005E52F4"/>
    <w:rsid w:val="005E5332"/>
    <w:rsid w:val="005E591E"/>
    <w:rsid w:val="005E5ABB"/>
    <w:rsid w:val="005E60CD"/>
    <w:rsid w:val="005E6103"/>
    <w:rsid w:val="005E772B"/>
    <w:rsid w:val="005E7B33"/>
    <w:rsid w:val="005F0101"/>
    <w:rsid w:val="005F025F"/>
    <w:rsid w:val="005F0330"/>
    <w:rsid w:val="005F0A03"/>
    <w:rsid w:val="005F0AB9"/>
    <w:rsid w:val="005F0F58"/>
    <w:rsid w:val="005F10F2"/>
    <w:rsid w:val="005F122C"/>
    <w:rsid w:val="005F1E01"/>
    <w:rsid w:val="005F2273"/>
    <w:rsid w:val="005F2DD0"/>
    <w:rsid w:val="005F32B7"/>
    <w:rsid w:val="005F3A57"/>
    <w:rsid w:val="005F3DBE"/>
    <w:rsid w:val="005F3F0B"/>
    <w:rsid w:val="005F41CF"/>
    <w:rsid w:val="005F44BE"/>
    <w:rsid w:val="005F4F69"/>
    <w:rsid w:val="005F54C2"/>
    <w:rsid w:val="005F580A"/>
    <w:rsid w:val="005F61B0"/>
    <w:rsid w:val="005F622C"/>
    <w:rsid w:val="005F637F"/>
    <w:rsid w:val="005F65C5"/>
    <w:rsid w:val="005F6E05"/>
    <w:rsid w:val="005F6E92"/>
    <w:rsid w:val="005F761B"/>
    <w:rsid w:val="005F78E5"/>
    <w:rsid w:val="005F7987"/>
    <w:rsid w:val="005F7A87"/>
    <w:rsid w:val="005F7ACB"/>
    <w:rsid w:val="005F7C1B"/>
    <w:rsid w:val="005F7DE4"/>
    <w:rsid w:val="0060024A"/>
    <w:rsid w:val="0060036E"/>
    <w:rsid w:val="0060080F"/>
    <w:rsid w:val="00601035"/>
    <w:rsid w:val="00601097"/>
    <w:rsid w:val="006027A8"/>
    <w:rsid w:val="00602AE0"/>
    <w:rsid w:val="00602B3B"/>
    <w:rsid w:val="006031B2"/>
    <w:rsid w:val="006034A6"/>
    <w:rsid w:val="006047E7"/>
    <w:rsid w:val="0060494D"/>
    <w:rsid w:val="00604AD4"/>
    <w:rsid w:val="0060514F"/>
    <w:rsid w:val="006051E0"/>
    <w:rsid w:val="0060548E"/>
    <w:rsid w:val="00605D78"/>
    <w:rsid w:val="00605FFE"/>
    <w:rsid w:val="006061DA"/>
    <w:rsid w:val="00606357"/>
    <w:rsid w:val="006069AD"/>
    <w:rsid w:val="0060747F"/>
    <w:rsid w:val="0060774F"/>
    <w:rsid w:val="00607F1A"/>
    <w:rsid w:val="006101CB"/>
    <w:rsid w:val="00610277"/>
    <w:rsid w:val="00610A2B"/>
    <w:rsid w:val="00610B24"/>
    <w:rsid w:val="00610E26"/>
    <w:rsid w:val="00610E53"/>
    <w:rsid w:val="00610E79"/>
    <w:rsid w:val="00610F2A"/>
    <w:rsid w:val="00611004"/>
    <w:rsid w:val="006110AD"/>
    <w:rsid w:val="006110F2"/>
    <w:rsid w:val="00611277"/>
    <w:rsid w:val="00611541"/>
    <w:rsid w:val="00611684"/>
    <w:rsid w:val="006116ED"/>
    <w:rsid w:val="00611786"/>
    <w:rsid w:val="00611BBE"/>
    <w:rsid w:val="00611EB2"/>
    <w:rsid w:val="00612774"/>
    <w:rsid w:val="00612804"/>
    <w:rsid w:val="0061282F"/>
    <w:rsid w:val="00613173"/>
    <w:rsid w:val="006134A5"/>
    <w:rsid w:val="00614331"/>
    <w:rsid w:val="006145EE"/>
    <w:rsid w:val="0061492F"/>
    <w:rsid w:val="00614EDF"/>
    <w:rsid w:val="00615F46"/>
    <w:rsid w:val="00616082"/>
    <w:rsid w:val="00616837"/>
    <w:rsid w:val="00617041"/>
    <w:rsid w:val="00617693"/>
    <w:rsid w:val="0061785B"/>
    <w:rsid w:val="00617FA5"/>
    <w:rsid w:val="006202D7"/>
    <w:rsid w:val="00620510"/>
    <w:rsid w:val="006209DC"/>
    <w:rsid w:val="00620AD4"/>
    <w:rsid w:val="00621667"/>
    <w:rsid w:val="00621AC7"/>
    <w:rsid w:val="00621ED7"/>
    <w:rsid w:val="006222EB"/>
    <w:rsid w:val="006224EB"/>
    <w:rsid w:val="00622755"/>
    <w:rsid w:val="0062291E"/>
    <w:rsid w:val="006230B6"/>
    <w:rsid w:val="00623969"/>
    <w:rsid w:val="006239CA"/>
    <w:rsid w:val="00623A91"/>
    <w:rsid w:val="00623D5A"/>
    <w:rsid w:val="006245D2"/>
    <w:rsid w:val="006246BC"/>
    <w:rsid w:val="00624AEC"/>
    <w:rsid w:val="00624BA8"/>
    <w:rsid w:val="00624DDC"/>
    <w:rsid w:val="00625207"/>
    <w:rsid w:val="006257EB"/>
    <w:rsid w:val="00625C04"/>
    <w:rsid w:val="00625F36"/>
    <w:rsid w:val="0062600F"/>
    <w:rsid w:val="006262B5"/>
    <w:rsid w:val="006271EB"/>
    <w:rsid w:val="006274C2"/>
    <w:rsid w:val="006275CB"/>
    <w:rsid w:val="0062762E"/>
    <w:rsid w:val="00627D19"/>
    <w:rsid w:val="006300AE"/>
    <w:rsid w:val="00630CC7"/>
    <w:rsid w:val="00630E14"/>
    <w:rsid w:val="006310F6"/>
    <w:rsid w:val="006315EC"/>
    <w:rsid w:val="00631840"/>
    <w:rsid w:val="00632131"/>
    <w:rsid w:val="006321C7"/>
    <w:rsid w:val="0063233A"/>
    <w:rsid w:val="00632382"/>
    <w:rsid w:val="006329EE"/>
    <w:rsid w:val="00632B78"/>
    <w:rsid w:val="0063380F"/>
    <w:rsid w:val="006338D6"/>
    <w:rsid w:val="0063394D"/>
    <w:rsid w:val="00633B4C"/>
    <w:rsid w:val="00634008"/>
    <w:rsid w:val="006343EE"/>
    <w:rsid w:val="006344A1"/>
    <w:rsid w:val="00634B78"/>
    <w:rsid w:val="00634B8B"/>
    <w:rsid w:val="00634DF9"/>
    <w:rsid w:val="00636252"/>
    <w:rsid w:val="0063686D"/>
    <w:rsid w:val="00636E2C"/>
    <w:rsid w:val="006371B8"/>
    <w:rsid w:val="00637EC3"/>
    <w:rsid w:val="00637ED8"/>
    <w:rsid w:val="0064016C"/>
    <w:rsid w:val="00640189"/>
    <w:rsid w:val="0064083A"/>
    <w:rsid w:val="00640939"/>
    <w:rsid w:val="0064159F"/>
    <w:rsid w:val="00641F62"/>
    <w:rsid w:val="006420DA"/>
    <w:rsid w:val="00642474"/>
    <w:rsid w:val="006426F4"/>
    <w:rsid w:val="00642A63"/>
    <w:rsid w:val="00642E86"/>
    <w:rsid w:val="006433D8"/>
    <w:rsid w:val="006433FE"/>
    <w:rsid w:val="0064372F"/>
    <w:rsid w:val="00643F81"/>
    <w:rsid w:val="00644112"/>
    <w:rsid w:val="0064412B"/>
    <w:rsid w:val="0064450F"/>
    <w:rsid w:val="00644CE3"/>
    <w:rsid w:val="00644DE2"/>
    <w:rsid w:val="006451CC"/>
    <w:rsid w:val="0064524D"/>
    <w:rsid w:val="006453DD"/>
    <w:rsid w:val="006455A5"/>
    <w:rsid w:val="006457C5"/>
    <w:rsid w:val="00645A42"/>
    <w:rsid w:val="00645AEB"/>
    <w:rsid w:val="00645EF1"/>
    <w:rsid w:val="00646478"/>
    <w:rsid w:val="00646C88"/>
    <w:rsid w:val="00647418"/>
    <w:rsid w:val="00647A1C"/>
    <w:rsid w:val="00647F36"/>
    <w:rsid w:val="006501AD"/>
    <w:rsid w:val="00650821"/>
    <w:rsid w:val="00651094"/>
    <w:rsid w:val="00651130"/>
    <w:rsid w:val="0065165D"/>
    <w:rsid w:val="00651DB7"/>
    <w:rsid w:val="0065212E"/>
    <w:rsid w:val="00652564"/>
    <w:rsid w:val="006529A5"/>
    <w:rsid w:val="00652A60"/>
    <w:rsid w:val="00652EF4"/>
    <w:rsid w:val="00652F41"/>
    <w:rsid w:val="00653A86"/>
    <w:rsid w:val="00653D7E"/>
    <w:rsid w:val="00654049"/>
    <w:rsid w:val="006542A6"/>
    <w:rsid w:val="006548FC"/>
    <w:rsid w:val="00654BAD"/>
    <w:rsid w:val="00654CF5"/>
    <w:rsid w:val="0065525F"/>
    <w:rsid w:val="00655364"/>
    <w:rsid w:val="00655728"/>
    <w:rsid w:val="006558D7"/>
    <w:rsid w:val="00655A37"/>
    <w:rsid w:val="00655FDF"/>
    <w:rsid w:val="006561C0"/>
    <w:rsid w:val="00656665"/>
    <w:rsid w:val="00656875"/>
    <w:rsid w:val="00656CD0"/>
    <w:rsid w:val="00657853"/>
    <w:rsid w:val="0065790C"/>
    <w:rsid w:val="00657BBE"/>
    <w:rsid w:val="00660124"/>
    <w:rsid w:val="006602DB"/>
    <w:rsid w:val="00660444"/>
    <w:rsid w:val="00660744"/>
    <w:rsid w:val="00660887"/>
    <w:rsid w:val="00660E96"/>
    <w:rsid w:val="00660FA5"/>
    <w:rsid w:val="00661098"/>
    <w:rsid w:val="00662051"/>
    <w:rsid w:val="00662A7F"/>
    <w:rsid w:val="00662B17"/>
    <w:rsid w:val="00662D89"/>
    <w:rsid w:val="00663664"/>
    <w:rsid w:val="006637E6"/>
    <w:rsid w:val="00664859"/>
    <w:rsid w:val="00664A89"/>
    <w:rsid w:val="00664D36"/>
    <w:rsid w:val="00664D7F"/>
    <w:rsid w:val="006656F6"/>
    <w:rsid w:val="00665C64"/>
    <w:rsid w:val="00665DBC"/>
    <w:rsid w:val="0066693F"/>
    <w:rsid w:val="006669DC"/>
    <w:rsid w:val="00666A83"/>
    <w:rsid w:val="00666AD6"/>
    <w:rsid w:val="00667203"/>
    <w:rsid w:val="006679E7"/>
    <w:rsid w:val="00667DB7"/>
    <w:rsid w:val="00667FBE"/>
    <w:rsid w:val="0067079A"/>
    <w:rsid w:val="00670C08"/>
    <w:rsid w:val="00671780"/>
    <w:rsid w:val="00671D15"/>
    <w:rsid w:val="0067265C"/>
    <w:rsid w:val="00672D3D"/>
    <w:rsid w:val="00672F4B"/>
    <w:rsid w:val="00673129"/>
    <w:rsid w:val="0067319E"/>
    <w:rsid w:val="00673A62"/>
    <w:rsid w:val="00673B7C"/>
    <w:rsid w:val="00673E8C"/>
    <w:rsid w:val="006741D0"/>
    <w:rsid w:val="0067496E"/>
    <w:rsid w:val="00674A01"/>
    <w:rsid w:val="00674E13"/>
    <w:rsid w:val="00675B13"/>
    <w:rsid w:val="00675B5F"/>
    <w:rsid w:val="00675ECA"/>
    <w:rsid w:val="006762A0"/>
    <w:rsid w:val="0067673A"/>
    <w:rsid w:val="00676BAC"/>
    <w:rsid w:val="00676D23"/>
    <w:rsid w:val="00676E82"/>
    <w:rsid w:val="0067711F"/>
    <w:rsid w:val="00677448"/>
    <w:rsid w:val="0067758E"/>
    <w:rsid w:val="006801DE"/>
    <w:rsid w:val="00680B25"/>
    <w:rsid w:val="00681347"/>
    <w:rsid w:val="00681357"/>
    <w:rsid w:val="0068147E"/>
    <w:rsid w:val="00682223"/>
    <w:rsid w:val="006829D0"/>
    <w:rsid w:val="00682EBA"/>
    <w:rsid w:val="00683674"/>
    <w:rsid w:val="006837FC"/>
    <w:rsid w:val="006839FC"/>
    <w:rsid w:val="00683C4E"/>
    <w:rsid w:val="0068411E"/>
    <w:rsid w:val="00684270"/>
    <w:rsid w:val="006842AD"/>
    <w:rsid w:val="00684DE5"/>
    <w:rsid w:val="006853EB"/>
    <w:rsid w:val="006855CF"/>
    <w:rsid w:val="00685B84"/>
    <w:rsid w:val="006863E4"/>
    <w:rsid w:val="00686702"/>
    <w:rsid w:val="00686AB5"/>
    <w:rsid w:val="00686EC4"/>
    <w:rsid w:val="006871A1"/>
    <w:rsid w:val="006878E0"/>
    <w:rsid w:val="006879D3"/>
    <w:rsid w:val="00687B83"/>
    <w:rsid w:val="00687E9E"/>
    <w:rsid w:val="006907F2"/>
    <w:rsid w:val="00690B1D"/>
    <w:rsid w:val="00690B6B"/>
    <w:rsid w:val="00690ED1"/>
    <w:rsid w:val="006912EB"/>
    <w:rsid w:val="00691672"/>
    <w:rsid w:val="00691D8D"/>
    <w:rsid w:val="006922F8"/>
    <w:rsid w:val="00692BFC"/>
    <w:rsid w:val="006930AE"/>
    <w:rsid w:val="00693662"/>
    <w:rsid w:val="006936B7"/>
    <w:rsid w:val="006937DF"/>
    <w:rsid w:val="00693E08"/>
    <w:rsid w:val="00693F61"/>
    <w:rsid w:val="00694140"/>
    <w:rsid w:val="006942ED"/>
    <w:rsid w:val="006943BF"/>
    <w:rsid w:val="00695050"/>
    <w:rsid w:val="00695C01"/>
    <w:rsid w:val="00696235"/>
    <w:rsid w:val="00696EFF"/>
    <w:rsid w:val="00697119"/>
    <w:rsid w:val="006978BF"/>
    <w:rsid w:val="00697923"/>
    <w:rsid w:val="00697B3D"/>
    <w:rsid w:val="00697C46"/>
    <w:rsid w:val="00697D8E"/>
    <w:rsid w:val="006A009C"/>
    <w:rsid w:val="006A00B5"/>
    <w:rsid w:val="006A02F2"/>
    <w:rsid w:val="006A0D99"/>
    <w:rsid w:val="006A0ED2"/>
    <w:rsid w:val="006A11CF"/>
    <w:rsid w:val="006A13CB"/>
    <w:rsid w:val="006A198B"/>
    <w:rsid w:val="006A19B3"/>
    <w:rsid w:val="006A21C9"/>
    <w:rsid w:val="006A24FA"/>
    <w:rsid w:val="006A2775"/>
    <w:rsid w:val="006A28E5"/>
    <w:rsid w:val="006A294B"/>
    <w:rsid w:val="006A2F47"/>
    <w:rsid w:val="006A3F1A"/>
    <w:rsid w:val="006A4707"/>
    <w:rsid w:val="006A520E"/>
    <w:rsid w:val="006A5376"/>
    <w:rsid w:val="006A56D6"/>
    <w:rsid w:val="006A5EE1"/>
    <w:rsid w:val="006A616D"/>
    <w:rsid w:val="006A625C"/>
    <w:rsid w:val="006A64DB"/>
    <w:rsid w:val="006A660B"/>
    <w:rsid w:val="006A6753"/>
    <w:rsid w:val="006A67D9"/>
    <w:rsid w:val="006A680D"/>
    <w:rsid w:val="006A6A2B"/>
    <w:rsid w:val="006A6F15"/>
    <w:rsid w:val="006A72D3"/>
    <w:rsid w:val="006A7AF6"/>
    <w:rsid w:val="006B0290"/>
    <w:rsid w:val="006B037E"/>
    <w:rsid w:val="006B045B"/>
    <w:rsid w:val="006B0E80"/>
    <w:rsid w:val="006B17FE"/>
    <w:rsid w:val="006B25C8"/>
    <w:rsid w:val="006B27B7"/>
    <w:rsid w:val="006B3C97"/>
    <w:rsid w:val="006B43D7"/>
    <w:rsid w:val="006B4520"/>
    <w:rsid w:val="006B4782"/>
    <w:rsid w:val="006B4860"/>
    <w:rsid w:val="006B5193"/>
    <w:rsid w:val="006B53AC"/>
    <w:rsid w:val="006B55E9"/>
    <w:rsid w:val="006B5D20"/>
    <w:rsid w:val="006B62C5"/>
    <w:rsid w:val="006B62D2"/>
    <w:rsid w:val="006B6694"/>
    <w:rsid w:val="006B687B"/>
    <w:rsid w:val="006B7006"/>
    <w:rsid w:val="006B713D"/>
    <w:rsid w:val="006B72B3"/>
    <w:rsid w:val="006B7446"/>
    <w:rsid w:val="006B74A4"/>
    <w:rsid w:val="006B74FA"/>
    <w:rsid w:val="006B7AD8"/>
    <w:rsid w:val="006C0010"/>
    <w:rsid w:val="006C02B2"/>
    <w:rsid w:val="006C0A04"/>
    <w:rsid w:val="006C1052"/>
    <w:rsid w:val="006C1347"/>
    <w:rsid w:val="006C13E3"/>
    <w:rsid w:val="006C15D6"/>
    <w:rsid w:val="006C1F9C"/>
    <w:rsid w:val="006C21C5"/>
    <w:rsid w:val="006C26FE"/>
    <w:rsid w:val="006C27F5"/>
    <w:rsid w:val="006C2CEA"/>
    <w:rsid w:val="006C2D66"/>
    <w:rsid w:val="006C3286"/>
    <w:rsid w:val="006C4317"/>
    <w:rsid w:val="006C4B9A"/>
    <w:rsid w:val="006C50EE"/>
    <w:rsid w:val="006C6307"/>
    <w:rsid w:val="006C64D2"/>
    <w:rsid w:val="006C69A2"/>
    <w:rsid w:val="006C6E77"/>
    <w:rsid w:val="006C774D"/>
    <w:rsid w:val="006C7CE6"/>
    <w:rsid w:val="006D0C0A"/>
    <w:rsid w:val="006D0EDD"/>
    <w:rsid w:val="006D1161"/>
    <w:rsid w:val="006D221C"/>
    <w:rsid w:val="006D23F6"/>
    <w:rsid w:val="006D242C"/>
    <w:rsid w:val="006D2787"/>
    <w:rsid w:val="006D352F"/>
    <w:rsid w:val="006D35B0"/>
    <w:rsid w:val="006D36A6"/>
    <w:rsid w:val="006D3EF5"/>
    <w:rsid w:val="006D4193"/>
    <w:rsid w:val="006D4222"/>
    <w:rsid w:val="006D451C"/>
    <w:rsid w:val="006D493B"/>
    <w:rsid w:val="006D4A2F"/>
    <w:rsid w:val="006D4A7B"/>
    <w:rsid w:val="006D4B85"/>
    <w:rsid w:val="006D4E59"/>
    <w:rsid w:val="006D52EF"/>
    <w:rsid w:val="006D574C"/>
    <w:rsid w:val="006D5DAB"/>
    <w:rsid w:val="006D6072"/>
    <w:rsid w:val="006D625F"/>
    <w:rsid w:val="006D62F0"/>
    <w:rsid w:val="006D6643"/>
    <w:rsid w:val="006D698F"/>
    <w:rsid w:val="006D74E3"/>
    <w:rsid w:val="006E001F"/>
    <w:rsid w:val="006E015D"/>
    <w:rsid w:val="006E01EE"/>
    <w:rsid w:val="006E0F23"/>
    <w:rsid w:val="006E0F9B"/>
    <w:rsid w:val="006E107F"/>
    <w:rsid w:val="006E1F1B"/>
    <w:rsid w:val="006E2239"/>
    <w:rsid w:val="006E23D6"/>
    <w:rsid w:val="006E2C7C"/>
    <w:rsid w:val="006E2CE8"/>
    <w:rsid w:val="006E2E37"/>
    <w:rsid w:val="006E353F"/>
    <w:rsid w:val="006E3687"/>
    <w:rsid w:val="006E4529"/>
    <w:rsid w:val="006E475C"/>
    <w:rsid w:val="006E4BB8"/>
    <w:rsid w:val="006E4BC8"/>
    <w:rsid w:val="006E4E22"/>
    <w:rsid w:val="006E4E7C"/>
    <w:rsid w:val="006E546B"/>
    <w:rsid w:val="006E556A"/>
    <w:rsid w:val="006E645C"/>
    <w:rsid w:val="006E6610"/>
    <w:rsid w:val="006E691D"/>
    <w:rsid w:val="006E6BEA"/>
    <w:rsid w:val="006E6EF0"/>
    <w:rsid w:val="006E6F63"/>
    <w:rsid w:val="006E72D3"/>
    <w:rsid w:val="006E7F35"/>
    <w:rsid w:val="006F068D"/>
    <w:rsid w:val="006F0A4A"/>
    <w:rsid w:val="006F155E"/>
    <w:rsid w:val="006F1571"/>
    <w:rsid w:val="006F2649"/>
    <w:rsid w:val="006F2937"/>
    <w:rsid w:val="006F2A93"/>
    <w:rsid w:val="006F2AC7"/>
    <w:rsid w:val="006F2C81"/>
    <w:rsid w:val="006F2D77"/>
    <w:rsid w:val="006F2F0F"/>
    <w:rsid w:val="006F301F"/>
    <w:rsid w:val="006F3055"/>
    <w:rsid w:val="006F31D6"/>
    <w:rsid w:val="006F3709"/>
    <w:rsid w:val="006F3C0F"/>
    <w:rsid w:val="006F4144"/>
    <w:rsid w:val="006F44CA"/>
    <w:rsid w:val="006F4746"/>
    <w:rsid w:val="006F4849"/>
    <w:rsid w:val="006F4953"/>
    <w:rsid w:val="006F4BD3"/>
    <w:rsid w:val="006F51F5"/>
    <w:rsid w:val="006F525A"/>
    <w:rsid w:val="006F5712"/>
    <w:rsid w:val="006F6080"/>
    <w:rsid w:val="006F6759"/>
    <w:rsid w:val="006F6D7E"/>
    <w:rsid w:val="006F6DB1"/>
    <w:rsid w:val="006F7BBC"/>
    <w:rsid w:val="006F7CA7"/>
    <w:rsid w:val="006F7F60"/>
    <w:rsid w:val="006F7FA7"/>
    <w:rsid w:val="00700136"/>
    <w:rsid w:val="007003A8"/>
    <w:rsid w:val="00700730"/>
    <w:rsid w:val="007009AA"/>
    <w:rsid w:val="0070118E"/>
    <w:rsid w:val="007011A4"/>
    <w:rsid w:val="00701233"/>
    <w:rsid w:val="00701468"/>
    <w:rsid w:val="00701886"/>
    <w:rsid w:val="007029E2"/>
    <w:rsid w:val="00702F21"/>
    <w:rsid w:val="0070321A"/>
    <w:rsid w:val="007037A2"/>
    <w:rsid w:val="00703E66"/>
    <w:rsid w:val="00703EF6"/>
    <w:rsid w:val="00704338"/>
    <w:rsid w:val="00704AC0"/>
    <w:rsid w:val="00704E49"/>
    <w:rsid w:val="0070542E"/>
    <w:rsid w:val="00705786"/>
    <w:rsid w:val="00705A76"/>
    <w:rsid w:val="00705B51"/>
    <w:rsid w:val="00705CB9"/>
    <w:rsid w:val="00705D85"/>
    <w:rsid w:val="0070609C"/>
    <w:rsid w:val="0070675C"/>
    <w:rsid w:val="007067F6"/>
    <w:rsid w:val="00706BD3"/>
    <w:rsid w:val="00707146"/>
    <w:rsid w:val="0070771E"/>
    <w:rsid w:val="00707AD8"/>
    <w:rsid w:val="007109E2"/>
    <w:rsid w:val="007112A1"/>
    <w:rsid w:val="007113C5"/>
    <w:rsid w:val="0071145B"/>
    <w:rsid w:val="00711B17"/>
    <w:rsid w:val="00711C32"/>
    <w:rsid w:val="00711D8B"/>
    <w:rsid w:val="00711EF6"/>
    <w:rsid w:val="00712226"/>
    <w:rsid w:val="007122FC"/>
    <w:rsid w:val="0071246D"/>
    <w:rsid w:val="00712BB7"/>
    <w:rsid w:val="00712E4C"/>
    <w:rsid w:val="0071388D"/>
    <w:rsid w:val="00713A14"/>
    <w:rsid w:val="00713AED"/>
    <w:rsid w:val="00713D77"/>
    <w:rsid w:val="00713DE7"/>
    <w:rsid w:val="00713F8B"/>
    <w:rsid w:val="00714164"/>
    <w:rsid w:val="0071448B"/>
    <w:rsid w:val="0071514F"/>
    <w:rsid w:val="0071515F"/>
    <w:rsid w:val="0071593A"/>
    <w:rsid w:val="00715981"/>
    <w:rsid w:val="00715A06"/>
    <w:rsid w:val="00716044"/>
    <w:rsid w:val="007160A0"/>
    <w:rsid w:val="00716103"/>
    <w:rsid w:val="007165A3"/>
    <w:rsid w:val="007166D0"/>
    <w:rsid w:val="00716CAC"/>
    <w:rsid w:val="00716EA1"/>
    <w:rsid w:val="0071706D"/>
    <w:rsid w:val="007170B5"/>
    <w:rsid w:val="00717181"/>
    <w:rsid w:val="00717445"/>
    <w:rsid w:val="00717C57"/>
    <w:rsid w:val="00717FCD"/>
    <w:rsid w:val="0072061F"/>
    <w:rsid w:val="0072097F"/>
    <w:rsid w:val="007209E7"/>
    <w:rsid w:val="00720A52"/>
    <w:rsid w:val="0072168E"/>
    <w:rsid w:val="00722214"/>
    <w:rsid w:val="00722764"/>
    <w:rsid w:val="00722853"/>
    <w:rsid w:val="00722E14"/>
    <w:rsid w:val="00722FDD"/>
    <w:rsid w:val="007233EA"/>
    <w:rsid w:val="00723AE8"/>
    <w:rsid w:val="00723CAB"/>
    <w:rsid w:val="00724318"/>
    <w:rsid w:val="0072462D"/>
    <w:rsid w:val="007250C9"/>
    <w:rsid w:val="007252C5"/>
    <w:rsid w:val="007253FF"/>
    <w:rsid w:val="00725496"/>
    <w:rsid w:val="00725546"/>
    <w:rsid w:val="00725AE9"/>
    <w:rsid w:val="007264CD"/>
    <w:rsid w:val="00726A8F"/>
    <w:rsid w:val="00726C09"/>
    <w:rsid w:val="00727011"/>
    <w:rsid w:val="007279B0"/>
    <w:rsid w:val="00727DEF"/>
    <w:rsid w:val="00730BA5"/>
    <w:rsid w:val="00731572"/>
    <w:rsid w:val="0073180B"/>
    <w:rsid w:val="00731E6D"/>
    <w:rsid w:val="00731E80"/>
    <w:rsid w:val="00732E30"/>
    <w:rsid w:val="00732F2E"/>
    <w:rsid w:val="00733716"/>
    <w:rsid w:val="00733733"/>
    <w:rsid w:val="00733921"/>
    <w:rsid w:val="007345D7"/>
    <w:rsid w:val="0073480B"/>
    <w:rsid w:val="007349AC"/>
    <w:rsid w:val="00734C71"/>
    <w:rsid w:val="007355B3"/>
    <w:rsid w:val="00735BED"/>
    <w:rsid w:val="007360A9"/>
    <w:rsid w:val="00736251"/>
    <w:rsid w:val="0073654F"/>
    <w:rsid w:val="0073688C"/>
    <w:rsid w:val="0073688D"/>
    <w:rsid w:val="007372B5"/>
    <w:rsid w:val="007373DD"/>
    <w:rsid w:val="00737725"/>
    <w:rsid w:val="00737A4C"/>
    <w:rsid w:val="00737A8B"/>
    <w:rsid w:val="00740078"/>
    <w:rsid w:val="007400A6"/>
    <w:rsid w:val="00740873"/>
    <w:rsid w:val="00741426"/>
    <w:rsid w:val="00741A42"/>
    <w:rsid w:val="00741BD8"/>
    <w:rsid w:val="00741D94"/>
    <w:rsid w:val="00741FF2"/>
    <w:rsid w:val="007420D3"/>
    <w:rsid w:val="0074236F"/>
    <w:rsid w:val="00742486"/>
    <w:rsid w:val="00742C94"/>
    <w:rsid w:val="00743128"/>
    <w:rsid w:val="00743217"/>
    <w:rsid w:val="00743458"/>
    <w:rsid w:val="00743544"/>
    <w:rsid w:val="0074389A"/>
    <w:rsid w:val="007439B2"/>
    <w:rsid w:val="00743D82"/>
    <w:rsid w:val="0074409B"/>
    <w:rsid w:val="007440DB"/>
    <w:rsid w:val="0074425F"/>
    <w:rsid w:val="0074426D"/>
    <w:rsid w:val="00744615"/>
    <w:rsid w:val="007449AD"/>
    <w:rsid w:val="00744AE0"/>
    <w:rsid w:val="007452CF"/>
    <w:rsid w:val="00745802"/>
    <w:rsid w:val="00745B8B"/>
    <w:rsid w:val="00745CBC"/>
    <w:rsid w:val="00745E5D"/>
    <w:rsid w:val="00746B14"/>
    <w:rsid w:val="00746CDD"/>
    <w:rsid w:val="00746DBF"/>
    <w:rsid w:val="00746E11"/>
    <w:rsid w:val="0074749E"/>
    <w:rsid w:val="00747705"/>
    <w:rsid w:val="0074777C"/>
    <w:rsid w:val="00747F22"/>
    <w:rsid w:val="007506A8"/>
    <w:rsid w:val="00750B81"/>
    <w:rsid w:val="00751187"/>
    <w:rsid w:val="007512FC"/>
    <w:rsid w:val="00751562"/>
    <w:rsid w:val="007517ED"/>
    <w:rsid w:val="007518AA"/>
    <w:rsid w:val="00751C90"/>
    <w:rsid w:val="0075215A"/>
    <w:rsid w:val="00752647"/>
    <w:rsid w:val="007528A7"/>
    <w:rsid w:val="0075292F"/>
    <w:rsid w:val="00752FD5"/>
    <w:rsid w:val="007533C8"/>
    <w:rsid w:val="00753A8E"/>
    <w:rsid w:val="00754131"/>
    <w:rsid w:val="00754267"/>
    <w:rsid w:val="0075426C"/>
    <w:rsid w:val="00754BD2"/>
    <w:rsid w:val="00755961"/>
    <w:rsid w:val="00755A2A"/>
    <w:rsid w:val="00756096"/>
    <w:rsid w:val="007567E3"/>
    <w:rsid w:val="00756D4E"/>
    <w:rsid w:val="00756E7D"/>
    <w:rsid w:val="0075731F"/>
    <w:rsid w:val="007574DB"/>
    <w:rsid w:val="007574F9"/>
    <w:rsid w:val="007576BC"/>
    <w:rsid w:val="00757934"/>
    <w:rsid w:val="00757964"/>
    <w:rsid w:val="00757B56"/>
    <w:rsid w:val="0075A235"/>
    <w:rsid w:val="007601A0"/>
    <w:rsid w:val="00760C67"/>
    <w:rsid w:val="00760F86"/>
    <w:rsid w:val="007616D0"/>
    <w:rsid w:val="007632FF"/>
    <w:rsid w:val="0076399F"/>
    <w:rsid w:val="00763D84"/>
    <w:rsid w:val="00763F9D"/>
    <w:rsid w:val="007643A6"/>
    <w:rsid w:val="007643C8"/>
    <w:rsid w:val="007643E8"/>
    <w:rsid w:val="007645AE"/>
    <w:rsid w:val="00764A1F"/>
    <w:rsid w:val="00765326"/>
    <w:rsid w:val="00765C94"/>
    <w:rsid w:val="0076694B"/>
    <w:rsid w:val="007671EC"/>
    <w:rsid w:val="00767901"/>
    <w:rsid w:val="00767B63"/>
    <w:rsid w:val="007700C8"/>
    <w:rsid w:val="00770FC4"/>
    <w:rsid w:val="00771F9A"/>
    <w:rsid w:val="007724EE"/>
    <w:rsid w:val="00773030"/>
    <w:rsid w:val="00773116"/>
    <w:rsid w:val="0077345C"/>
    <w:rsid w:val="00774904"/>
    <w:rsid w:val="007749A2"/>
    <w:rsid w:val="00774C5A"/>
    <w:rsid w:val="00774E66"/>
    <w:rsid w:val="00774EBE"/>
    <w:rsid w:val="00776218"/>
    <w:rsid w:val="007769B5"/>
    <w:rsid w:val="007769F8"/>
    <w:rsid w:val="00776E19"/>
    <w:rsid w:val="0077763F"/>
    <w:rsid w:val="00777ACF"/>
    <w:rsid w:val="00780428"/>
    <w:rsid w:val="00780633"/>
    <w:rsid w:val="00780EB6"/>
    <w:rsid w:val="007811F3"/>
    <w:rsid w:val="00781292"/>
    <w:rsid w:val="007822F1"/>
    <w:rsid w:val="00782954"/>
    <w:rsid w:val="0078301F"/>
    <w:rsid w:val="007831F0"/>
    <w:rsid w:val="00783692"/>
    <w:rsid w:val="00783E27"/>
    <w:rsid w:val="00784127"/>
    <w:rsid w:val="0078454A"/>
    <w:rsid w:val="007846BA"/>
    <w:rsid w:val="0078475F"/>
    <w:rsid w:val="007849C0"/>
    <w:rsid w:val="00785602"/>
    <w:rsid w:val="007858B9"/>
    <w:rsid w:val="007858E3"/>
    <w:rsid w:val="00785B19"/>
    <w:rsid w:val="007862F1"/>
    <w:rsid w:val="007863DD"/>
    <w:rsid w:val="00786415"/>
    <w:rsid w:val="00786C6B"/>
    <w:rsid w:val="007872C6"/>
    <w:rsid w:val="007874F2"/>
    <w:rsid w:val="0078753F"/>
    <w:rsid w:val="007878E5"/>
    <w:rsid w:val="007879BE"/>
    <w:rsid w:val="00787BE2"/>
    <w:rsid w:val="00787E9C"/>
    <w:rsid w:val="00790245"/>
    <w:rsid w:val="007902EB"/>
    <w:rsid w:val="007903BD"/>
    <w:rsid w:val="00790DF1"/>
    <w:rsid w:val="00790F7C"/>
    <w:rsid w:val="00791215"/>
    <w:rsid w:val="0079148E"/>
    <w:rsid w:val="007915AE"/>
    <w:rsid w:val="007916D3"/>
    <w:rsid w:val="007917EA"/>
    <w:rsid w:val="007923CB"/>
    <w:rsid w:val="007924DB"/>
    <w:rsid w:val="007925B9"/>
    <w:rsid w:val="0079270A"/>
    <w:rsid w:val="007927A4"/>
    <w:rsid w:val="00792974"/>
    <w:rsid w:val="00792BDC"/>
    <w:rsid w:val="00792CD4"/>
    <w:rsid w:val="0079302E"/>
    <w:rsid w:val="007936DA"/>
    <w:rsid w:val="00793BD5"/>
    <w:rsid w:val="00793DA0"/>
    <w:rsid w:val="007942AB"/>
    <w:rsid w:val="0079513F"/>
    <w:rsid w:val="007952C3"/>
    <w:rsid w:val="007954BD"/>
    <w:rsid w:val="007959FB"/>
    <w:rsid w:val="00795D7B"/>
    <w:rsid w:val="00795FB9"/>
    <w:rsid w:val="0079609E"/>
    <w:rsid w:val="00796427"/>
    <w:rsid w:val="00796A9F"/>
    <w:rsid w:val="00796E42"/>
    <w:rsid w:val="00796F1A"/>
    <w:rsid w:val="0079722A"/>
    <w:rsid w:val="00797444"/>
    <w:rsid w:val="00797615"/>
    <w:rsid w:val="007A002A"/>
    <w:rsid w:val="007A07F4"/>
    <w:rsid w:val="007A10D3"/>
    <w:rsid w:val="007A1150"/>
    <w:rsid w:val="007A1953"/>
    <w:rsid w:val="007A1B84"/>
    <w:rsid w:val="007A1BF6"/>
    <w:rsid w:val="007A21D9"/>
    <w:rsid w:val="007A239D"/>
    <w:rsid w:val="007A28FE"/>
    <w:rsid w:val="007A2F4D"/>
    <w:rsid w:val="007A3855"/>
    <w:rsid w:val="007A42C8"/>
    <w:rsid w:val="007A45B5"/>
    <w:rsid w:val="007A4CB2"/>
    <w:rsid w:val="007A5151"/>
    <w:rsid w:val="007A5497"/>
    <w:rsid w:val="007A5DDA"/>
    <w:rsid w:val="007A5E19"/>
    <w:rsid w:val="007A662D"/>
    <w:rsid w:val="007A749F"/>
    <w:rsid w:val="007A7706"/>
    <w:rsid w:val="007A7CCA"/>
    <w:rsid w:val="007A7D84"/>
    <w:rsid w:val="007A7E52"/>
    <w:rsid w:val="007B0D40"/>
    <w:rsid w:val="007B1098"/>
    <w:rsid w:val="007B12C0"/>
    <w:rsid w:val="007B144B"/>
    <w:rsid w:val="007B17B3"/>
    <w:rsid w:val="007B2222"/>
    <w:rsid w:val="007B22EB"/>
    <w:rsid w:val="007B25B4"/>
    <w:rsid w:val="007B2615"/>
    <w:rsid w:val="007B26BA"/>
    <w:rsid w:val="007B29D2"/>
    <w:rsid w:val="007B2E8F"/>
    <w:rsid w:val="007B302D"/>
    <w:rsid w:val="007B36F8"/>
    <w:rsid w:val="007B3B9D"/>
    <w:rsid w:val="007B3E18"/>
    <w:rsid w:val="007B41E4"/>
    <w:rsid w:val="007B4DA9"/>
    <w:rsid w:val="007B4EFA"/>
    <w:rsid w:val="007B518D"/>
    <w:rsid w:val="007B5209"/>
    <w:rsid w:val="007B5B45"/>
    <w:rsid w:val="007B5E23"/>
    <w:rsid w:val="007B60E0"/>
    <w:rsid w:val="007B6185"/>
    <w:rsid w:val="007B61ED"/>
    <w:rsid w:val="007B6690"/>
    <w:rsid w:val="007B6B25"/>
    <w:rsid w:val="007B6B2E"/>
    <w:rsid w:val="007B6E46"/>
    <w:rsid w:val="007B718F"/>
    <w:rsid w:val="007B722E"/>
    <w:rsid w:val="007B77C8"/>
    <w:rsid w:val="007B7AE8"/>
    <w:rsid w:val="007B7FF2"/>
    <w:rsid w:val="007C028E"/>
    <w:rsid w:val="007C034A"/>
    <w:rsid w:val="007C066D"/>
    <w:rsid w:val="007C2516"/>
    <w:rsid w:val="007C2E3F"/>
    <w:rsid w:val="007C3835"/>
    <w:rsid w:val="007C3CBD"/>
    <w:rsid w:val="007C3ECC"/>
    <w:rsid w:val="007C3F63"/>
    <w:rsid w:val="007C452F"/>
    <w:rsid w:val="007C45C0"/>
    <w:rsid w:val="007C4B30"/>
    <w:rsid w:val="007C4FE7"/>
    <w:rsid w:val="007C52F0"/>
    <w:rsid w:val="007C66DF"/>
    <w:rsid w:val="007C67A3"/>
    <w:rsid w:val="007C6876"/>
    <w:rsid w:val="007C68C9"/>
    <w:rsid w:val="007C6D03"/>
    <w:rsid w:val="007C6D41"/>
    <w:rsid w:val="007C7253"/>
    <w:rsid w:val="007C7C63"/>
    <w:rsid w:val="007C7FFD"/>
    <w:rsid w:val="007D018E"/>
    <w:rsid w:val="007D022B"/>
    <w:rsid w:val="007D03AB"/>
    <w:rsid w:val="007D0711"/>
    <w:rsid w:val="007D136B"/>
    <w:rsid w:val="007D1AAC"/>
    <w:rsid w:val="007D1B0E"/>
    <w:rsid w:val="007D25EE"/>
    <w:rsid w:val="007D2798"/>
    <w:rsid w:val="007D2825"/>
    <w:rsid w:val="007D2CB2"/>
    <w:rsid w:val="007D3831"/>
    <w:rsid w:val="007D3DE1"/>
    <w:rsid w:val="007D41FF"/>
    <w:rsid w:val="007D42F9"/>
    <w:rsid w:val="007D44CC"/>
    <w:rsid w:val="007D45FF"/>
    <w:rsid w:val="007D4759"/>
    <w:rsid w:val="007D4A77"/>
    <w:rsid w:val="007D4C69"/>
    <w:rsid w:val="007D4E4E"/>
    <w:rsid w:val="007D4F0B"/>
    <w:rsid w:val="007D5244"/>
    <w:rsid w:val="007D55FC"/>
    <w:rsid w:val="007D60F6"/>
    <w:rsid w:val="007D66D1"/>
    <w:rsid w:val="007D6942"/>
    <w:rsid w:val="007D6ACF"/>
    <w:rsid w:val="007D7157"/>
    <w:rsid w:val="007D74DE"/>
    <w:rsid w:val="007D7B15"/>
    <w:rsid w:val="007E0089"/>
    <w:rsid w:val="007E00B9"/>
    <w:rsid w:val="007E0629"/>
    <w:rsid w:val="007E1088"/>
    <w:rsid w:val="007E1301"/>
    <w:rsid w:val="007E1F25"/>
    <w:rsid w:val="007E2072"/>
    <w:rsid w:val="007E2834"/>
    <w:rsid w:val="007E2B9A"/>
    <w:rsid w:val="007E2BB2"/>
    <w:rsid w:val="007E2DBC"/>
    <w:rsid w:val="007E311D"/>
    <w:rsid w:val="007E325B"/>
    <w:rsid w:val="007E33DC"/>
    <w:rsid w:val="007E3415"/>
    <w:rsid w:val="007E348C"/>
    <w:rsid w:val="007E3DE4"/>
    <w:rsid w:val="007E4530"/>
    <w:rsid w:val="007E476A"/>
    <w:rsid w:val="007E49F6"/>
    <w:rsid w:val="007E4EA3"/>
    <w:rsid w:val="007E5003"/>
    <w:rsid w:val="007E51E8"/>
    <w:rsid w:val="007E5AC2"/>
    <w:rsid w:val="007E5F1C"/>
    <w:rsid w:val="007E6051"/>
    <w:rsid w:val="007E66F4"/>
    <w:rsid w:val="007E6C15"/>
    <w:rsid w:val="007E6C71"/>
    <w:rsid w:val="007E6F3F"/>
    <w:rsid w:val="007E7B2D"/>
    <w:rsid w:val="007E7BB7"/>
    <w:rsid w:val="007F0446"/>
    <w:rsid w:val="007F0A14"/>
    <w:rsid w:val="007F0F0E"/>
    <w:rsid w:val="007F12EE"/>
    <w:rsid w:val="007F1558"/>
    <w:rsid w:val="007F1F13"/>
    <w:rsid w:val="007F2055"/>
    <w:rsid w:val="007F266E"/>
    <w:rsid w:val="007F32E4"/>
    <w:rsid w:val="007F3AE6"/>
    <w:rsid w:val="007F3C4E"/>
    <w:rsid w:val="007F3D42"/>
    <w:rsid w:val="007F3ED7"/>
    <w:rsid w:val="007F4487"/>
    <w:rsid w:val="007F44A1"/>
    <w:rsid w:val="007F4543"/>
    <w:rsid w:val="007F499B"/>
    <w:rsid w:val="007F4A39"/>
    <w:rsid w:val="007F4CC8"/>
    <w:rsid w:val="007F508E"/>
    <w:rsid w:val="007F5170"/>
    <w:rsid w:val="007F558F"/>
    <w:rsid w:val="007F55C5"/>
    <w:rsid w:val="007F5DEF"/>
    <w:rsid w:val="007F6105"/>
    <w:rsid w:val="007F61FB"/>
    <w:rsid w:val="007F6A2D"/>
    <w:rsid w:val="007F6ED9"/>
    <w:rsid w:val="007F6F0A"/>
    <w:rsid w:val="007F6F5D"/>
    <w:rsid w:val="007F791E"/>
    <w:rsid w:val="007F7C88"/>
    <w:rsid w:val="00800024"/>
    <w:rsid w:val="00800A61"/>
    <w:rsid w:val="00801F6C"/>
    <w:rsid w:val="008022D9"/>
    <w:rsid w:val="00802455"/>
    <w:rsid w:val="00802469"/>
    <w:rsid w:val="00802A88"/>
    <w:rsid w:val="00803118"/>
    <w:rsid w:val="0080315E"/>
    <w:rsid w:val="00803784"/>
    <w:rsid w:val="00803FC4"/>
    <w:rsid w:val="008048E2"/>
    <w:rsid w:val="00804C3F"/>
    <w:rsid w:val="00805709"/>
    <w:rsid w:val="00805842"/>
    <w:rsid w:val="00806139"/>
    <w:rsid w:val="00806192"/>
    <w:rsid w:val="0080670A"/>
    <w:rsid w:val="00806AF0"/>
    <w:rsid w:val="00807D19"/>
    <w:rsid w:val="0081050E"/>
    <w:rsid w:val="0081064E"/>
    <w:rsid w:val="008107E1"/>
    <w:rsid w:val="008110F6"/>
    <w:rsid w:val="0081114E"/>
    <w:rsid w:val="00811297"/>
    <w:rsid w:val="00811526"/>
    <w:rsid w:val="00811731"/>
    <w:rsid w:val="00811886"/>
    <w:rsid w:val="00811BC2"/>
    <w:rsid w:val="00811C81"/>
    <w:rsid w:val="00812047"/>
    <w:rsid w:val="00812C82"/>
    <w:rsid w:val="00812D63"/>
    <w:rsid w:val="008131B1"/>
    <w:rsid w:val="008131BC"/>
    <w:rsid w:val="0081345F"/>
    <w:rsid w:val="008134A6"/>
    <w:rsid w:val="008142AC"/>
    <w:rsid w:val="00814723"/>
    <w:rsid w:val="008147FD"/>
    <w:rsid w:val="00814D74"/>
    <w:rsid w:val="00814FF0"/>
    <w:rsid w:val="008150B0"/>
    <w:rsid w:val="0081512E"/>
    <w:rsid w:val="008151A4"/>
    <w:rsid w:val="0081548B"/>
    <w:rsid w:val="00815A00"/>
    <w:rsid w:val="00815A40"/>
    <w:rsid w:val="00815DDE"/>
    <w:rsid w:val="008160A7"/>
    <w:rsid w:val="0081629A"/>
    <w:rsid w:val="008163C3"/>
    <w:rsid w:val="00816674"/>
    <w:rsid w:val="0081708B"/>
    <w:rsid w:val="0081715A"/>
    <w:rsid w:val="00817A42"/>
    <w:rsid w:val="0082023C"/>
    <w:rsid w:val="008203FF"/>
    <w:rsid w:val="0082059F"/>
    <w:rsid w:val="00820844"/>
    <w:rsid w:val="008208A8"/>
    <w:rsid w:val="00820BC8"/>
    <w:rsid w:val="00820C93"/>
    <w:rsid w:val="008211F2"/>
    <w:rsid w:val="00821231"/>
    <w:rsid w:val="00821604"/>
    <w:rsid w:val="00821FAE"/>
    <w:rsid w:val="00822324"/>
    <w:rsid w:val="00822C88"/>
    <w:rsid w:val="00822F30"/>
    <w:rsid w:val="00822F3F"/>
    <w:rsid w:val="00823997"/>
    <w:rsid w:val="00824614"/>
    <w:rsid w:val="008247D6"/>
    <w:rsid w:val="00824FBA"/>
    <w:rsid w:val="00825A61"/>
    <w:rsid w:val="00826392"/>
    <w:rsid w:val="008267E6"/>
    <w:rsid w:val="00826F78"/>
    <w:rsid w:val="0082745C"/>
    <w:rsid w:val="00827856"/>
    <w:rsid w:val="0082787E"/>
    <w:rsid w:val="00827D9F"/>
    <w:rsid w:val="00827EF1"/>
    <w:rsid w:val="00830575"/>
    <w:rsid w:val="00830713"/>
    <w:rsid w:val="00831928"/>
    <w:rsid w:val="0083286A"/>
    <w:rsid w:val="008329E7"/>
    <w:rsid w:val="00833EAF"/>
    <w:rsid w:val="008346D0"/>
    <w:rsid w:val="00834C5B"/>
    <w:rsid w:val="00834CAD"/>
    <w:rsid w:val="00835069"/>
    <w:rsid w:val="00835075"/>
    <w:rsid w:val="008358D2"/>
    <w:rsid w:val="00835AA9"/>
    <w:rsid w:val="00835C89"/>
    <w:rsid w:val="008362B1"/>
    <w:rsid w:val="008365F3"/>
    <w:rsid w:val="008367DB"/>
    <w:rsid w:val="00836CF8"/>
    <w:rsid w:val="00836ECC"/>
    <w:rsid w:val="00840722"/>
    <w:rsid w:val="00840D7D"/>
    <w:rsid w:val="008419C9"/>
    <w:rsid w:val="00841A40"/>
    <w:rsid w:val="00841AAC"/>
    <w:rsid w:val="00841F12"/>
    <w:rsid w:val="00841F84"/>
    <w:rsid w:val="00842D7A"/>
    <w:rsid w:val="00843712"/>
    <w:rsid w:val="00843CB3"/>
    <w:rsid w:val="00843D1C"/>
    <w:rsid w:val="00844A54"/>
    <w:rsid w:val="00844A70"/>
    <w:rsid w:val="00844AD3"/>
    <w:rsid w:val="00844C36"/>
    <w:rsid w:val="008453F4"/>
    <w:rsid w:val="00845B61"/>
    <w:rsid w:val="00846325"/>
    <w:rsid w:val="008466DB"/>
    <w:rsid w:val="00846CD6"/>
    <w:rsid w:val="008479AC"/>
    <w:rsid w:val="00847D68"/>
    <w:rsid w:val="00850274"/>
    <w:rsid w:val="0085043F"/>
    <w:rsid w:val="008505C2"/>
    <w:rsid w:val="00850974"/>
    <w:rsid w:val="00850CBB"/>
    <w:rsid w:val="00851235"/>
    <w:rsid w:val="00851D01"/>
    <w:rsid w:val="00852A4D"/>
    <w:rsid w:val="00852B15"/>
    <w:rsid w:val="00853002"/>
    <w:rsid w:val="00853BD9"/>
    <w:rsid w:val="00853D44"/>
    <w:rsid w:val="00853F6F"/>
    <w:rsid w:val="00854016"/>
    <w:rsid w:val="00855691"/>
    <w:rsid w:val="0085591D"/>
    <w:rsid w:val="00855A87"/>
    <w:rsid w:val="0085668B"/>
    <w:rsid w:val="008568A9"/>
    <w:rsid w:val="00856BED"/>
    <w:rsid w:val="008572E8"/>
    <w:rsid w:val="008575BA"/>
    <w:rsid w:val="00857D60"/>
    <w:rsid w:val="008605A9"/>
    <w:rsid w:val="00860868"/>
    <w:rsid w:val="00860912"/>
    <w:rsid w:val="00860A4E"/>
    <w:rsid w:val="0086103C"/>
    <w:rsid w:val="00861601"/>
    <w:rsid w:val="0086200A"/>
    <w:rsid w:val="00863B6D"/>
    <w:rsid w:val="00863C26"/>
    <w:rsid w:val="008640BB"/>
    <w:rsid w:val="008647E3"/>
    <w:rsid w:val="00864A57"/>
    <w:rsid w:val="00865297"/>
    <w:rsid w:val="00865DA9"/>
    <w:rsid w:val="00866007"/>
    <w:rsid w:val="00866188"/>
    <w:rsid w:val="00866207"/>
    <w:rsid w:val="00866237"/>
    <w:rsid w:val="008665A5"/>
    <w:rsid w:val="00866683"/>
    <w:rsid w:val="0086694D"/>
    <w:rsid w:val="00866CC7"/>
    <w:rsid w:val="00866CCB"/>
    <w:rsid w:val="0086795B"/>
    <w:rsid w:val="00867C35"/>
    <w:rsid w:val="0087019F"/>
    <w:rsid w:val="00870474"/>
    <w:rsid w:val="008708E5"/>
    <w:rsid w:val="00870C5E"/>
    <w:rsid w:val="00870FB1"/>
    <w:rsid w:val="00871077"/>
    <w:rsid w:val="008711FC"/>
    <w:rsid w:val="0087186F"/>
    <w:rsid w:val="00871D68"/>
    <w:rsid w:val="0087243A"/>
    <w:rsid w:val="008727FA"/>
    <w:rsid w:val="008729E7"/>
    <w:rsid w:val="008748ED"/>
    <w:rsid w:val="00874B44"/>
    <w:rsid w:val="008751A7"/>
    <w:rsid w:val="00875251"/>
    <w:rsid w:val="008752FD"/>
    <w:rsid w:val="008755E4"/>
    <w:rsid w:val="00875866"/>
    <w:rsid w:val="008761FE"/>
    <w:rsid w:val="008763DC"/>
    <w:rsid w:val="0087690B"/>
    <w:rsid w:val="008769A8"/>
    <w:rsid w:val="0087719C"/>
    <w:rsid w:val="008774E0"/>
    <w:rsid w:val="00877B6E"/>
    <w:rsid w:val="00877F8B"/>
    <w:rsid w:val="0088086D"/>
    <w:rsid w:val="00880B22"/>
    <w:rsid w:val="00880C93"/>
    <w:rsid w:val="00880DC2"/>
    <w:rsid w:val="008817C3"/>
    <w:rsid w:val="00882778"/>
    <w:rsid w:val="0088294F"/>
    <w:rsid w:val="00882E21"/>
    <w:rsid w:val="00882F77"/>
    <w:rsid w:val="00883FC2"/>
    <w:rsid w:val="008843F0"/>
    <w:rsid w:val="008846D3"/>
    <w:rsid w:val="00884A24"/>
    <w:rsid w:val="00884A2B"/>
    <w:rsid w:val="00884CC2"/>
    <w:rsid w:val="00884E9A"/>
    <w:rsid w:val="008861D1"/>
    <w:rsid w:val="008863E4"/>
    <w:rsid w:val="00886A28"/>
    <w:rsid w:val="00886B37"/>
    <w:rsid w:val="00886B42"/>
    <w:rsid w:val="00886B7C"/>
    <w:rsid w:val="00886D5B"/>
    <w:rsid w:val="008873D7"/>
    <w:rsid w:val="0089001B"/>
    <w:rsid w:val="00890A2C"/>
    <w:rsid w:val="00890D0F"/>
    <w:rsid w:val="00890FF7"/>
    <w:rsid w:val="00891CE9"/>
    <w:rsid w:val="00891EB9"/>
    <w:rsid w:val="00891FDE"/>
    <w:rsid w:val="00892179"/>
    <w:rsid w:val="008922A4"/>
    <w:rsid w:val="008924DD"/>
    <w:rsid w:val="00893045"/>
    <w:rsid w:val="008930EE"/>
    <w:rsid w:val="008935D5"/>
    <w:rsid w:val="0089372B"/>
    <w:rsid w:val="0089425E"/>
    <w:rsid w:val="00894836"/>
    <w:rsid w:val="00894BC9"/>
    <w:rsid w:val="0089558C"/>
    <w:rsid w:val="00895C55"/>
    <w:rsid w:val="00896C47"/>
    <w:rsid w:val="00896FF0"/>
    <w:rsid w:val="00897294"/>
    <w:rsid w:val="00897966"/>
    <w:rsid w:val="008979D3"/>
    <w:rsid w:val="00897B5F"/>
    <w:rsid w:val="00897F2E"/>
    <w:rsid w:val="008A02BA"/>
    <w:rsid w:val="008A0BBF"/>
    <w:rsid w:val="008A0E45"/>
    <w:rsid w:val="008A0F26"/>
    <w:rsid w:val="008A11EE"/>
    <w:rsid w:val="008A1476"/>
    <w:rsid w:val="008A1534"/>
    <w:rsid w:val="008A16C6"/>
    <w:rsid w:val="008A2041"/>
    <w:rsid w:val="008A2147"/>
    <w:rsid w:val="008A2AB0"/>
    <w:rsid w:val="008A301C"/>
    <w:rsid w:val="008A401F"/>
    <w:rsid w:val="008A4CEB"/>
    <w:rsid w:val="008A4D55"/>
    <w:rsid w:val="008A4EFF"/>
    <w:rsid w:val="008A5106"/>
    <w:rsid w:val="008A5583"/>
    <w:rsid w:val="008A56D4"/>
    <w:rsid w:val="008A5805"/>
    <w:rsid w:val="008A5A0A"/>
    <w:rsid w:val="008A5A7D"/>
    <w:rsid w:val="008A5B7F"/>
    <w:rsid w:val="008A606B"/>
    <w:rsid w:val="008A66C3"/>
    <w:rsid w:val="008A687A"/>
    <w:rsid w:val="008A6E12"/>
    <w:rsid w:val="008A6EFB"/>
    <w:rsid w:val="008A7663"/>
    <w:rsid w:val="008A7980"/>
    <w:rsid w:val="008A7EFA"/>
    <w:rsid w:val="008B002B"/>
    <w:rsid w:val="008B0850"/>
    <w:rsid w:val="008B0DCB"/>
    <w:rsid w:val="008B117D"/>
    <w:rsid w:val="008B118E"/>
    <w:rsid w:val="008B1443"/>
    <w:rsid w:val="008B1A13"/>
    <w:rsid w:val="008B20A1"/>
    <w:rsid w:val="008B31A3"/>
    <w:rsid w:val="008B3EE3"/>
    <w:rsid w:val="008B4031"/>
    <w:rsid w:val="008B416E"/>
    <w:rsid w:val="008B4F54"/>
    <w:rsid w:val="008B531D"/>
    <w:rsid w:val="008B574A"/>
    <w:rsid w:val="008B5B3A"/>
    <w:rsid w:val="008B5E21"/>
    <w:rsid w:val="008B617D"/>
    <w:rsid w:val="008B6254"/>
    <w:rsid w:val="008B6533"/>
    <w:rsid w:val="008B66AA"/>
    <w:rsid w:val="008B66CA"/>
    <w:rsid w:val="008B6980"/>
    <w:rsid w:val="008B70BE"/>
    <w:rsid w:val="008B7744"/>
    <w:rsid w:val="008B7898"/>
    <w:rsid w:val="008B78E5"/>
    <w:rsid w:val="008B79DE"/>
    <w:rsid w:val="008B7A18"/>
    <w:rsid w:val="008C080E"/>
    <w:rsid w:val="008C0839"/>
    <w:rsid w:val="008C0EE8"/>
    <w:rsid w:val="008C0EF5"/>
    <w:rsid w:val="008C184D"/>
    <w:rsid w:val="008C19CB"/>
    <w:rsid w:val="008C1C1D"/>
    <w:rsid w:val="008C20A5"/>
    <w:rsid w:val="008C2348"/>
    <w:rsid w:val="008C2E78"/>
    <w:rsid w:val="008C3C5E"/>
    <w:rsid w:val="008C40BE"/>
    <w:rsid w:val="008C41E6"/>
    <w:rsid w:val="008C4C5D"/>
    <w:rsid w:val="008C4EA5"/>
    <w:rsid w:val="008C54EC"/>
    <w:rsid w:val="008C558D"/>
    <w:rsid w:val="008C5843"/>
    <w:rsid w:val="008C59C8"/>
    <w:rsid w:val="008C5AFD"/>
    <w:rsid w:val="008C5CE9"/>
    <w:rsid w:val="008C60D2"/>
    <w:rsid w:val="008C6179"/>
    <w:rsid w:val="008C626F"/>
    <w:rsid w:val="008C68C0"/>
    <w:rsid w:val="008C6AFF"/>
    <w:rsid w:val="008D0424"/>
    <w:rsid w:val="008D0D9C"/>
    <w:rsid w:val="008D0E6B"/>
    <w:rsid w:val="008D1049"/>
    <w:rsid w:val="008D2055"/>
    <w:rsid w:val="008D237A"/>
    <w:rsid w:val="008D23EA"/>
    <w:rsid w:val="008D24A6"/>
    <w:rsid w:val="008D2709"/>
    <w:rsid w:val="008D2C78"/>
    <w:rsid w:val="008D32CB"/>
    <w:rsid w:val="008D34E1"/>
    <w:rsid w:val="008D3506"/>
    <w:rsid w:val="008D4400"/>
    <w:rsid w:val="008D490D"/>
    <w:rsid w:val="008D4DB1"/>
    <w:rsid w:val="008D57A3"/>
    <w:rsid w:val="008D58A0"/>
    <w:rsid w:val="008D5CE6"/>
    <w:rsid w:val="008D608A"/>
    <w:rsid w:val="008D63C4"/>
    <w:rsid w:val="008D6408"/>
    <w:rsid w:val="008D6B50"/>
    <w:rsid w:val="008D73A2"/>
    <w:rsid w:val="008D7699"/>
    <w:rsid w:val="008D7879"/>
    <w:rsid w:val="008D78BC"/>
    <w:rsid w:val="008D78C4"/>
    <w:rsid w:val="008D7ECA"/>
    <w:rsid w:val="008E0425"/>
    <w:rsid w:val="008E06E7"/>
    <w:rsid w:val="008E0D8B"/>
    <w:rsid w:val="008E1633"/>
    <w:rsid w:val="008E181F"/>
    <w:rsid w:val="008E18A4"/>
    <w:rsid w:val="008E1D71"/>
    <w:rsid w:val="008E1D94"/>
    <w:rsid w:val="008E2E99"/>
    <w:rsid w:val="008E2F03"/>
    <w:rsid w:val="008E2F6C"/>
    <w:rsid w:val="008E340B"/>
    <w:rsid w:val="008E3A93"/>
    <w:rsid w:val="008E3C42"/>
    <w:rsid w:val="008E44DF"/>
    <w:rsid w:val="008E5262"/>
    <w:rsid w:val="008E5608"/>
    <w:rsid w:val="008E58F2"/>
    <w:rsid w:val="008E5E38"/>
    <w:rsid w:val="008E5F50"/>
    <w:rsid w:val="008E65B9"/>
    <w:rsid w:val="008E65FE"/>
    <w:rsid w:val="008E72A5"/>
    <w:rsid w:val="008E7684"/>
    <w:rsid w:val="008E788F"/>
    <w:rsid w:val="008E7B8B"/>
    <w:rsid w:val="008E7C7E"/>
    <w:rsid w:val="008F0AB4"/>
    <w:rsid w:val="008F16F9"/>
    <w:rsid w:val="008F1808"/>
    <w:rsid w:val="008F1842"/>
    <w:rsid w:val="008F1C32"/>
    <w:rsid w:val="008F1D0B"/>
    <w:rsid w:val="008F1D54"/>
    <w:rsid w:val="008F1E13"/>
    <w:rsid w:val="008F2278"/>
    <w:rsid w:val="008F22B2"/>
    <w:rsid w:val="008F22F0"/>
    <w:rsid w:val="008F248F"/>
    <w:rsid w:val="008F272D"/>
    <w:rsid w:val="008F2A53"/>
    <w:rsid w:val="008F2CCF"/>
    <w:rsid w:val="008F2D1A"/>
    <w:rsid w:val="008F2FF4"/>
    <w:rsid w:val="008F303C"/>
    <w:rsid w:val="008F30DA"/>
    <w:rsid w:val="008F33AE"/>
    <w:rsid w:val="008F385C"/>
    <w:rsid w:val="008F3AE1"/>
    <w:rsid w:val="008F4635"/>
    <w:rsid w:val="008F50C1"/>
    <w:rsid w:val="008F5463"/>
    <w:rsid w:val="008F54CC"/>
    <w:rsid w:val="008F57BA"/>
    <w:rsid w:val="008F5BC6"/>
    <w:rsid w:val="008F6817"/>
    <w:rsid w:val="008F6B71"/>
    <w:rsid w:val="008F6BA2"/>
    <w:rsid w:val="008F72AC"/>
    <w:rsid w:val="008F7578"/>
    <w:rsid w:val="008F7896"/>
    <w:rsid w:val="008F78D0"/>
    <w:rsid w:val="008F7C90"/>
    <w:rsid w:val="008F7D62"/>
    <w:rsid w:val="008F7D67"/>
    <w:rsid w:val="0090059E"/>
    <w:rsid w:val="009009CB"/>
    <w:rsid w:val="00900BA9"/>
    <w:rsid w:val="00900F6C"/>
    <w:rsid w:val="00901169"/>
    <w:rsid w:val="009011AA"/>
    <w:rsid w:val="0090120F"/>
    <w:rsid w:val="009012B8"/>
    <w:rsid w:val="00901F40"/>
    <w:rsid w:val="00902312"/>
    <w:rsid w:val="00902751"/>
    <w:rsid w:val="00902F2F"/>
    <w:rsid w:val="009031E5"/>
    <w:rsid w:val="009037F9"/>
    <w:rsid w:val="009038B6"/>
    <w:rsid w:val="00903BD0"/>
    <w:rsid w:val="00903E10"/>
    <w:rsid w:val="00904075"/>
    <w:rsid w:val="009049E4"/>
    <w:rsid w:val="00905D06"/>
    <w:rsid w:val="009063DE"/>
    <w:rsid w:val="00906613"/>
    <w:rsid w:val="009069F2"/>
    <w:rsid w:val="00907110"/>
    <w:rsid w:val="00907481"/>
    <w:rsid w:val="009079A5"/>
    <w:rsid w:val="00910292"/>
    <w:rsid w:val="009109D7"/>
    <w:rsid w:val="00910B5C"/>
    <w:rsid w:val="00910CA6"/>
    <w:rsid w:val="00910CFB"/>
    <w:rsid w:val="00910DB5"/>
    <w:rsid w:val="0091151A"/>
    <w:rsid w:val="009115C1"/>
    <w:rsid w:val="0091175B"/>
    <w:rsid w:val="009119CD"/>
    <w:rsid w:val="00911CF2"/>
    <w:rsid w:val="00912020"/>
    <w:rsid w:val="00912060"/>
    <w:rsid w:val="009126C4"/>
    <w:rsid w:val="00912DA2"/>
    <w:rsid w:val="00912EE7"/>
    <w:rsid w:val="009138CD"/>
    <w:rsid w:val="00913ABA"/>
    <w:rsid w:val="00914512"/>
    <w:rsid w:val="00914AEB"/>
    <w:rsid w:val="00914DCE"/>
    <w:rsid w:val="009151A9"/>
    <w:rsid w:val="009151CD"/>
    <w:rsid w:val="0091523D"/>
    <w:rsid w:val="00915FFA"/>
    <w:rsid w:val="00917606"/>
    <w:rsid w:val="00917886"/>
    <w:rsid w:val="00917C30"/>
    <w:rsid w:val="0092020B"/>
    <w:rsid w:val="009203E1"/>
    <w:rsid w:val="00920D20"/>
    <w:rsid w:val="009211CC"/>
    <w:rsid w:val="00921353"/>
    <w:rsid w:val="009213C9"/>
    <w:rsid w:val="00921EC9"/>
    <w:rsid w:val="00921F66"/>
    <w:rsid w:val="00921FC3"/>
    <w:rsid w:val="00922BA1"/>
    <w:rsid w:val="0092384C"/>
    <w:rsid w:val="00923BCE"/>
    <w:rsid w:val="00923D4F"/>
    <w:rsid w:val="00924070"/>
    <w:rsid w:val="009240D1"/>
    <w:rsid w:val="0092435D"/>
    <w:rsid w:val="00924533"/>
    <w:rsid w:val="009246DF"/>
    <w:rsid w:val="00924CD3"/>
    <w:rsid w:val="00924F45"/>
    <w:rsid w:val="00925072"/>
    <w:rsid w:val="00925158"/>
    <w:rsid w:val="00925796"/>
    <w:rsid w:val="00925799"/>
    <w:rsid w:val="009258B3"/>
    <w:rsid w:val="00925910"/>
    <w:rsid w:val="00925D41"/>
    <w:rsid w:val="00925E27"/>
    <w:rsid w:val="009264BC"/>
    <w:rsid w:val="00926929"/>
    <w:rsid w:val="00926E66"/>
    <w:rsid w:val="0092709D"/>
    <w:rsid w:val="00927367"/>
    <w:rsid w:val="009278F4"/>
    <w:rsid w:val="00927971"/>
    <w:rsid w:val="00927B99"/>
    <w:rsid w:val="00930498"/>
    <w:rsid w:val="00930603"/>
    <w:rsid w:val="00930701"/>
    <w:rsid w:val="009307C2"/>
    <w:rsid w:val="00930D2A"/>
    <w:rsid w:val="00930F3C"/>
    <w:rsid w:val="00930FC0"/>
    <w:rsid w:val="0093158F"/>
    <w:rsid w:val="00931AF0"/>
    <w:rsid w:val="00931F63"/>
    <w:rsid w:val="00932300"/>
    <w:rsid w:val="00932505"/>
    <w:rsid w:val="00932A6A"/>
    <w:rsid w:val="00932AA5"/>
    <w:rsid w:val="00932DEF"/>
    <w:rsid w:val="00932E0C"/>
    <w:rsid w:val="00932F4E"/>
    <w:rsid w:val="00933542"/>
    <w:rsid w:val="0093378B"/>
    <w:rsid w:val="00933881"/>
    <w:rsid w:val="009339B6"/>
    <w:rsid w:val="00933C27"/>
    <w:rsid w:val="00934199"/>
    <w:rsid w:val="009341C8"/>
    <w:rsid w:val="009342DF"/>
    <w:rsid w:val="00934C98"/>
    <w:rsid w:val="00935010"/>
    <w:rsid w:val="00935370"/>
    <w:rsid w:val="00935AE2"/>
    <w:rsid w:val="00935D6E"/>
    <w:rsid w:val="00935D75"/>
    <w:rsid w:val="00936184"/>
    <w:rsid w:val="009362E7"/>
    <w:rsid w:val="00936437"/>
    <w:rsid w:val="00936AD8"/>
    <w:rsid w:val="00937108"/>
    <w:rsid w:val="00937180"/>
    <w:rsid w:val="00937C02"/>
    <w:rsid w:val="00937D66"/>
    <w:rsid w:val="0094016E"/>
    <w:rsid w:val="00941786"/>
    <w:rsid w:val="009419A0"/>
    <w:rsid w:val="00941D5B"/>
    <w:rsid w:val="0094215A"/>
    <w:rsid w:val="00942605"/>
    <w:rsid w:val="00942995"/>
    <w:rsid w:val="00942C6E"/>
    <w:rsid w:val="00942E0F"/>
    <w:rsid w:val="0094307E"/>
    <w:rsid w:val="00944126"/>
    <w:rsid w:val="009441FA"/>
    <w:rsid w:val="00944257"/>
    <w:rsid w:val="00944BD2"/>
    <w:rsid w:val="00944D7E"/>
    <w:rsid w:val="0094526D"/>
    <w:rsid w:val="00945434"/>
    <w:rsid w:val="00945594"/>
    <w:rsid w:val="00945F6A"/>
    <w:rsid w:val="00946A57"/>
    <w:rsid w:val="00946D35"/>
    <w:rsid w:val="00947006"/>
    <w:rsid w:val="00947332"/>
    <w:rsid w:val="0094786B"/>
    <w:rsid w:val="00947D7D"/>
    <w:rsid w:val="00950663"/>
    <w:rsid w:val="009509A1"/>
    <w:rsid w:val="009517FE"/>
    <w:rsid w:val="00951AA1"/>
    <w:rsid w:val="00952208"/>
    <w:rsid w:val="009529E1"/>
    <w:rsid w:val="00952BE1"/>
    <w:rsid w:val="009533B3"/>
    <w:rsid w:val="009536B9"/>
    <w:rsid w:val="00953E36"/>
    <w:rsid w:val="00954AEB"/>
    <w:rsid w:val="00954CE6"/>
    <w:rsid w:val="00954F1A"/>
    <w:rsid w:val="009551F3"/>
    <w:rsid w:val="0095555E"/>
    <w:rsid w:val="009555FC"/>
    <w:rsid w:val="00955B91"/>
    <w:rsid w:val="00956603"/>
    <w:rsid w:val="00956CED"/>
    <w:rsid w:val="00956FF1"/>
    <w:rsid w:val="009574E3"/>
    <w:rsid w:val="00957BB6"/>
    <w:rsid w:val="00960216"/>
    <w:rsid w:val="00960B9E"/>
    <w:rsid w:val="00960BE0"/>
    <w:rsid w:val="00961960"/>
    <w:rsid w:val="00963945"/>
    <w:rsid w:val="00964004"/>
    <w:rsid w:val="00964005"/>
    <w:rsid w:val="009644CE"/>
    <w:rsid w:val="009646F4"/>
    <w:rsid w:val="00964BBB"/>
    <w:rsid w:val="00964C22"/>
    <w:rsid w:val="00964DDC"/>
    <w:rsid w:val="00965486"/>
    <w:rsid w:val="00965561"/>
    <w:rsid w:val="00965F87"/>
    <w:rsid w:val="0096661B"/>
    <w:rsid w:val="00966AC3"/>
    <w:rsid w:val="00966D47"/>
    <w:rsid w:val="00967441"/>
    <w:rsid w:val="009678F8"/>
    <w:rsid w:val="00967A36"/>
    <w:rsid w:val="009706A4"/>
    <w:rsid w:val="0097097F"/>
    <w:rsid w:val="0097111F"/>
    <w:rsid w:val="009711A8"/>
    <w:rsid w:val="00971659"/>
    <w:rsid w:val="00971D17"/>
    <w:rsid w:val="00972999"/>
    <w:rsid w:val="00972DB1"/>
    <w:rsid w:val="009733FF"/>
    <w:rsid w:val="00973C5A"/>
    <w:rsid w:val="00973E25"/>
    <w:rsid w:val="00973F96"/>
    <w:rsid w:val="009740F8"/>
    <w:rsid w:val="0097472E"/>
    <w:rsid w:val="00974933"/>
    <w:rsid w:val="009749E8"/>
    <w:rsid w:val="00974C38"/>
    <w:rsid w:val="00974D96"/>
    <w:rsid w:val="00975107"/>
    <w:rsid w:val="0097521B"/>
    <w:rsid w:val="009755AC"/>
    <w:rsid w:val="00975913"/>
    <w:rsid w:val="00975B16"/>
    <w:rsid w:val="00975DBF"/>
    <w:rsid w:val="009760F7"/>
    <w:rsid w:val="009766B4"/>
    <w:rsid w:val="00977B39"/>
    <w:rsid w:val="009803DE"/>
    <w:rsid w:val="00980953"/>
    <w:rsid w:val="009809E1"/>
    <w:rsid w:val="0098113A"/>
    <w:rsid w:val="0098196B"/>
    <w:rsid w:val="009819C6"/>
    <w:rsid w:val="00981A83"/>
    <w:rsid w:val="00982025"/>
    <w:rsid w:val="00982311"/>
    <w:rsid w:val="009824E4"/>
    <w:rsid w:val="00982A50"/>
    <w:rsid w:val="00982E58"/>
    <w:rsid w:val="00982FF8"/>
    <w:rsid w:val="00983090"/>
    <w:rsid w:val="009833A7"/>
    <w:rsid w:val="00983867"/>
    <w:rsid w:val="00983C06"/>
    <w:rsid w:val="00984997"/>
    <w:rsid w:val="00984C1F"/>
    <w:rsid w:val="00984E98"/>
    <w:rsid w:val="0098512D"/>
    <w:rsid w:val="0098571D"/>
    <w:rsid w:val="009859BA"/>
    <w:rsid w:val="009874BF"/>
    <w:rsid w:val="009906BF"/>
    <w:rsid w:val="00990897"/>
    <w:rsid w:val="00990B1C"/>
    <w:rsid w:val="00990B8A"/>
    <w:rsid w:val="0099122D"/>
    <w:rsid w:val="00991287"/>
    <w:rsid w:val="0099128A"/>
    <w:rsid w:val="00991479"/>
    <w:rsid w:val="009917A5"/>
    <w:rsid w:val="0099198E"/>
    <w:rsid w:val="00991CB0"/>
    <w:rsid w:val="00991FAC"/>
    <w:rsid w:val="009921C5"/>
    <w:rsid w:val="009923EF"/>
    <w:rsid w:val="0099252F"/>
    <w:rsid w:val="00992742"/>
    <w:rsid w:val="00992A42"/>
    <w:rsid w:val="00992BBD"/>
    <w:rsid w:val="00992BC0"/>
    <w:rsid w:val="009933D3"/>
    <w:rsid w:val="00993A15"/>
    <w:rsid w:val="00993A2D"/>
    <w:rsid w:val="00993A82"/>
    <w:rsid w:val="00993B58"/>
    <w:rsid w:val="00993CC3"/>
    <w:rsid w:val="00993F83"/>
    <w:rsid w:val="00994589"/>
    <w:rsid w:val="009947E0"/>
    <w:rsid w:val="00994942"/>
    <w:rsid w:val="00994D9F"/>
    <w:rsid w:val="00994E8F"/>
    <w:rsid w:val="009956ED"/>
    <w:rsid w:val="00995989"/>
    <w:rsid w:val="00995A51"/>
    <w:rsid w:val="009961C7"/>
    <w:rsid w:val="00996866"/>
    <w:rsid w:val="00997114"/>
    <w:rsid w:val="00997443"/>
    <w:rsid w:val="00997E21"/>
    <w:rsid w:val="009A06B6"/>
    <w:rsid w:val="009A0757"/>
    <w:rsid w:val="009A11B1"/>
    <w:rsid w:val="009A170E"/>
    <w:rsid w:val="009A19F4"/>
    <w:rsid w:val="009A1DFC"/>
    <w:rsid w:val="009A2275"/>
    <w:rsid w:val="009A270E"/>
    <w:rsid w:val="009A27C1"/>
    <w:rsid w:val="009A294B"/>
    <w:rsid w:val="009A356E"/>
    <w:rsid w:val="009A3B2D"/>
    <w:rsid w:val="009A3D67"/>
    <w:rsid w:val="009A3E52"/>
    <w:rsid w:val="009A4374"/>
    <w:rsid w:val="009A43B3"/>
    <w:rsid w:val="009A47AB"/>
    <w:rsid w:val="009A4AFB"/>
    <w:rsid w:val="009A4FF6"/>
    <w:rsid w:val="009A50EA"/>
    <w:rsid w:val="009A5831"/>
    <w:rsid w:val="009A5984"/>
    <w:rsid w:val="009A598C"/>
    <w:rsid w:val="009A5C2F"/>
    <w:rsid w:val="009A69F6"/>
    <w:rsid w:val="009A6B37"/>
    <w:rsid w:val="009A74DB"/>
    <w:rsid w:val="009A7743"/>
    <w:rsid w:val="009A78FF"/>
    <w:rsid w:val="009A7F3C"/>
    <w:rsid w:val="009B01A7"/>
    <w:rsid w:val="009B0558"/>
    <w:rsid w:val="009B09C3"/>
    <w:rsid w:val="009B0AC2"/>
    <w:rsid w:val="009B0C5A"/>
    <w:rsid w:val="009B0C98"/>
    <w:rsid w:val="009B10C7"/>
    <w:rsid w:val="009B1980"/>
    <w:rsid w:val="009B1C84"/>
    <w:rsid w:val="009B23B7"/>
    <w:rsid w:val="009B259F"/>
    <w:rsid w:val="009B26AC"/>
    <w:rsid w:val="009B28EC"/>
    <w:rsid w:val="009B2FC0"/>
    <w:rsid w:val="009B2FF8"/>
    <w:rsid w:val="009B329E"/>
    <w:rsid w:val="009B360E"/>
    <w:rsid w:val="009B3BAB"/>
    <w:rsid w:val="009B3E0E"/>
    <w:rsid w:val="009B41D2"/>
    <w:rsid w:val="009B4288"/>
    <w:rsid w:val="009B4485"/>
    <w:rsid w:val="009B4610"/>
    <w:rsid w:val="009B48F7"/>
    <w:rsid w:val="009B5630"/>
    <w:rsid w:val="009B5657"/>
    <w:rsid w:val="009B5704"/>
    <w:rsid w:val="009B5755"/>
    <w:rsid w:val="009B6ABB"/>
    <w:rsid w:val="009B74B7"/>
    <w:rsid w:val="009B7C3E"/>
    <w:rsid w:val="009B7E7A"/>
    <w:rsid w:val="009B7FBB"/>
    <w:rsid w:val="009C0013"/>
    <w:rsid w:val="009C0295"/>
    <w:rsid w:val="009C0808"/>
    <w:rsid w:val="009C0ABF"/>
    <w:rsid w:val="009C11D9"/>
    <w:rsid w:val="009C1E3E"/>
    <w:rsid w:val="009C358E"/>
    <w:rsid w:val="009C3B3A"/>
    <w:rsid w:val="009C4257"/>
    <w:rsid w:val="009C4268"/>
    <w:rsid w:val="009C445E"/>
    <w:rsid w:val="009C4B06"/>
    <w:rsid w:val="009C5414"/>
    <w:rsid w:val="009C56FE"/>
    <w:rsid w:val="009C6663"/>
    <w:rsid w:val="009C67B0"/>
    <w:rsid w:val="009C681A"/>
    <w:rsid w:val="009C69A6"/>
    <w:rsid w:val="009C6A6B"/>
    <w:rsid w:val="009C73DF"/>
    <w:rsid w:val="009C7405"/>
    <w:rsid w:val="009C75DC"/>
    <w:rsid w:val="009C766A"/>
    <w:rsid w:val="009C78D6"/>
    <w:rsid w:val="009C790D"/>
    <w:rsid w:val="009C7D9E"/>
    <w:rsid w:val="009C7E81"/>
    <w:rsid w:val="009D0507"/>
    <w:rsid w:val="009D0FBB"/>
    <w:rsid w:val="009D1B30"/>
    <w:rsid w:val="009D20A2"/>
    <w:rsid w:val="009D25C6"/>
    <w:rsid w:val="009D3382"/>
    <w:rsid w:val="009D3808"/>
    <w:rsid w:val="009D392D"/>
    <w:rsid w:val="009D3AED"/>
    <w:rsid w:val="009D3DCB"/>
    <w:rsid w:val="009D3DE4"/>
    <w:rsid w:val="009D3F73"/>
    <w:rsid w:val="009D476F"/>
    <w:rsid w:val="009D489B"/>
    <w:rsid w:val="009D4C32"/>
    <w:rsid w:val="009D4ECF"/>
    <w:rsid w:val="009D5101"/>
    <w:rsid w:val="009D5AA0"/>
    <w:rsid w:val="009D5C5F"/>
    <w:rsid w:val="009D6270"/>
    <w:rsid w:val="009D69F0"/>
    <w:rsid w:val="009D6BB9"/>
    <w:rsid w:val="009D6CEA"/>
    <w:rsid w:val="009D7212"/>
    <w:rsid w:val="009D77FC"/>
    <w:rsid w:val="009D78B9"/>
    <w:rsid w:val="009E0516"/>
    <w:rsid w:val="009E08E2"/>
    <w:rsid w:val="009E0B39"/>
    <w:rsid w:val="009E0CFB"/>
    <w:rsid w:val="009E15F4"/>
    <w:rsid w:val="009E1AB3"/>
    <w:rsid w:val="009E25AF"/>
    <w:rsid w:val="009E291A"/>
    <w:rsid w:val="009E2F40"/>
    <w:rsid w:val="009E3C5C"/>
    <w:rsid w:val="009E3D9D"/>
    <w:rsid w:val="009E3DC9"/>
    <w:rsid w:val="009E3F3E"/>
    <w:rsid w:val="009E3F4D"/>
    <w:rsid w:val="009E4680"/>
    <w:rsid w:val="009E4B05"/>
    <w:rsid w:val="009E549D"/>
    <w:rsid w:val="009E58C2"/>
    <w:rsid w:val="009E58D5"/>
    <w:rsid w:val="009E5F1D"/>
    <w:rsid w:val="009E60D7"/>
    <w:rsid w:val="009E6385"/>
    <w:rsid w:val="009E6802"/>
    <w:rsid w:val="009E6C1A"/>
    <w:rsid w:val="009E73DA"/>
    <w:rsid w:val="009E76AB"/>
    <w:rsid w:val="009E7879"/>
    <w:rsid w:val="009E78FD"/>
    <w:rsid w:val="009F0050"/>
    <w:rsid w:val="009F0067"/>
    <w:rsid w:val="009F029D"/>
    <w:rsid w:val="009F05B4"/>
    <w:rsid w:val="009F0D74"/>
    <w:rsid w:val="009F0E41"/>
    <w:rsid w:val="009F0F9F"/>
    <w:rsid w:val="009F17D2"/>
    <w:rsid w:val="009F19E6"/>
    <w:rsid w:val="009F1C33"/>
    <w:rsid w:val="009F1C56"/>
    <w:rsid w:val="009F202B"/>
    <w:rsid w:val="009F2179"/>
    <w:rsid w:val="009F21FB"/>
    <w:rsid w:val="009F2FE6"/>
    <w:rsid w:val="009F3108"/>
    <w:rsid w:val="009F37FD"/>
    <w:rsid w:val="009F38D2"/>
    <w:rsid w:val="009F3971"/>
    <w:rsid w:val="009F3E52"/>
    <w:rsid w:val="009F3EC0"/>
    <w:rsid w:val="009F461E"/>
    <w:rsid w:val="009F47F0"/>
    <w:rsid w:val="009F4888"/>
    <w:rsid w:val="009F4A46"/>
    <w:rsid w:val="009F4BEB"/>
    <w:rsid w:val="009F4C88"/>
    <w:rsid w:val="009F4FC6"/>
    <w:rsid w:val="009F56F5"/>
    <w:rsid w:val="009F570C"/>
    <w:rsid w:val="009F586A"/>
    <w:rsid w:val="009F5CD3"/>
    <w:rsid w:val="009F61F8"/>
    <w:rsid w:val="009F63BF"/>
    <w:rsid w:val="009F6DF3"/>
    <w:rsid w:val="009F6EC5"/>
    <w:rsid w:val="009F6EC6"/>
    <w:rsid w:val="009F713A"/>
    <w:rsid w:val="009F7354"/>
    <w:rsid w:val="009F7B4F"/>
    <w:rsid w:val="009F7F68"/>
    <w:rsid w:val="00A00324"/>
    <w:rsid w:val="00A00591"/>
    <w:rsid w:val="00A00711"/>
    <w:rsid w:val="00A00A2E"/>
    <w:rsid w:val="00A00D80"/>
    <w:rsid w:val="00A00E96"/>
    <w:rsid w:val="00A01305"/>
    <w:rsid w:val="00A016A8"/>
    <w:rsid w:val="00A02B33"/>
    <w:rsid w:val="00A02CF5"/>
    <w:rsid w:val="00A03100"/>
    <w:rsid w:val="00A03273"/>
    <w:rsid w:val="00A0330A"/>
    <w:rsid w:val="00A03543"/>
    <w:rsid w:val="00A03C52"/>
    <w:rsid w:val="00A04A95"/>
    <w:rsid w:val="00A04F52"/>
    <w:rsid w:val="00A05124"/>
    <w:rsid w:val="00A052AD"/>
    <w:rsid w:val="00A052B7"/>
    <w:rsid w:val="00A05C9A"/>
    <w:rsid w:val="00A06132"/>
    <w:rsid w:val="00A066B1"/>
    <w:rsid w:val="00A06EC6"/>
    <w:rsid w:val="00A06FCE"/>
    <w:rsid w:val="00A0729D"/>
    <w:rsid w:val="00A0743E"/>
    <w:rsid w:val="00A0777E"/>
    <w:rsid w:val="00A07A7D"/>
    <w:rsid w:val="00A07C3D"/>
    <w:rsid w:val="00A07D5B"/>
    <w:rsid w:val="00A10156"/>
    <w:rsid w:val="00A1088B"/>
    <w:rsid w:val="00A10F79"/>
    <w:rsid w:val="00A1151E"/>
    <w:rsid w:val="00A11F2F"/>
    <w:rsid w:val="00A12015"/>
    <w:rsid w:val="00A12209"/>
    <w:rsid w:val="00A12634"/>
    <w:rsid w:val="00A12695"/>
    <w:rsid w:val="00A12D80"/>
    <w:rsid w:val="00A12E46"/>
    <w:rsid w:val="00A13146"/>
    <w:rsid w:val="00A132AE"/>
    <w:rsid w:val="00A132C6"/>
    <w:rsid w:val="00A1343D"/>
    <w:rsid w:val="00A13472"/>
    <w:rsid w:val="00A13B17"/>
    <w:rsid w:val="00A13D1E"/>
    <w:rsid w:val="00A13FE7"/>
    <w:rsid w:val="00A14137"/>
    <w:rsid w:val="00A1492D"/>
    <w:rsid w:val="00A14EF8"/>
    <w:rsid w:val="00A15453"/>
    <w:rsid w:val="00A15E84"/>
    <w:rsid w:val="00A167E4"/>
    <w:rsid w:val="00A17364"/>
    <w:rsid w:val="00A20016"/>
    <w:rsid w:val="00A21070"/>
    <w:rsid w:val="00A2107E"/>
    <w:rsid w:val="00A210A5"/>
    <w:rsid w:val="00A215B0"/>
    <w:rsid w:val="00A218F1"/>
    <w:rsid w:val="00A220CC"/>
    <w:rsid w:val="00A229A5"/>
    <w:rsid w:val="00A22E96"/>
    <w:rsid w:val="00A231AA"/>
    <w:rsid w:val="00A23405"/>
    <w:rsid w:val="00A236BD"/>
    <w:rsid w:val="00A237F3"/>
    <w:rsid w:val="00A241C6"/>
    <w:rsid w:val="00A242F7"/>
    <w:rsid w:val="00A24541"/>
    <w:rsid w:val="00A246CC"/>
    <w:rsid w:val="00A249B4"/>
    <w:rsid w:val="00A249D6"/>
    <w:rsid w:val="00A25C69"/>
    <w:rsid w:val="00A25DCB"/>
    <w:rsid w:val="00A26508"/>
    <w:rsid w:val="00A269C0"/>
    <w:rsid w:val="00A26AFE"/>
    <w:rsid w:val="00A26B1D"/>
    <w:rsid w:val="00A26EB6"/>
    <w:rsid w:val="00A27093"/>
    <w:rsid w:val="00A27383"/>
    <w:rsid w:val="00A27978"/>
    <w:rsid w:val="00A27FA2"/>
    <w:rsid w:val="00A300B2"/>
    <w:rsid w:val="00A3023C"/>
    <w:rsid w:val="00A3073F"/>
    <w:rsid w:val="00A31428"/>
    <w:rsid w:val="00A3143B"/>
    <w:rsid w:val="00A315E3"/>
    <w:rsid w:val="00A31910"/>
    <w:rsid w:val="00A31996"/>
    <w:rsid w:val="00A31C52"/>
    <w:rsid w:val="00A32686"/>
    <w:rsid w:val="00A326C0"/>
    <w:rsid w:val="00A327E9"/>
    <w:rsid w:val="00A32A6F"/>
    <w:rsid w:val="00A333BF"/>
    <w:rsid w:val="00A33A7E"/>
    <w:rsid w:val="00A33B18"/>
    <w:rsid w:val="00A33CED"/>
    <w:rsid w:val="00A33EC2"/>
    <w:rsid w:val="00A340AB"/>
    <w:rsid w:val="00A3538A"/>
    <w:rsid w:val="00A353D6"/>
    <w:rsid w:val="00A35BF1"/>
    <w:rsid w:val="00A35EAF"/>
    <w:rsid w:val="00A362FD"/>
    <w:rsid w:val="00A3693F"/>
    <w:rsid w:val="00A36EDB"/>
    <w:rsid w:val="00A36F8A"/>
    <w:rsid w:val="00A37C1E"/>
    <w:rsid w:val="00A37DBA"/>
    <w:rsid w:val="00A4039E"/>
    <w:rsid w:val="00A407F7"/>
    <w:rsid w:val="00A40921"/>
    <w:rsid w:val="00A40952"/>
    <w:rsid w:val="00A40A3A"/>
    <w:rsid w:val="00A40C20"/>
    <w:rsid w:val="00A40FBD"/>
    <w:rsid w:val="00A41131"/>
    <w:rsid w:val="00A41388"/>
    <w:rsid w:val="00A41AA0"/>
    <w:rsid w:val="00A42362"/>
    <w:rsid w:val="00A42A2F"/>
    <w:rsid w:val="00A42AD3"/>
    <w:rsid w:val="00A431E9"/>
    <w:rsid w:val="00A4358A"/>
    <w:rsid w:val="00A43D10"/>
    <w:rsid w:val="00A441F1"/>
    <w:rsid w:val="00A44E62"/>
    <w:rsid w:val="00A44F53"/>
    <w:rsid w:val="00A44F66"/>
    <w:rsid w:val="00A45C7E"/>
    <w:rsid w:val="00A45FF9"/>
    <w:rsid w:val="00A4623B"/>
    <w:rsid w:val="00A46666"/>
    <w:rsid w:val="00A475A5"/>
    <w:rsid w:val="00A47DF5"/>
    <w:rsid w:val="00A50547"/>
    <w:rsid w:val="00A5061F"/>
    <w:rsid w:val="00A50897"/>
    <w:rsid w:val="00A50A24"/>
    <w:rsid w:val="00A50D23"/>
    <w:rsid w:val="00A51110"/>
    <w:rsid w:val="00A513C4"/>
    <w:rsid w:val="00A51404"/>
    <w:rsid w:val="00A515EC"/>
    <w:rsid w:val="00A521D5"/>
    <w:rsid w:val="00A52348"/>
    <w:rsid w:val="00A52907"/>
    <w:rsid w:val="00A52BDA"/>
    <w:rsid w:val="00A52CC3"/>
    <w:rsid w:val="00A52CCA"/>
    <w:rsid w:val="00A52DA2"/>
    <w:rsid w:val="00A52EB8"/>
    <w:rsid w:val="00A535FD"/>
    <w:rsid w:val="00A53640"/>
    <w:rsid w:val="00A537C2"/>
    <w:rsid w:val="00A53899"/>
    <w:rsid w:val="00A541C7"/>
    <w:rsid w:val="00A541D5"/>
    <w:rsid w:val="00A548DF"/>
    <w:rsid w:val="00A54FC4"/>
    <w:rsid w:val="00A552EF"/>
    <w:rsid w:val="00A55433"/>
    <w:rsid w:val="00A5545B"/>
    <w:rsid w:val="00A558FF"/>
    <w:rsid w:val="00A55C47"/>
    <w:rsid w:val="00A55C85"/>
    <w:rsid w:val="00A55CA6"/>
    <w:rsid w:val="00A56195"/>
    <w:rsid w:val="00A56544"/>
    <w:rsid w:val="00A56851"/>
    <w:rsid w:val="00A569DE"/>
    <w:rsid w:val="00A5703E"/>
    <w:rsid w:val="00A5723F"/>
    <w:rsid w:val="00A572EB"/>
    <w:rsid w:val="00A573C9"/>
    <w:rsid w:val="00A5799B"/>
    <w:rsid w:val="00A60BBF"/>
    <w:rsid w:val="00A60CA1"/>
    <w:rsid w:val="00A61CEB"/>
    <w:rsid w:val="00A620D1"/>
    <w:rsid w:val="00A623D0"/>
    <w:rsid w:val="00A62B44"/>
    <w:rsid w:val="00A62BA9"/>
    <w:rsid w:val="00A632DD"/>
    <w:rsid w:val="00A632E2"/>
    <w:rsid w:val="00A63541"/>
    <w:rsid w:val="00A63B17"/>
    <w:rsid w:val="00A63B30"/>
    <w:rsid w:val="00A63D84"/>
    <w:rsid w:val="00A63EA8"/>
    <w:rsid w:val="00A64297"/>
    <w:rsid w:val="00A642CC"/>
    <w:rsid w:val="00A6440B"/>
    <w:rsid w:val="00A649E8"/>
    <w:rsid w:val="00A65764"/>
    <w:rsid w:val="00A65986"/>
    <w:rsid w:val="00A65B1C"/>
    <w:rsid w:val="00A6608B"/>
    <w:rsid w:val="00A66B62"/>
    <w:rsid w:val="00A67404"/>
    <w:rsid w:val="00A6771C"/>
    <w:rsid w:val="00A6797E"/>
    <w:rsid w:val="00A67E35"/>
    <w:rsid w:val="00A67FF4"/>
    <w:rsid w:val="00A700FD"/>
    <w:rsid w:val="00A702F9"/>
    <w:rsid w:val="00A70486"/>
    <w:rsid w:val="00A706A0"/>
    <w:rsid w:val="00A70717"/>
    <w:rsid w:val="00A709A2"/>
    <w:rsid w:val="00A70FE7"/>
    <w:rsid w:val="00A71620"/>
    <w:rsid w:val="00A717E4"/>
    <w:rsid w:val="00A71814"/>
    <w:rsid w:val="00A71D3D"/>
    <w:rsid w:val="00A71D7D"/>
    <w:rsid w:val="00A72246"/>
    <w:rsid w:val="00A72247"/>
    <w:rsid w:val="00A724D8"/>
    <w:rsid w:val="00A72784"/>
    <w:rsid w:val="00A72795"/>
    <w:rsid w:val="00A72A13"/>
    <w:rsid w:val="00A72A41"/>
    <w:rsid w:val="00A72BD3"/>
    <w:rsid w:val="00A72D21"/>
    <w:rsid w:val="00A731F3"/>
    <w:rsid w:val="00A7379F"/>
    <w:rsid w:val="00A73C31"/>
    <w:rsid w:val="00A74103"/>
    <w:rsid w:val="00A745C9"/>
    <w:rsid w:val="00A74A3A"/>
    <w:rsid w:val="00A74B65"/>
    <w:rsid w:val="00A75217"/>
    <w:rsid w:val="00A75220"/>
    <w:rsid w:val="00A7541C"/>
    <w:rsid w:val="00A75869"/>
    <w:rsid w:val="00A759B6"/>
    <w:rsid w:val="00A76190"/>
    <w:rsid w:val="00A76A04"/>
    <w:rsid w:val="00A76F7B"/>
    <w:rsid w:val="00A77AB1"/>
    <w:rsid w:val="00A77CB1"/>
    <w:rsid w:val="00A80E72"/>
    <w:rsid w:val="00A81510"/>
    <w:rsid w:val="00A81612"/>
    <w:rsid w:val="00A81C31"/>
    <w:rsid w:val="00A81D80"/>
    <w:rsid w:val="00A81FA1"/>
    <w:rsid w:val="00A82356"/>
    <w:rsid w:val="00A82906"/>
    <w:rsid w:val="00A82BD1"/>
    <w:rsid w:val="00A831D8"/>
    <w:rsid w:val="00A831E2"/>
    <w:rsid w:val="00A833EF"/>
    <w:rsid w:val="00A83FE3"/>
    <w:rsid w:val="00A8410D"/>
    <w:rsid w:val="00A8450D"/>
    <w:rsid w:val="00A84D52"/>
    <w:rsid w:val="00A853B9"/>
    <w:rsid w:val="00A85469"/>
    <w:rsid w:val="00A85D1F"/>
    <w:rsid w:val="00A861F0"/>
    <w:rsid w:val="00A867E3"/>
    <w:rsid w:val="00A8735A"/>
    <w:rsid w:val="00A875DD"/>
    <w:rsid w:val="00A8780B"/>
    <w:rsid w:val="00A90A36"/>
    <w:rsid w:val="00A91081"/>
    <w:rsid w:val="00A91939"/>
    <w:rsid w:val="00A91988"/>
    <w:rsid w:val="00A91FED"/>
    <w:rsid w:val="00A9225E"/>
    <w:rsid w:val="00A927F9"/>
    <w:rsid w:val="00A92920"/>
    <w:rsid w:val="00A92BF4"/>
    <w:rsid w:val="00A92D20"/>
    <w:rsid w:val="00A9311A"/>
    <w:rsid w:val="00A93374"/>
    <w:rsid w:val="00A93A3D"/>
    <w:rsid w:val="00A93ED4"/>
    <w:rsid w:val="00A948B8"/>
    <w:rsid w:val="00A94A7E"/>
    <w:rsid w:val="00A94BD4"/>
    <w:rsid w:val="00A94C5E"/>
    <w:rsid w:val="00A9519F"/>
    <w:rsid w:val="00A953B1"/>
    <w:rsid w:val="00A959AE"/>
    <w:rsid w:val="00A959F0"/>
    <w:rsid w:val="00A96579"/>
    <w:rsid w:val="00A96CFB"/>
    <w:rsid w:val="00A9711C"/>
    <w:rsid w:val="00A974EA"/>
    <w:rsid w:val="00A9771B"/>
    <w:rsid w:val="00A97C23"/>
    <w:rsid w:val="00AA0597"/>
    <w:rsid w:val="00AA0877"/>
    <w:rsid w:val="00AA1182"/>
    <w:rsid w:val="00AA1AD5"/>
    <w:rsid w:val="00AA1AD6"/>
    <w:rsid w:val="00AA1B5E"/>
    <w:rsid w:val="00AA1E1F"/>
    <w:rsid w:val="00AA2245"/>
    <w:rsid w:val="00AA2710"/>
    <w:rsid w:val="00AA2B33"/>
    <w:rsid w:val="00AA2BFB"/>
    <w:rsid w:val="00AA2D59"/>
    <w:rsid w:val="00AA2D61"/>
    <w:rsid w:val="00AA33F8"/>
    <w:rsid w:val="00AA35D7"/>
    <w:rsid w:val="00AA3782"/>
    <w:rsid w:val="00AA3823"/>
    <w:rsid w:val="00AA38B2"/>
    <w:rsid w:val="00AA38D3"/>
    <w:rsid w:val="00AA443C"/>
    <w:rsid w:val="00AA460E"/>
    <w:rsid w:val="00AA4DDD"/>
    <w:rsid w:val="00AA4EFF"/>
    <w:rsid w:val="00AA4FFC"/>
    <w:rsid w:val="00AA55E2"/>
    <w:rsid w:val="00AA5A60"/>
    <w:rsid w:val="00AA5B61"/>
    <w:rsid w:val="00AA5FB4"/>
    <w:rsid w:val="00AA6502"/>
    <w:rsid w:val="00AA65CF"/>
    <w:rsid w:val="00AA676E"/>
    <w:rsid w:val="00AA69CD"/>
    <w:rsid w:val="00AA6A49"/>
    <w:rsid w:val="00AA6CA7"/>
    <w:rsid w:val="00AA739F"/>
    <w:rsid w:val="00AA742E"/>
    <w:rsid w:val="00AA7D39"/>
    <w:rsid w:val="00AB0217"/>
    <w:rsid w:val="00AB0716"/>
    <w:rsid w:val="00AB0781"/>
    <w:rsid w:val="00AB0A83"/>
    <w:rsid w:val="00AB0AFB"/>
    <w:rsid w:val="00AB0C8F"/>
    <w:rsid w:val="00AB221F"/>
    <w:rsid w:val="00AB30CC"/>
    <w:rsid w:val="00AB348F"/>
    <w:rsid w:val="00AB3943"/>
    <w:rsid w:val="00AB3ACE"/>
    <w:rsid w:val="00AB414B"/>
    <w:rsid w:val="00AB44E1"/>
    <w:rsid w:val="00AB494C"/>
    <w:rsid w:val="00AB5123"/>
    <w:rsid w:val="00AB60D6"/>
    <w:rsid w:val="00AB662D"/>
    <w:rsid w:val="00AB703E"/>
    <w:rsid w:val="00AB76C2"/>
    <w:rsid w:val="00AB7937"/>
    <w:rsid w:val="00AB7BCB"/>
    <w:rsid w:val="00AB7D74"/>
    <w:rsid w:val="00AB7D92"/>
    <w:rsid w:val="00AC0194"/>
    <w:rsid w:val="00AC063B"/>
    <w:rsid w:val="00AC0DB9"/>
    <w:rsid w:val="00AC1764"/>
    <w:rsid w:val="00AC17E6"/>
    <w:rsid w:val="00AC1C8D"/>
    <w:rsid w:val="00AC2435"/>
    <w:rsid w:val="00AC249D"/>
    <w:rsid w:val="00AC2B8E"/>
    <w:rsid w:val="00AC3357"/>
    <w:rsid w:val="00AC3532"/>
    <w:rsid w:val="00AC3ADC"/>
    <w:rsid w:val="00AC3B70"/>
    <w:rsid w:val="00AC3E89"/>
    <w:rsid w:val="00AC4024"/>
    <w:rsid w:val="00AC4039"/>
    <w:rsid w:val="00AC459B"/>
    <w:rsid w:val="00AC48BF"/>
    <w:rsid w:val="00AC4A80"/>
    <w:rsid w:val="00AC5079"/>
    <w:rsid w:val="00AC5350"/>
    <w:rsid w:val="00AC55BE"/>
    <w:rsid w:val="00AC65C5"/>
    <w:rsid w:val="00AC6BAB"/>
    <w:rsid w:val="00AC6DD0"/>
    <w:rsid w:val="00AC70A0"/>
    <w:rsid w:val="00AC7B2D"/>
    <w:rsid w:val="00AC7E6B"/>
    <w:rsid w:val="00AD0303"/>
    <w:rsid w:val="00AD0652"/>
    <w:rsid w:val="00AD0770"/>
    <w:rsid w:val="00AD08B0"/>
    <w:rsid w:val="00AD09F2"/>
    <w:rsid w:val="00AD0C82"/>
    <w:rsid w:val="00AD0E1C"/>
    <w:rsid w:val="00AD12A5"/>
    <w:rsid w:val="00AD159E"/>
    <w:rsid w:val="00AD1951"/>
    <w:rsid w:val="00AD1F4A"/>
    <w:rsid w:val="00AD2486"/>
    <w:rsid w:val="00AD2520"/>
    <w:rsid w:val="00AD2532"/>
    <w:rsid w:val="00AD2C62"/>
    <w:rsid w:val="00AD2E68"/>
    <w:rsid w:val="00AD3072"/>
    <w:rsid w:val="00AD379F"/>
    <w:rsid w:val="00AD3D5A"/>
    <w:rsid w:val="00AD3F6A"/>
    <w:rsid w:val="00AD4641"/>
    <w:rsid w:val="00AD579B"/>
    <w:rsid w:val="00AD5CB2"/>
    <w:rsid w:val="00AD5D02"/>
    <w:rsid w:val="00AD60A2"/>
    <w:rsid w:val="00AD65F6"/>
    <w:rsid w:val="00AD6CAE"/>
    <w:rsid w:val="00AE009B"/>
    <w:rsid w:val="00AE012E"/>
    <w:rsid w:val="00AE0261"/>
    <w:rsid w:val="00AE13B4"/>
    <w:rsid w:val="00AE1BBA"/>
    <w:rsid w:val="00AE1DC8"/>
    <w:rsid w:val="00AE1EA3"/>
    <w:rsid w:val="00AE1F1C"/>
    <w:rsid w:val="00AE1FE7"/>
    <w:rsid w:val="00AE2396"/>
    <w:rsid w:val="00AE2DC5"/>
    <w:rsid w:val="00AE2EC1"/>
    <w:rsid w:val="00AE3021"/>
    <w:rsid w:val="00AE3A57"/>
    <w:rsid w:val="00AE414F"/>
    <w:rsid w:val="00AE46F5"/>
    <w:rsid w:val="00AE4996"/>
    <w:rsid w:val="00AE4CDE"/>
    <w:rsid w:val="00AE4CF7"/>
    <w:rsid w:val="00AE5021"/>
    <w:rsid w:val="00AE50B5"/>
    <w:rsid w:val="00AE5117"/>
    <w:rsid w:val="00AE5378"/>
    <w:rsid w:val="00AE53D9"/>
    <w:rsid w:val="00AE547C"/>
    <w:rsid w:val="00AE56E8"/>
    <w:rsid w:val="00AE5B05"/>
    <w:rsid w:val="00AE5CAD"/>
    <w:rsid w:val="00AE5EB0"/>
    <w:rsid w:val="00AE65B9"/>
    <w:rsid w:val="00AE675C"/>
    <w:rsid w:val="00AE6ADB"/>
    <w:rsid w:val="00AE6B44"/>
    <w:rsid w:val="00AE6C2F"/>
    <w:rsid w:val="00AE7BE8"/>
    <w:rsid w:val="00AF0413"/>
    <w:rsid w:val="00AF05AA"/>
    <w:rsid w:val="00AF07DD"/>
    <w:rsid w:val="00AF0831"/>
    <w:rsid w:val="00AF0914"/>
    <w:rsid w:val="00AF0C99"/>
    <w:rsid w:val="00AF0F44"/>
    <w:rsid w:val="00AF15A8"/>
    <w:rsid w:val="00AF1DC3"/>
    <w:rsid w:val="00AF2322"/>
    <w:rsid w:val="00AF24A4"/>
    <w:rsid w:val="00AF325A"/>
    <w:rsid w:val="00AF3832"/>
    <w:rsid w:val="00AF3F13"/>
    <w:rsid w:val="00AF439A"/>
    <w:rsid w:val="00AF456F"/>
    <w:rsid w:val="00AF463B"/>
    <w:rsid w:val="00AF500A"/>
    <w:rsid w:val="00AF5174"/>
    <w:rsid w:val="00AF5A56"/>
    <w:rsid w:val="00AF5BBB"/>
    <w:rsid w:val="00AF6137"/>
    <w:rsid w:val="00AF6261"/>
    <w:rsid w:val="00AF641C"/>
    <w:rsid w:val="00AF64B3"/>
    <w:rsid w:val="00AF6756"/>
    <w:rsid w:val="00AF6969"/>
    <w:rsid w:val="00AF6EFC"/>
    <w:rsid w:val="00AF7020"/>
    <w:rsid w:val="00AF7060"/>
    <w:rsid w:val="00AF71EF"/>
    <w:rsid w:val="00AF775C"/>
    <w:rsid w:val="00AF78F0"/>
    <w:rsid w:val="00AF7E1B"/>
    <w:rsid w:val="00B00225"/>
    <w:rsid w:val="00B0065B"/>
    <w:rsid w:val="00B00C1B"/>
    <w:rsid w:val="00B00D73"/>
    <w:rsid w:val="00B00D7F"/>
    <w:rsid w:val="00B013CC"/>
    <w:rsid w:val="00B0156A"/>
    <w:rsid w:val="00B016BC"/>
    <w:rsid w:val="00B019B9"/>
    <w:rsid w:val="00B01E91"/>
    <w:rsid w:val="00B01ECA"/>
    <w:rsid w:val="00B01F01"/>
    <w:rsid w:val="00B02744"/>
    <w:rsid w:val="00B02E09"/>
    <w:rsid w:val="00B0361B"/>
    <w:rsid w:val="00B03717"/>
    <w:rsid w:val="00B037B3"/>
    <w:rsid w:val="00B039DB"/>
    <w:rsid w:val="00B03A87"/>
    <w:rsid w:val="00B04210"/>
    <w:rsid w:val="00B0458F"/>
    <w:rsid w:val="00B04A30"/>
    <w:rsid w:val="00B04D95"/>
    <w:rsid w:val="00B04FFE"/>
    <w:rsid w:val="00B0512B"/>
    <w:rsid w:val="00B053F3"/>
    <w:rsid w:val="00B05DAE"/>
    <w:rsid w:val="00B06585"/>
    <w:rsid w:val="00B067C3"/>
    <w:rsid w:val="00B06AC4"/>
    <w:rsid w:val="00B06B4D"/>
    <w:rsid w:val="00B06B93"/>
    <w:rsid w:val="00B06BBA"/>
    <w:rsid w:val="00B06D81"/>
    <w:rsid w:val="00B06FB4"/>
    <w:rsid w:val="00B07002"/>
    <w:rsid w:val="00B07226"/>
    <w:rsid w:val="00B073BC"/>
    <w:rsid w:val="00B076ED"/>
    <w:rsid w:val="00B07B2F"/>
    <w:rsid w:val="00B07D12"/>
    <w:rsid w:val="00B07F12"/>
    <w:rsid w:val="00B10765"/>
    <w:rsid w:val="00B1085E"/>
    <w:rsid w:val="00B10C07"/>
    <w:rsid w:val="00B10DBA"/>
    <w:rsid w:val="00B10EF4"/>
    <w:rsid w:val="00B112B6"/>
    <w:rsid w:val="00B112D8"/>
    <w:rsid w:val="00B11B3F"/>
    <w:rsid w:val="00B11C44"/>
    <w:rsid w:val="00B1342A"/>
    <w:rsid w:val="00B1366E"/>
    <w:rsid w:val="00B137B3"/>
    <w:rsid w:val="00B14D6F"/>
    <w:rsid w:val="00B15B2D"/>
    <w:rsid w:val="00B15B4C"/>
    <w:rsid w:val="00B15CE5"/>
    <w:rsid w:val="00B16022"/>
    <w:rsid w:val="00B168AD"/>
    <w:rsid w:val="00B1694B"/>
    <w:rsid w:val="00B16BD1"/>
    <w:rsid w:val="00B16CA9"/>
    <w:rsid w:val="00B16CDC"/>
    <w:rsid w:val="00B1733E"/>
    <w:rsid w:val="00B17B21"/>
    <w:rsid w:val="00B20258"/>
    <w:rsid w:val="00B2044E"/>
    <w:rsid w:val="00B206F4"/>
    <w:rsid w:val="00B207E0"/>
    <w:rsid w:val="00B21A2D"/>
    <w:rsid w:val="00B222AE"/>
    <w:rsid w:val="00B22A3C"/>
    <w:rsid w:val="00B22BAB"/>
    <w:rsid w:val="00B22C02"/>
    <w:rsid w:val="00B22C99"/>
    <w:rsid w:val="00B22CC4"/>
    <w:rsid w:val="00B22F93"/>
    <w:rsid w:val="00B23AA6"/>
    <w:rsid w:val="00B24F1F"/>
    <w:rsid w:val="00B251B8"/>
    <w:rsid w:val="00B252C6"/>
    <w:rsid w:val="00B25506"/>
    <w:rsid w:val="00B257F3"/>
    <w:rsid w:val="00B25972"/>
    <w:rsid w:val="00B25E8A"/>
    <w:rsid w:val="00B26059"/>
    <w:rsid w:val="00B262FD"/>
    <w:rsid w:val="00B263CD"/>
    <w:rsid w:val="00B26A65"/>
    <w:rsid w:val="00B26C22"/>
    <w:rsid w:val="00B27918"/>
    <w:rsid w:val="00B27A1E"/>
    <w:rsid w:val="00B27A52"/>
    <w:rsid w:val="00B27A61"/>
    <w:rsid w:val="00B27FD4"/>
    <w:rsid w:val="00B303B0"/>
    <w:rsid w:val="00B3081F"/>
    <w:rsid w:val="00B30C77"/>
    <w:rsid w:val="00B30E18"/>
    <w:rsid w:val="00B30EA1"/>
    <w:rsid w:val="00B30EA6"/>
    <w:rsid w:val="00B31112"/>
    <w:rsid w:val="00B316B5"/>
    <w:rsid w:val="00B31D22"/>
    <w:rsid w:val="00B32309"/>
    <w:rsid w:val="00B33DA5"/>
    <w:rsid w:val="00B34211"/>
    <w:rsid w:val="00B34CDB"/>
    <w:rsid w:val="00B352F9"/>
    <w:rsid w:val="00B3544C"/>
    <w:rsid w:val="00B3582A"/>
    <w:rsid w:val="00B35E8C"/>
    <w:rsid w:val="00B36242"/>
    <w:rsid w:val="00B36555"/>
    <w:rsid w:val="00B36B79"/>
    <w:rsid w:val="00B36B9B"/>
    <w:rsid w:val="00B375BC"/>
    <w:rsid w:val="00B37857"/>
    <w:rsid w:val="00B37A85"/>
    <w:rsid w:val="00B37B96"/>
    <w:rsid w:val="00B40172"/>
    <w:rsid w:val="00B4017B"/>
    <w:rsid w:val="00B40490"/>
    <w:rsid w:val="00B405B2"/>
    <w:rsid w:val="00B40A92"/>
    <w:rsid w:val="00B40B55"/>
    <w:rsid w:val="00B40EAC"/>
    <w:rsid w:val="00B41391"/>
    <w:rsid w:val="00B41429"/>
    <w:rsid w:val="00B41715"/>
    <w:rsid w:val="00B417F0"/>
    <w:rsid w:val="00B42027"/>
    <w:rsid w:val="00B42100"/>
    <w:rsid w:val="00B421CC"/>
    <w:rsid w:val="00B421D3"/>
    <w:rsid w:val="00B42529"/>
    <w:rsid w:val="00B43A36"/>
    <w:rsid w:val="00B43BD7"/>
    <w:rsid w:val="00B43CDD"/>
    <w:rsid w:val="00B440E3"/>
    <w:rsid w:val="00B4476D"/>
    <w:rsid w:val="00B448D6"/>
    <w:rsid w:val="00B44952"/>
    <w:rsid w:val="00B44B63"/>
    <w:rsid w:val="00B44B92"/>
    <w:rsid w:val="00B44C9C"/>
    <w:rsid w:val="00B45333"/>
    <w:rsid w:val="00B45609"/>
    <w:rsid w:val="00B45869"/>
    <w:rsid w:val="00B45A3C"/>
    <w:rsid w:val="00B45AA9"/>
    <w:rsid w:val="00B46348"/>
    <w:rsid w:val="00B4675C"/>
    <w:rsid w:val="00B4677F"/>
    <w:rsid w:val="00B467AA"/>
    <w:rsid w:val="00B46CA1"/>
    <w:rsid w:val="00B47EED"/>
    <w:rsid w:val="00B50258"/>
    <w:rsid w:val="00B51438"/>
    <w:rsid w:val="00B516E9"/>
    <w:rsid w:val="00B51F33"/>
    <w:rsid w:val="00B5202A"/>
    <w:rsid w:val="00B5223C"/>
    <w:rsid w:val="00B52729"/>
    <w:rsid w:val="00B5272D"/>
    <w:rsid w:val="00B528EB"/>
    <w:rsid w:val="00B531D9"/>
    <w:rsid w:val="00B53244"/>
    <w:rsid w:val="00B535E0"/>
    <w:rsid w:val="00B5360A"/>
    <w:rsid w:val="00B53B04"/>
    <w:rsid w:val="00B53FB0"/>
    <w:rsid w:val="00B54608"/>
    <w:rsid w:val="00B54774"/>
    <w:rsid w:val="00B54C1F"/>
    <w:rsid w:val="00B557D8"/>
    <w:rsid w:val="00B5591B"/>
    <w:rsid w:val="00B559A2"/>
    <w:rsid w:val="00B55A66"/>
    <w:rsid w:val="00B566CC"/>
    <w:rsid w:val="00B56AFC"/>
    <w:rsid w:val="00B56F37"/>
    <w:rsid w:val="00B57245"/>
    <w:rsid w:val="00B575C2"/>
    <w:rsid w:val="00B6016A"/>
    <w:rsid w:val="00B60418"/>
    <w:rsid w:val="00B60BB3"/>
    <w:rsid w:val="00B61008"/>
    <w:rsid w:val="00B61CC4"/>
    <w:rsid w:val="00B62040"/>
    <w:rsid w:val="00B6206D"/>
    <w:rsid w:val="00B62236"/>
    <w:rsid w:val="00B62269"/>
    <w:rsid w:val="00B622AD"/>
    <w:rsid w:val="00B622B5"/>
    <w:rsid w:val="00B632EE"/>
    <w:rsid w:val="00B632F9"/>
    <w:rsid w:val="00B6336E"/>
    <w:rsid w:val="00B633C0"/>
    <w:rsid w:val="00B634AF"/>
    <w:rsid w:val="00B63BDE"/>
    <w:rsid w:val="00B63EBD"/>
    <w:rsid w:val="00B64DFA"/>
    <w:rsid w:val="00B65B29"/>
    <w:rsid w:val="00B65BFB"/>
    <w:rsid w:val="00B65C3B"/>
    <w:rsid w:val="00B663BD"/>
    <w:rsid w:val="00B66617"/>
    <w:rsid w:val="00B667B4"/>
    <w:rsid w:val="00B670EB"/>
    <w:rsid w:val="00B67245"/>
    <w:rsid w:val="00B6770B"/>
    <w:rsid w:val="00B67937"/>
    <w:rsid w:val="00B70266"/>
    <w:rsid w:val="00B70316"/>
    <w:rsid w:val="00B709F7"/>
    <w:rsid w:val="00B70DC2"/>
    <w:rsid w:val="00B70DC7"/>
    <w:rsid w:val="00B7134C"/>
    <w:rsid w:val="00B71598"/>
    <w:rsid w:val="00B7171D"/>
    <w:rsid w:val="00B72120"/>
    <w:rsid w:val="00B7249C"/>
    <w:rsid w:val="00B728D6"/>
    <w:rsid w:val="00B7293D"/>
    <w:rsid w:val="00B72940"/>
    <w:rsid w:val="00B72A4D"/>
    <w:rsid w:val="00B72BBF"/>
    <w:rsid w:val="00B72FCF"/>
    <w:rsid w:val="00B7303B"/>
    <w:rsid w:val="00B730E8"/>
    <w:rsid w:val="00B73139"/>
    <w:rsid w:val="00B731D6"/>
    <w:rsid w:val="00B73947"/>
    <w:rsid w:val="00B74098"/>
    <w:rsid w:val="00B743F0"/>
    <w:rsid w:val="00B74776"/>
    <w:rsid w:val="00B7480C"/>
    <w:rsid w:val="00B74828"/>
    <w:rsid w:val="00B74884"/>
    <w:rsid w:val="00B74CC2"/>
    <w:rsid w:val="00B74CC8"/>
    <w:rsid w:val="00B74F05"/>
    <w:rsid w:val="00B7512D"/>
    <w:rsid w:val="00B75592"/>
    <w:rsid w:val="00B75815"/>
    <w:rsid w:val="00B75B01"/>
    <w:rsid w:val="00B75CE1"/>
    <w:rsid w:val="00B75D6D"/>
    <w:rsid w:val="00B76538"/>
    <w:rsid w:val="00B7691C"/>
    <w:rsid w:val="00B7692D"/>
    <w:rsid w:val="00B769E2"/>
    <w:rsid w:val="00B76C8A"/>
    <w:rsid w:val="00B76EB6"/>
    <w:rsid w:val="00B77729"/>
    <w:rsid w:val="00B77E21"/>
    <w:rsid w:val="00B77F71"/>
    <w:rsid w:val="00B80145"/>
    <w:rsid w:val="00B801E3"/>
    <w:rsid w:val="00B8025A"/>
    <w:rsid w:val="00B802B5"/>
    <w:rsid w:val="00B802DF"/>
    <w:rsid w:val="00B80941"/>
    <w:rsid w:val="00B80B1C"/>
    <w:rsid w:val="00B80F38"/>
    <w:rsid w:val="00B80F61"/>
    <w:rsid w:val="00B81377"/>
    <w:rsid w:val="00B81EA6"/>
    <w:rsid w:val="00B825F8"/>
    <w:rsid w:val="00B82A65"/>
    <w:rsid w:val="00B82C83"/>
    <w:rsid w:val="00B82CB5"/>
    <w:rsid w:val="00B83A9D"/>
    <w:rsid w:val="00B83AA8"/>
    <w:rsid w:val="00B83AD2"/>
    <w:rsid w:val="00B84084"/>
    <w:rsid w:val="00B8442B"/>
    <w:rsid w:val="00B8443B"/>
    <w:rsid w:val="00B84AE4"/>
    <w:rsid w:val="00B84CDB"/>
    <w:rsid w:val="00B85DEF"/>
    <w:rsid w:val="00B86407"/>
    <w:rsid w:val="00B86ADE"/>
    <w:rsid w:val="00B86C43"/>
    <w:rsid w:val="00B8793F"/>
    <w:rsid w:val="00B87ACD"/>
    <w:rsid w:val="00B87C3D"/>
    <w:rsid w:val="00B87E79"/>
    <w:rsid w:val="00B90116"/>
    <w:rsid w:val="00B907D7"/>
    <w:rsid w:val="00B90B30"/>
    <w:rsid w:val="00B90D00"/>
    <w:rsid w:val="00B92073"/>
    <w:rsid w:val="00B929AE"/>
    <w:rsid w:val="00B92D15"/>
    <w:rsid w:val="00B937FB"/>
    <w:rsid w:val="00B938D3"/>
    <w:rsid w:val="00B93C4B"/>
    <w:rsid w:val="00B93EFA"/>
    <w:rsid w:val="00B9406B"/>
    <w:rsid w:val="00B9411E"/>
    <w:rsid w:val="00B94122"/>
    <w:rsid w:val="00B94331"/>
    <w:rsid w:val="00B94645"/>
    <w:rsid w:val="00B94F2E"/>
    <w:rsid w:val="00B95411"/>
    <w:rsid w:val="00B95B8F"/>
    <w:rsid w:val="00B95F55"/>
    <w:rsid w:val="00B96A37"/>
    <w:rsid w:val="00B96EB5"/>
    <w:rsid w:val="00B96EB6"/>
    <w:rsid w:val="00B97670"/>
    <w:rsid w:val="00B976CC"/>
    <w:rsid w:val="00B97A33"/>
    <w:rsid w:val="00BA0BF4"/>
    <w:rsid w:val="00BA0E00"/>
    <w:rsid w:val="00BA1196"/>
    <w:rsid w:val="00BA1A40"/>
    <w:rsid w:val="00BA1E39"/>
    <w:rsid w:val="00BA1FE0"/>
    <w:rsid w:val="00BA29F1"/>
    <w:rsid w:val="00BA2D6D"/>
    <w:rsid w:val="00BA39C7"/>
    <w:rsid w:val="00BA3A8B"/>
    <w:rsid w:val="00BA3CE6"/>
    <w:rsid w:val="00BA48A0"/>
    <w:rsid w:val="00BA49D0"/>
    <w:rsid w:val="00BA4D2D"/>
    <w:rsid w:val="00BA5C19"/>
    <w:rsid w:val="00BA5C54"/>
    <w:rsid w:val="00BA618B"/>
    <w:rsid w:val="00BA62AB"/>
    <w:rsid w:val="00BA647D"/>
    <w:rsid w:val="00BA65E6"/>
    <w:rsid w:val="00BA6895"/>
    <w:rsid w:val="00BA6944"/>
    <w:rsid w:val="00BA70D6"/>
    <w:rsid w:val="00BA771E"/>
    <w:rsid w:val="00BA79A0"/>
    <w:rsid w:val="00BB0796"/>
    <w:rsid w:val="00BB07D9"/>
    <w:rsid w:val="00BB0936"/>
    <w:rsid w:val="00BB096B"/>
    <w:rsid w:val="00BB09A1"/>
    <w:rsid w:val="00BB0D9F"/>
    <w:rsid w:val="00BB187E"/>
    <w:rsid w:val="00BB1BED"/>
    <w:rsid w:val="00BB1F01"/>
    <w:rsid w:val="00BB2709"/>
    <w:rsid w:val="00BB3A3F"/>
    <w:rsid w:val="00BB442E"/>
    <w:rsid w:val="00BB462B"/>
    <w:rsid w:val="00BB4B0E"/>
    <w:rsid w:val="00BB4B16"/>
    <w:rsid w:val="00BB4E09"/>
    <w:rsid w:val="00BB5047"/>
    <w:rsid w:val="00BB528E"/>
    <w:rsid w:val="00BB531C"/>
    <w:rsid w:val="00BB54FD"/>
    <w:rsid w:val="00BB5E1C"/>
    <w:rsid w:val="00BB6218"/>
    <w:rsid w:val="00BB697A"/>
    <w:rsid w:val="00BB6C79"/>
    <w:rsid w:val="00BB6F0F"/>
    <w:rsid w:val="00BB6F53"/>
    <w:rsid w:val="00BB72AC"/>
    <w:rsid w:val="00BC0945"/>
    <w:rsid w:val="00BC11AC"/>
    <w:rsid w:val="00BC1678"/>
    <w:rsid w:val="00BC1722"/>
    <w:rsid w:val="00BC1B89"/>
    <w:rsid w:val="00BC1EFC"/>
    <w:rsid w:val="00BC1F25"/>
    <w:rsid w:val="00BC209C"/>
    <w:rsid w:val="00BC23C2"/>
    <w:rsid w:val="00BC280A"/>
    <w:rsid w:val="00BC2A1A"/>
    <w:rsid w:val="00BC2C19"/>
    <w:rsid w:val="00BC344F"/>
    <w:rsid w:val="00BC34BC"/>
    <w:rsid w:val="00BC36EF"/>
    <w:rsid w:val="00BC420D"/>
    <w:rsid w:val="00BC4307"/>
    <w:rsid w:val="00BC45E3"/>
    <w:rsid w:val="00BC4703"/>
    <w:rsid w:val="00BC4ADF"/>
    <w:rsid w:val="00BC4BC6"/>
    <w:rsid w:val="00BC5395"/>
    <w:rsid w:val="00BC5BE9"/>
    <w:rsid w:val="00BC5FA1"/>
    <w:rsid w:val="00BC620C"/>
    <w:rsid w:val="00BC62F8"/>
    <w:rsid w:val="00BC64F7"/>
    <w:rsid w:val="00BC6B10"/>
    <w:rsid w:val="00BC6F23"/>
    <w:rsid w:val="00BC6F8F"/>
    <w:rsid w:val="00BC7585"/>
    <w:rsid w:val="00BC76B9"/>
    <w:rsid w:val="00BC7EB1"/>
    <w:rsid w:val="00BD0DD3"/>
    <w:rsid w:val="00BD10B9"/>
    <w:rsid w:val="00BD1A6C"/>
    <w:rsid w:val="00BD1B3B"/>
    <w:rsid w:val="00BD1B60"/>
    <w:rsid w:val="00BD1E67"/>
    <w:rsid w:val="00BD2576"/>
    <w:rsid w:val="00BD2825"/>
    <w:rsid w:val="00BD2C61"/>
    <w:rsid w:val="00BD2E71"/>
    <w:rsid w:val="00BD2EE1"/>
    <w:rsid w:val="00BD3124"/>
    <w:rsid w:val="00BD3594"/>
    <w:rsid w:val="00BD3C29"/>
    <w:rsid w:val="00BD40CC"/>
    <w:rsid w:val="00BD42DB"/>
    <w:rsid w:val="00BD4651"/>
    <w:rsid w:val="00BD4683"/>
    <w:rsid w:val="00BD480E"/>
    <w:rsid w:val="00BD4A9F"/>
    <w:rsid w:val="00BD4AFD"/>
    <w:rsid w:val="00BD500F"/>
    <w:rsid w:val="00BD5480"/>
    <w:rsid w:val="00BD54FA"/>
    <w:rsid w:val="00BD57F4"/>
    <w:rsid w:val="00BD5883"/>
    <w:rsid w:val="00BD5A19"/>
    <w:rsid w:val="00BD5B51"/>
    <w:rsid w:val="00BD5D0A"/>
    <w:rsid w:val="00BD65FD"/>
    <w:rsid w:val="00BD66CD"/>
    <w:rsid w:val="00BD6AB7"/>
    <w:rsid w:val="00BD6DB6"/>
    <w:rsid w:val="00BD713C"/>
    <w:rsid w:val="00BD7219"/>
    <w:rsid w:val="00BD76F9"/>
    <w:rsid w:val="00BE0BE5"/>
    <w:rsid w:val="00BE13D3"/>
    <w:rsid w:val="00BE189F"/>
    <w:rsid w:val="00BE1B6F"/>
    <w:rsid w:val="00BE25FD"/>
    <w:rsid w:val="00BE271A"/>
    <w:rsid w:val="00BE2E8D"/>
    <w:rsid w:val="00BE3319"/>
    <w:rsid w:val="00BE34BD"/>
    <w:rsid w:val="00BE3E24"/>
    <w:rsid w:val="00BE4319"/>
    <w:rsid w:val="00BE43BC"/>
    <w:rsid w:val="00BE45DD"/>
    <w:rsid w:val="00BE49E8"/>
    <w:rsid w:val="00BE4EC7"/>
    <w:rsid w:val="00BE5963"/>
    <w:rsid w:val="00BE6417"/>
    <w:rsid w:val="00BE65F6"/>
    <w:rsid w:val="00BE6A5F"/>
    <w:rsid w:val="00BE6DAA"/>
    <w:rsid w:val="00BE6EB1"/>
    <w:rsid w:val="00BE7096"/>
    <w:rsid w:val="00BE71EA"/>
    <w:rsid w:val="00BE728B"/>
    <w:rsid w:val="00BE7317"/>
    <w:rsid w:val="00BE78BD"/>
    <w:rsid w:val="00BE7CC1"/>
    <w:rsid w:val="00BF01E5"/>
    <w:rsid w:val="00BF059C"/>
    <w:rsid w:val="00BF0605"/>
    <w:rsid w:val="00BF06FD"/>
    <w:rsid w:val="00BF08A0"/>
    <w:rsid w:val="00BF106B"/>
    <w:rsid w:val="00BF12A7"/>
    <w:rsid w:val="00BF16D7"/>
    <w:rsid w:val="00BF18B8"/>
    <w:rsid w:val="00BF192B"/>
    <w:rsid w:val="00BF1B58"/>
    <w:rsid w:val="00BF1B75"/>
    <w:rsid w:val="00BF1CA9"/>
    <w:rsid w:val="00BF20AD"/>
    <w:rsid w:val="00BF20C8"/>
    <w:rsid w:val="00BF21A4"/>
    <w:rsid w:val="00BF2A82"/>
    <w:rsid w:val="00BF2C64"/>
    <w:rsid w:val="00BF324B"/>
    <w:rsid w:val="00BF3823"/>
    <w:rsid w:val="00BF4640"/>
    <w:rsid w:val="00BF5101"/>
    <w:rsid w:val="00BF5543"/>
    <w:rsid w:val="00BF58BE"/>
    <w:rsid w:val="00BF5F27"/>
    <w:rsid w:val="00BF621A"/>
    <w:rsid w:val="00BF7146"/>
    <w:rsid w:val="00BF7B2B"/>
    <w:rsid w:val="00C00169"/>
    <w:rsid w:val="00C005CB"/>
    <w:rsid w:val="00C00732"/>
    <w:rsid w:val="00C00985"/>
    <w:rsid w:val="00C00DAA"/>
    <w:rsid w:val="00C012E8"/>
    <w:rsid w:val="00C01664"/>
    <w:rsid w:val="00C01676"/>
    <w:rsid w:val="00C01693"/>
    <w:rsid w:val="00C0175D"/>
    <w:rsid w:val="00C01862"/>
    <w:rsid w:val="00C01DAE"/>
    <w:rsid w:val="00C01E7E"/>
    <w:rsid w:val="00C021FA"/>
    <w:rsid w:val="00C02214"/>
    <w:rsid w:val="00C022A5"/>
    <w:rsid w:val="00C02947"/>
    <w:rsid w:val="00C02FE6"/>
    <w:rsid w:val="00C0303D"/>
    <w:rsid w:val="00C0364B"/>
    <w:rsid w:val="00C03BA8"/>
    <w:rsid w:val="00C03EA1"/>
    <w:rsid w:val="00C03F93"/>
    <w:rsid w:val="00C051C6"/>
    <w:rsid w:val="00C055CB"/>
    <w:rsid w:val="00C07BC1"/>
    <w:rsid w:val="00C10850"/>
    <w:rsid w:val="00C108A3"/>
    <w:rsid w:val="00C1192A"/>
    <w:rsid w:val="00C11E4A"/>
    <w:rsid w:val="00C11EC2"/>
    <w:rsid w:val="00C122EF"/>
    <w:rsid w:val="00C1278A"/>
    <w:rsid w:val="00C127ED"/>
    <w:rsid w:val="00C12895"/>
    <w:rsid w:val="00C12D0E"/>
    <w:rsid w:val="00C13363"/>
    <w:rsid w:val="00C13430"/>
    <w:rsid w:val="00C135CB"/>
    <w:rsid w:val="00C1383E"/>
    <w:rsid w:val="00C139C1"/>
    <w:rsid w:val="00C13B94"/>
    <w:rsid w:val="00C14875"/>
    <w:rsid w:val="00C14FA1"/>
    <w:rsid w:val="00C14FB0"/>
    <w:rsid w:val="00C15466"/>
    <w:rsid w:val="00C15825"/>
    <w:rsid w:val="00C1590B"/>
    <w:rsid w:val="00C15D21"/>
    <w:rsid w:val="00C16BCC"/>
    <w:rsid w:val="00C17006"/>
    <w:rsid w:val="00C17054"/>
    <w:rsid w:val="00C17BD0"/>
    <w:rsid w:val="00C20058"/>
    <w:rsid w:val="00C206C5"/>
    <w:rsid w:val="00C2087E"/>
    <w:rsid w:val="00C20A2C"/>
    <w:rsid w:val="00C20C14"/>
    <w:rsid w:val="00C21111"/>
    <w:rsid w:val="00C213AB"/>
    <w:rsid w:val="00C21D1D"/>
    <w:rsid w:val="00C22C76"/>
    <w:rsid w:val="00C22E44"/>
    <w:rsid w:val="00C22E92"/>
    <w:rsid w:val="00C22FE6"/>
    <w:rsid w:val="00C232D2"/>
    <w:rsid w:val="00C23330"/>
    <w:rsid w:val="00C2369B"/>
    <w:rsid w:val="00C2381C"/>
    <w:rsid w:val="00C243D4"/>
    <w:rsid w:val="00C25218"/>
    <w:rsid w:val="00C25272"/>
    <w:rsid w:val="00C25926"/>
    <w:rsid w:val="00C261B3"/>
    <w:rsid w:val="00C267D3"/>
    <w:rsid w:val="00C26A01"/>
    <w:rsid w:val="00C277DB"/>
    <w:rsid w:val="00C278E8"/>
    <w:rsid w:val="00C27BD0"/>
    <w:rsid w:val="00C3037E"/>
    <w:rsid w:val="00C306E4"/>
    <w:rsid w:val="00C3084C"/>
    <w:rsid w:val="00C30AF6"/>
    <w:rsid w:val="00C30E55"/>
    <w:rsid w:val="00C30EA6"/>
    <w:rsid w:val="00C315A5"/>
    <w:rsid w:val="00C3160E"/>
    <w:rsid w:val="00C31C9B"/>
    <w:rsid w:val="00C31E71"/>
    <w:rsid w:val="00C32148"/>
    <w:rsid w:val="00C32191"/>
    <w:rsid w:val="00C339DC"/>
    <w:rsid w:val="00C339F0"/>
    <w:rsid w:val="00C33FEB"/>
    <w:rsid w:val="00C35511"/>
    <w:rsid w:val="00C35A9D"/>
    <w:rsid w:val="00C3643D"/>
    <w:rsid w:val="00C36AB1"/>
    <w:rsid w:val="00C36D12"/>
    <w:rsid w:val="00C36FFB"/>
    <w:rsid w:val="00C37148"/>
    <w:rsid w:val="00C37A2D"/>
    <w:rsid w:val="00C37AF4"/>
    <w:rsid w:val="00C37B52"/>
    <w:rsid w:val="00C37B8B"/>
    <w:rsid w:val="00C37FE4"/>
    <w:rsid w:val="00C40101"/>
    <w:rsid w:val="00C40488"/>
    <w:rsid w:val="00C405B1"/>
    <w:rsid w:val="00C41039"/>
    <w:rsid w:val="00C4186F"/>
    <w:rsid w:val="00C418A0"/>
    <w:rsid w:val="00C42C39"/>
    <w:rsid w:val="00C42EC8"/>
    <w:rsid w:val="00C42F23"/>
    <w:rsid w:val="00C43B2B"/>
    <w:rsid w:val="00C442F4"/>
    <w:rsid w:val="00C44353"/>
    <w:rsid w:val="00C446F3"/>
    <w:rsid w:val="00C4554B"/>
    <w:rsid w:val="00C4637E"/>
    <w:rsid w:val="00C4671B"/>
    <w:rsid w:val="00C4677E"/>
    <w:rsid w:val="00C4680D"/>
    <w:rsid w:val="00C46897"/>
    <w:rsid w:val="00C46D7E"/>
    <w:rsid w:val="00C47036"/>
    <w:rsid w:val="00C47518"/>
    <w:rsid w:val="00C47E8D"/>
    <w:rsid w:val="00C50C7C"/>
    <w:rsid w:val="00C50C8E"/>
    <w:rsid w:val="00C51239"/>
    <w:rsid w:val="00C5157E"/>
    <w:rsid w:val="00C51852"/>
    <w:rsid w:val="00C51ABC"/>
    <w:rsid w:val="00C51EA1"/>
    <w:rsid w:val="00C51F9D"/>
    <w:rsid w:val="00C52120"/>
    <w:rsid w:val="00C52712"/>
    <w:rsid w:val="00C52AFD"/>
    <w:rsid w:val="00C52B8F"/>
    <w:rsid w:val="00C52C11"/>
    <w:rsid w:val="00C534E8"/>
    <w:rsid w:val="00C5351A"/>
    <w:rsid w:val="00C54E75"/>
    <w:rsid w:val="00C55115"/>
    <w:rsid w:val="00C55AEF"/>
    <w:rsid w:val="00C56A3F"/>
    <w:rsid w:val="00C56C96"/>
    <w:rsid w:val="00C56CBD"/>
    <w:rsid w:val="00C57CA5"/>
    <w:rsid w:val="00C57E46"/>
    <w:rsid w:val="00C57F8D"/>
    <w:rsid w:val="00C602CB"/>
    <w:rsid w:val="00C602E2"/>
    <w:rsid w:val="00C60778"/>
    <w:rsid w:val="00C60934"/>
    <w:rsid w:val="00C61073"/>
    <w:rsid w:val="00C6174E"/>
    <w:rsid w:val="00C61B7D"/>
    <w:rsid w:val="00C61EB5"/>
    <w:rsid w:val="00C62131"/>
    <w:rsid w:val="00C624A4"/>
    <w:rsid w:val="00C62568"/>
    <w:rsid w:val="00C62687"/>
    <w:rsid w:val="00C62A83"/>
    <w:rsid w:val="00C63369"/>
    <w:rsid w:val="00C63507"/>
    <w:rsid w:val="00C63E15"/>
    <w:rsid w:val="00C64285"/>
    <w:rsid w:val="00C6482B"/>
    <w:rsid w:val="00C6491E"/>
    <w:rsid w:val="00C64F6D"/>
    <w:rsid w:val="00C65BB7"/>
    <w:rsid w:val="00C6610F"/>
    <w:rsid w:val="00C66A9C"/>
    <w:rsid w:val="00C66D76"/>
    <w:rsid w:val="00C6739F"/>
    <w:rsid w:val="00C67661"/>
    <w:rsid w:val="00C67F97"/>
    <w:rsid w:val="00C700F8"/>
    <w:rsid w:val="00C7016E"/>
    <w:rsid w:val="00C7023A"/>
    <w:rsid w:val="00C70388"/>
    <w:rsid w:val="00C70CBF"/>
    <w:rsid w:val="00C714E7"/>
    <w:rsid w:val="00C716BE"/>
    <w:rsid w:val="00C71711"/>
    <w:rsid w:val="00C72319"/>
    <w:rsid w:val="00C724A3"/>
    <w:rsid w:val="00C7328F"/>
    <w:rsid w:val="00C732E1"/>
    <w:rsid w:val="00C73441"/>
    <w:rsid w:val="00C73896"/>
    <w:rsid w:val="00C741DA"/>
    <w:rsid w:val="00C744E5"/>
    <w:rsid w:val="00C7458F"/>
    <w:rsid w:val="00C74769"/>
    <w:rsid w:val="00C750C8"/>
    <w:rsid w:val="00C75ABA"/>
    <w:rsid w:val="00C75B60"/>
    <w:rsid w:val="00C75D63"/>
    <w:rsid w:val="00C76203"/>
    <w:rsid w:val="00C7652E"/>
    <w:rsid w:val="00C76552"/>
    <w:rsid w:val="00C7683E"/>
    <w:rsid w:val="00C7699D"/>
    <w:rsid w:val="00C76B15"/>
    <w:rsid w:val="00C76C6D"/>
    <w:rsid w:val="00C76DF6"/>
    <w:rsid w:val="00C76FAE"/>
    <w:rsid w:val="00C770F9"/>
    <w:rsid w:val="00C77484"/>
    <w:rsid w:val="00C77D6B"/>
    <w:rsid w:val="00C77F76"/>
    <w:rsid w:val="00C80005"/>
    <w:rsid w:val="00C8051C"/>
    <w:rsid w:val="00C813F9"/>
    <w:rsid w:val="00C81752"/>
    <w:rsid w:val="00C8189F"/>
    <w:rsid w:val="00C819A6"/>
    <w:rsid w:val="00C81BB6"/>
    <w:rsid w:val="00C8203F"/>
    <w:rsid w:val="00C8353B"/>
    <w:rsid w:val="00C836DC"/>
    <w:rsid w:val="00C83AC2"/>
    <w:rsid w:val="00C83CBC"/>
    <w:rsid w:val="00C83CF3"/>
    <w:rsid w:val="00C83E55"/>
    <w:rsid w:val="00C84012"/>
    <w:rsid w:val="00C840BA"/>
    <w:rsid w:val="00C8446A"/>
    <w:rsid w:val="00C84AA5"/>
    <w:rsid w:val="00C859C5"/>
    <w:rsid w:val="00C85EC5"/>
    <w:rsid w:val="00C85F86"/>
    <w:rsid w:val="00C8696F"/>
    <w:rsid w:val="00C86B51"/>
    <w:rsid w:val="00C8710E"/>
    <w:rsid w:val="00C87417"/>
    <w:rsid w:val="00C87771"/>
    <w:rsid w:val="00C8779B"/>
    <w:rsid w:val="00C87994"/>
    <w:rsid w:val="00C87AD9"/>
    <w:rsid w:val="00C87D62"/>
    <w:rsid w:val="00C87DAB"/>
    <w:rsid w:val="00C9022A"/>
    <w:rsid w:val="00C90291"/>
    <w:rsid w:val="00C903FE"/>
    <w:rsid w:val="00C90D88"/>
    <w:rsid w:val="00C91784"/>
    <w:rsid w:val="00C917BC"/>
    <w:rsid w:val="00C91A09"/>
    <w:rsid w:val="00C91CBD"/>
    <w:rsid w:val="00C91E00"/>
    <w:rsid w:val="00C9295B"/>
    <w:rsid w:val="00C92B13"/>
    <w:rsid w:val="00C93B03"/>
    <w:rsid w:val="00C93DAF"/>
    <w:rsid w:val="00C93E62"/>
    <w:rsid w:val="00C93EB2"/>
    <w:rsid w:val="00C93F24"/>
    <w:rsid w:val="00C9413C"/>
    <w:rsid w:val="00C945AC"/>
    <w:rsid w:val="00C946BB"/>
    <w:rsid w:val="00C94737"/>
    <w:rsid w:val="00C94796"/>
    <w:rsid w:val="00C94C9E"/>
    <w:rsid w:val="00C9523E"/>
    <w:rsid w:val="00C953C6"/>
    <w:rsid w:val="00C95B40"/>
    <w:rsid w:val="00C9669C"/>
    <w:rsid w:val="00C969E7"/>
    <w:rsid w:val="00C96A83"/>
    <w:rsid w:val="00C96AAA"/>
    <w:rsid w:val="00C96F7D"/>
    <w:rsid w:val="00C96F92"/>
    <w:rsid w:val="00C970D9"/>
    <w:rsid w:val="00C9720A"/>
    <w:rsid w:val="00C9749C"/>
    <w:rsid w:val="00C97C46"/>
    <w:rsid w:val="00C97DA8"/>
    <w:rsid w:val="00C97DE6"/>
    <w:rsid w:val="00CA0067"/>
    <w:rsid w:val="00CA0234"/>
    <w:rsid w:val="00CA0260"/>
    <w:rsid w:val="00CA0AF9"/>
    <w:rsid w:val="00CA116B"/>
    <w:rsid w:val="00CA1CF5"/>
    <w:rsid w:val="00CA252D"/>
    <w:rsid w:val="00CA2D38"/>
    <w:rsid w:val="00CA2F20"/>
    <w:rsid w:val="00CA3047"/>
    <w:rsid w:val="00CA3314"/>
    <w:rsid w:val="00CA369A"/>
    <w:rsid w:val="00CA4405"/>
    <w:rsid w:val="00CA4433"/>
    <w:rsid w:val="00CA4863"/>
    <w:rsid w:val="00CA48D2"/>
    <w:rsid w:val="00CA4A9F"/>
    <w:rsid w:val="00CA4D52"/>
    <w:rsid w:val="00CA4FB9"/>
    <w:rsid w:val="00CA5075"/>
    <w:rsid w:val="00CA58F5"/>
    <w:rsid w:val="00CA5BCE"/>
    <w:rsid w:val="00CA6698"/>
    <w:rsid w:val="00CA6994"/>
    <w:rsid w:val="00CA767E"/>
    <w:rsid w:val="00CB0B4B"/>
    <w:rsid w:val="00CB0BC7"/>
    <w:rsid w:val="00CB137F"/>
    <w:rsid w:val="00CB16A7"/>
    <w:rsid w:val="00CB17C2"/>
    <w:rsid w:val="00CB1887"/>
    <w:rsid w:val="00CB21C0"/>
    <w:rsid w:val="00CB23AB"/>
    <w:rsid w:val="00CB24B2"/>
    <w:rsid w:val="00CB278D"/>
    <w:rsid w:val="00CB2B88"/>
    <w:rsid w:val="00CB2DE5"/>
    <w:rsid w:val="00CB2E62"/>
    <w:rsid w:val="00CB3051"/>
    <w:rsid w:val="00CB30C3"/>
    <w:rsid w:val="00CB30C5"/>
    <w:rsid w:val="00CB3444"/>
    <w:rsid w:val="00CB3687"/>
    <w:rsid w:val="00CB3930"/>
    <w:rsid w:val="00CB4B5F"/>
    <w:rsid w:val="00CB4F97"/>
    <w:rsid w:val="00CB5357"/>
    <w:rsid w:val="00CB5B8A"/>
    <w:rsid w:val="00CB63F7"/>
    <w:rsid w:val="00CB6A9B"/>
    <w:rsid w:val="00CB6B34"/>
    <w:rsid w:val="00CB7655"/>
    <w:rsid w:val="00CB77E4"/>
    <w:rsid w:val="00CB78E2"/>
    <w:rsid w:val="00CB7BCE"/>
    <w:rsid w:val="00CB7D06"/>
    <w:rsid w:val="00CB7DB8"/>
    <w:rsid w:val="00CC03FD"/>
    <w:rsid w:val="00CC0537"/>
    <w:rsid w:val="00CC06A4"/>
    <w:rsid w:val="00CC08E9"/>
    <w:rsid w:val="00CC0D41"/>
    <w:rsid w:val="00CC0FA8"/>
    <w:rsid w:val="00CC12E7"/>
    <w:rsid w:val="00CC1A13"/>
    <w:rsid w:val="00CC1A3D"/>
    <w:rsid w:val="00CC1E22"/>
    <w:rsid w:val="00CC1F68"/>
    <w:rsid w:val="00CC2219"/>
    <w:rsid w:val="00CC24B4"/>
    <w:rsid w:val="00CC2A57"/>
    <w:rsid w:val="00CC2C99"/>
    <w:rsid w:val="00CC3016"/>
    <w:rsid w:val="00CC32DE"/>
    <w:rsid w:val="00CC3321"/>
    <w:rsid w:val="00CC3923"/>
    <w:rsid w:val="00CC3A6B"/>
    <w:rsid w:val="00CC3B84"/>
    <w:rsid w:val="00CC3DBB"/>
    <w:rsid w:val="00CC417F"/>
    <w:rsid w:val="00CC41A4"/>
    <w:rsid w:val="00CC4901"/>
    <w:rsid w:val="00CC4972"/>
    <w:rsid w:val="00CC50F6"/>
    <w:rsid w:val="00CC5B12"/>
    <w:rsid w:val="00CC5EAE"/>
    <w:rsid w:val="00CC6349"/>
    <w:rsid w:val="00CC6803"/>
    <w:rsid w:val="00CC6C1B"/>
    <w:rsid w:val="00CC6CD7"/>
    <w:rsid w:val="00CC6DBB"/>
    <w:rsid w:val="00CC6EC4"/>
    <w:rsid w:val="00CC712B"/>
    <w:rsid w:val="00CC725B"/>
    <w:rsid w:val="00CC744A"/>
    <w:rsid w:val="00CC7661"/>
    <w:rsid w:val="00CC7776"/>
    <w:rsid w:val="00CC7F38"/>
    <w:rsid w:val="00CD0435"/>
    <w:rsid w:val="00CD0649"/>
    <w:rsid w:val="00CD064C"/>
    <w:rsid w:val="00CD0827"/>
    <w:rsid w:val="00CD0C9A"/>
    <w:rsid w:val="00CD0CE8"/>
    <w:rsid w:val="00CD10B3"/>
    <w:rsid w:val="00CD12B6"/>
    <w:rsid w:val="00CD1721"/>
    <w:rsid w:val="00CD17E6"/>
    <w:rsid w:val="00CD1CFA"/>
    <w:rsid w:val="00CD22DB"/>
    <w:rsid w:val="00CD2423"/>
    <w:rsid w:val="00CD2FEF"/>
    <w:rsid w:val="00CD31CE"/>
    <w:rsid w:val="00CD3206"/>
    <w:rsid w:val="00CD3818"/>
    <w:rsid w:val="00CD3DAC"/>
    <w:rsid w:val="00CD465B"/>
    <w:rsid w:val="00CD49A7"/>
    <w:rsid w:val="00CD49F9"/>
    <w:rsid w:val="00CD4AF9"/>
    <w:rsid w:val="00CD53E3"/>
    <w:rsid w:val="00CD54B4"/>
    <w:rsid w:val="00CD5942"/>
    <w:rsid w:val="00CD5949"/>
    <w:rsid w:val="00CD6D06"/>
    <w:rsid w:val="00CD6D41"/>
    <w:rsid w:val="00CD7321"/>
    <w:rsid w:val="00CD79DE"/>
    <w:rsid w:val="00CD7DBF"/>
    <w:rsid w:val="00CE0044"/>
    <w:rsid w:val="00CE0314"/>
    <w:rsid w:val="00CE068F"/>
    <w:rsid w:val="00CE08D6"/>
    <w:rsid w:val="00CE0980"/>
    <w:rsid w:val="00CE0CAF"/>
    <w:rsid w:val="00CE0D43"/>
    <w:rsid w:val="00CE10B6"/>
    <w:rsid w:val="00CE18A4"/>
    <w:rsid w:val="00CE1AF7"/>
    <w:rsid w:val="00CE215E"/>
    <w:rsid w:val="00CE2D0B"/>
    <w:rsid w:val="00CE2D10"/>
    <w:rsid w:val="00CE2F37"/>
    <w:rsid w:val="00CE2F93"/>
    <w:rsid w:val="00CE35DA"/>
    <w:rsid w:val="00CE3984"/>
    <w:rsid w:val="00CE3C88"/>
    <w:rsid w:val="00CE3F5B"/>
    <w:rsid w:val="00CE4077"/>
    <w:rsid w:val="00CE4155"/>
    <w:rsid w:val="00CE43CA"/>
    <w:rsid w:val="00CE4BAF"/>
    <w:rsid w:val="00CE4E72"/>
    <w:rsid w:val="00CE5225"/>
    <w:rsid w:val="00CE54BE"/>
    <w:rsid w:val="00CE59EF"/>
    <w:rsid w:val="00CE5AF3"/>
    <w:rsid w:val="00CE5F87"/>
    <w:rsid w:val="00CE5FA8"/>
    <w:rsid w:val="00CE61DC"/>
    <w:rsid w:val="00CE6D56"/>
    <w:rsid w:val="00CE7039"/>
    <w:rsid w:val="00CE7375"/>
    <w:rsid w:val="00CE7404"/>
    <w:rsid w:val="00CE7455"/>
    <w:rsid w:val="00CF05C2"/>
    <w:rsid w:val="00CF085D"/>
    <w:rsid w:val="00CF0E38"/>
    <w:rsid w:val="00CF10AD"/>
    <w:rsid w:val="00CF1189"/>
    <w:rsid w:val="00CF127E"/>
    <w:rsid w:val="00CF1B84"/>
    <w:rsid w:val="00CF1D4A"/>
    <w:rsid w:val="00CF1F12"/>
    <w:rsid w:val="00CF23EF"/>
    <w:rsid w:val="00CF2424"/>
    <w:rsid w:val="00CF2CDB"/>
    <w:rsid w:val="00CF313A"/>
    <w:rsid w:val="00CF3783"/>
    <w:rsid w:val="00CF3DE7"/>
    <w:rsid w:val="00CF3F8C"/>
    <w:rsid w:val="00CF436E"/>
    <w:rsid w:val="00CF46F4"/>
    <w:rsid w:val="00CF48F6"/>
    <w:rsid w:val="00CF4A1D"/>
    <w:rsid w:val="00CF4B19"/>
    <w:rsid w:val="00CF51A3"/>
    <w:rsid w:val="00CF568D"/>
    <w:rsid w:val="00CF575A"/>
    <w:rsid w:val="00CF5E4C"/>
    <w:rsid w:val="00CF5E7D"/>
    <w:rsid w:val="00CF6101"/>
    <w:rsid w:val="00CF6742"/>
    <w:rsid w:val="00CF6989"/>
    <w:rsid w:val="00CF6FBB"/>
    <w:rsid w:val="00CF7431"/>
    <w:rsid w:val="00CF7536"/>
    <w:rsid w:val="00CF7E95"/>
    <w:rsid w:val="00D0057E"/>
    <w:rsid w:val="00D00757"/>
    <w:rsid w:val="00D00DE1"/>
    <w:rsid w:val="00D01070"/>
    <w:rsid w:val="00D01548"/>
    <w:rsid w:val="00D01905"/>
    <w:rsid w:val="00D01C8F"/>
    <w:rsid w:val="00D01D14"/>
    <w:rsid w:val="00D01E87"/>
    <w:rsid w:val="00D01E97"/>
    <w:rsid w:val="00D0228E"/>
    <w:rsid w:val="00D023B7"/>
    <w:rsid w:val="00D02527"/>
    <w:rsid w:val="00D02593"/>
    <w:rsid w:val="00D028B9"/>
    <w:rsid w:val="00D02EF6"/>
    <w:rsid w:val="00D03CA1"/>
    <w:rsid w:val="00D03D43"/>
    <w:rsid w:val="00D040E0"/>
    <w:rsid w:val="00D043D9"/>
    <w:rsid w:val="00D0477E"/>
    <w:rsid w:val="00D0489F"/>
    <w:rsid w:val="00D04D98"/>
    <w:rsid w:val="00D04E77"/>
    <w:rsid w:val="00D04ED8"/>
    <w:rsid w:val="00D0501D"/>
    <w:rsid w:val="00D053A4"/>
    <w:rsid w:val="00D0559D"/>
    <w:rsid w:val="00D057C0"/>
    <w:rsid w:val="00D058A6"/>
    <w:rsid w:val="00D06520"/>
    <w:rsid w:val="00D06F9B"/>
    <w:rsid w:val="00D0703D"/>
    <w:rsid w:val="00D0728C"/>
    <w:rsid w:val="00D07AAB"/>
    <w:rsid w:val="00D07C7F"/>
    <w:rsid w:val="00D07D77"/>
    <w:rsid w:val="00D07DFD"/>
    <w:rsid w:val="00D07E42"/>
    <w:rsid w:val="00D07FF5"/>
    <w:rsid w:val="00D1014A"/>
    <w:rsid w:val="00D102E7"/>
    <w:rsid w:val="00D105A2"/>
    <w:rsid w:val="00D10D35"/>
    <w:rsid w:val="00D11111"/>
    <w:rsid w:val="00D11513"/>
    <w:rsid w:val="00D1154E"/>
    <w:rsid w:val="00D11583"/>
    <w:rsid w:val="00D12104"/>
    <w:rsid w:val="00D12567"/>
    <w:rsid w:val="00D12586"/>
    <w:rsid w:val="00D127AA"/>
    <w:rsid w:val="00D1293A"/>
    <w:rsid w:val="00D13035"/>
    <w:rsid w:val="00D130D9"/>
    <w:rsid w:val="00D13354"/>
    <w:rsid w:val="00D1389D"/>
    <w:rsid w:val="00D13EB5"/>
    <w:rsid w:val="00D149C5"/>
    <w:rsid w:val="00D14B0A"/>
    <w:rsid w:val="00D159D2"/>
    <w:rsid w:val="00D15CC4"/>
    <w:rsid w:val="00D15D11"/>
    <w:rsid w:val="00D15F20"/>
    <w:rsid w:val="00D15F2B"/>
    <w:rsid w:val="00D16822"/>
    <w:rsid w:val="00D17921"/>
    <w:rsid w:val="00D20697"/>
    <w:rsid w:val="00D20BD2"/>
    <w:rsid w:val="00D20D5D"/>
    <w:rsid w:val="00D213AE"/>
    <w:rsid w:val="00D215FE"/>
    <w:rsid w:val="00D218EE"/>
    <w:rsid w:val="00D21E69"/>
    <w:rsid w:val="00D22316"/>
    <w:rsid w:val="00D22744"/>
    <w:rsid w:val="00D22983"/>
    <w:rsid w:val="00D22DBE"/>
    <w:rsid w:val="00D2349D"/>
    <w:rsid w:val="00D23FF3"/>
    <w:rsid w:val="00D24AC9"/>
    <w:rsid w:val="00D24DAA"/>
    <w:rsid w:val="00D25542"/>
    <w:rsid w:val="00D25AF8"/>
    <w:rsid w:val="00D26E4B"/>
    <w:rsid w:val="00D27526"/>
    <w:rsid w:val="00D2795E"/>
    <w:rsid w:val="00D27AA1"/>
    <w:rsid w:val="00D27BC8"/>
    <w:rsid w:val="00D300C1"/>
    <w:rsid w:val="00D3071F"/>
    <w:rsid w:val="00D30C26"/>
    <w:rsid w:val="00D30C57"/>
    <w:rsid w:val="00D313BD"/>
    <w:rsid w:val="00D31796"/>
    <w:rsid w:val="00D31A73"/>
    <w:rsid w:val="00D321CD"/>
    <w:rsid w:val="00D322BB"/>
    <w:rsid w:val="00D326A2"/>
    <w:rsid w:val="00D329E0"/>
    <w:rsid w:val="00D33269"/>
    <w:rsid w:val="00D334AC"/>
    <w:rsid w:val="00D3376E"/>
    <w:rsid w:val="00D33C10"/>
    <w:rsid w:val="00D34D86"/>
    <w:rsid w:val="00D358FE"/>
    <w:rsid w:val="00D35C46"/>
    <w:rsid w:val="00D35DC4"/>
    <w:rsid w:val="00D35FD0"/>
    <w:rsid w:val="00D36382"/>
    <w:rsid w:val="00D36C61"/>
    <w:rsid w:val="00D36D50"/>
    <w:rsid w:val="00D375AE"/>
    <w:rsid w:val="00D3789E"/>
    <w:rsid w:val="00D3793E"/>
    <w:rsid w:val="00D37B45"/>
    <w:rsid w:val="00D4003A"/>
    <w:rsid w:val="00D40294"/>
    <w:rsid w:val="00D40A9B"/>
    <w:rsid w:val="00D40B19"/>
    <w:rsid w:val="00D418E9"/>
    <w:rsid w:val="00D41AE5"/>
    <w:rsid w:val="00D41BE3"/>
    <w:rsid w:val="00D41C32"/>
    <w:rsid w:val="00D420DD"/>
    <w:rsid w:val="00D423B8"/>
    <w:rsid w:val="00D42690"/>
    <w:rsid w:val="00D429AB"/>
    <w:rsid w:val="00D42DD9"/>
    <w:rsid w:val="00D42DFB"/>
    <w:rsid w:val="00D42F06"/>
    <w:rsid w:val="00D43767"/>
    <w:rsid w:val="00D44B0F"/>
    <w:rsid w:val="00D4624B"/>
    <w:rsid w:val="00D464A6"/>
    <w:rsid w:val="00D467EC"/>
    <w:rsid w:val="00D47603"/>
    <w:rsid w:val="00D47DC2"/>
    <w:rsid w:val="00D50223"/>
    <w:rsid w:val="00D50972"/>
    <w:rsid w:val="00D509A1"/>
    <w:rsid w:val="00D511B7"/>
    <w:rsid w:val="00D513FB"/>
    <w:rsid w:val="00D515A7"/>
    <w:rsid w:val="00D5165E"/>
    <w:rsid w:val="00D517C8"/>
    <w:rsid w:val="00D51DEE"/>
    <w:rsid w:val="00D51FB4"/>
    <w:rsid w:val="00D521D6"/>
    <w:rsid w:val="00D522F9"/>
    <w:rsid w:val="00D5240C"/>
    <w:rsid w:val="00D5265A"/>
    <w:rsid w:val="00D528D7"/>
    <w:rsid w:val="00D52BAB"/>
    <w:rsid w:val="00D52BCF"/>
    <w:rsid w:val="00D52C7B"/>
    <w:rsid w:val="00D52E04"/>
    <w:rsid w:val="00D52F3D"/>
    <w:rsid w:val="00D53157"/>
    <w:rsid w:val="00D5345B"/>
    <w:rsid w:val="00D53991"/>
    <w:rsid w:val="00D53A16"/>
    <w:rsid w:val="00D53BF5"/>
    <w:rsid w:val="00D53CAD"/>
    <w:rsid w:val="00D5430F"/>
    <w:rsid w:val="00D54470"/>
    <w:rsid w:val="00D5494B"/>
    <w:rsid w:val="00D54B14"/>
    <w:rsid w:val="00D54C6B"/>
    <w:rsid w:val="00D54E92"/>
    <w:rsid w:val="00D552A6"/>
    <w:rsid w:val="00D553CF"/>
    <w:rsid w:val="00D5589B"/>
    <w:rsid w:val="00D559CA"/>
    <w:rsid w:val="00D55A89"/>
    <w:rsid w:val="00D55D92"/>
    <w:rsid w:val="00D55E01"/>
    <w:rsid w:val="00D56034"/>
    <w:rsid w:val="00D5634D"/>
    <w:rsid w:val="00D5635D"/>
    <w:rsid w:val="00D56467"/>
    <w:rsid w:val="00D5755D"/>
    <w:rsid w:val="00D57696"/>
    <w:rsid w:val="00D5777D"/>
    <w:rsid w:val="00D57E3E"/>
    <w:rsid w:val="00D600FC"/>
    <w:rsid w:val="00D6015A"/>
    <w:rsid w:val="00D60185"/>
    <w:rsid w:val="00D60308"/>
    <w:rsid w:val="00D609DC"/>
    <w:rsid w:val="00D61A94"/>
    <w:rsid w:val="00D61D92"/>
    <w:rsid w:val="00D62E49"/>
    <w:rsid w:val="00D64426"/>
    <w:rsid w:val="00D64C47"/>
    <w:rsid w:val="00D64E16"/>
    <w:rsid w:val="00D6531D"/>
    <w:rsid w:val="00D6541A"/>
    <w:rsid w:val="00D65A61"/>
    <w:rsid w:val="00D65BAC"/>
    <w:rsid w:val="00D65E82"/>
    <w:rsid w:val="00D6624F"/>
    <w:rsid w:val="00D662CE"/>
    <w:rsid w:val="00D663C3"/>
    <w:rsid w:val="00D666BD"/>
    <w:rsid w:val="00D6675B"/>
    <w:rsid w:val="00D66E0E"/>
    <w:rsid w:val="00D676B5"/>
    <w:rsid w:val="00D67DDA"/>
    <w:rsid w:val="00D7005F"/>
    <w:rsid w:val="00D7006C"/>
    <w:rsid w:val="00D70281"/>
    <w:rsid w:val="00D70460"/>
    <w:rsid w:val="00D705DA"/>
    <w:rsid w:val="00D7085F"/>
    <w:rsid w:val="00D710D5"/>
    <w:rsid w:val="00D71282"/>
    <w:rsid w:val="00D71AA3"/>
    <w:rsid w:val="00D721FA"/>
    <w:rsid w:val="00D72481"/>
    <w:rsid w:val="00D724F2"/>
    <w:rsid w:val="00D72B2D"/>
    <w:rsid w:val="00D73433"/>
    <w:rsid w:val="00D73526"/>
    <w:rsid w:val="00D738D7"/>
    <w:rsid w:val="00D7406B"/>
    <w:rsid w:val="00D7414B"/>
    <w:rsid w:val="00D7432E"/>
    <w:rsid w:val="00D74AAE"/>
    <w:rsid w:val="00D74B53"/>
    <w:rsid w:val="00D74D9E"/>
    <w:rsid w:val="00D74DA2"/>
    <w:rsid w:val="00D7546A"/>
    <w:rsid w:val="00D75A90"/>
    <w:rsid w:val="00D75B05"/>
    <w:rsid w:val="00D7642F"/>
    <w:rsid w:val="00D7651D"/>
    <w:rsid w:val="00D765B6"/>
    <w:rsid w:val="00D76817"/>
    <w:rsid w:val="00D76991"/>
    <w:rsid w:val="00D77022"/>
    <w:rsid w:val="00D77206"/>
    <w:rsid w:val="00D77BF6"/>
    <w:rsid w:val="00D77D64"/>
    <w:rsid w:val="00D77F70"/>
    <w:rsid w:val="00D77F7D"/>
    <w:rsid w:val="00D80301"/>
    <w:rsid w:val="00D804C5"/>
    <w:rsid w:val="00D81124"/>
    <w:rsid w:val="00D812ED"/>
    <w:rsid w:val="00D81A0D"/>
    <w:rsid w:val="00D81C3D"/>
    <w:rsid w:val="00D82135"/>
    <w:rsid w:val="00D82339"/>
    <w:rsid w:val="00D824BB"/>
    <w:rsid w:val="00D82CF7"/>
    <w:rsid w:val="00D82DB1"/>
    <w:rsid w:val="00D82DD0"/>
    <w:rsid w:val="00D82E10"/>
    <w:rsid w:val="00D8310D"/>
    <w:rsid w:val="00D83243"/>
    <w:rsid w:val="00D833ED"/>
    <w:rsid w:val="00D83953"/>
    <w:rsid w:val="00D840D7"/>
    <w:rsid w:val="00D84212"/>
    <w:rsid w:val="00D8440A"/>
    <w:rsid w:val="00D84AF5"/>
    <w:rsid w:val="00D84DB2"/>
    <w:rsid w:val="00D85166"/>
    <w:rsid w:val="00D8546E"/>
    <w:rsid w:val="00D85482"/>
    <w:rsid w:val="00D858DB"/>
    <w:rsid w:val="00D86434"/>
    <w:rsid w:val="00D8648C"/>
    <w:rsid w:val="00D86AAF"/>
    <w:rsid w:val="00D86F08"/>
    <w:rsid w:val="00D87500"/>
    <w:rsid w:val="00D900D4"/>
    <w:rsid w:val="00D901D5"/>
    <w:rsid w:val="00D9064A"/>
    <w:rsid w:val="00D90828"/>
    <w:rsid w:val="00D90D99"/>
    <w:rsid w:val="00D90ED5"/>
    <w:rsid w:val="00D9103C"/>
    <w:rsid w:val="00D918E9"/>
    <w:rsid w:val="00D91AC9"/>
    <w:rsid w:val="00D91DD2"/>
    <w:rsid w:val="00D9208B"/>
    <w:rsid w:val="00D929AE"/>
    <w:rsid w:val="00D92D59"/>
    <w:rsid w:val="00D92E64"/>
    <w:rsid w:val="00D93860"/>
    <w:rsid w:val="00D93F55"/>
    <w:rsid w:val="00D93FB7"/>
    <w:rsid w:val="00D9423C"/>
    <w:rsid w:val="00D9436C"/>
    <w:rsid w:val="00D94503"/>
    <w:rsid w:val="00D946BB"/>
    <w:rsid w:val="00D94849"/>
    <w:rsid w:val="00D94A9F"/>
    <w:rsid w:val="00D95B2A"/>
    <w:rsid w:val="00D9605A"/>
    <w:rsid w:val="00D960A8"/>
    <w:rsid w:val="00D964E1"/>
    <w:rsid w:val="00D9669C"/>
    <w:rsid w:val="00D97434"/>
    <w:rsid w:val="00D97528"/>
    <w:rsid w:val="00D97A05"/>
    <w:rsid w:val="00D97A32"/>
    <w:rsid w:val="00D97E37"/>
    <w:rsid w:val="00DA09E4"/>
    <w:rsid w:val="00DA1BF4"/>
    <w:rsid w:val="00DA1D9D"/>
    <w:rsid w:val="00DA2E0F"/>
    <w:rsid w:val="00DA3102"/>
    <w:rsid w:val="00DA331D"/>
    <w:rsid w:val="00DA35D5"/>
    <w:rsid w:val="00DA3908"/>
    <w:rsid w:val="00DA3CC3"/>
    <w:rsid w:val="00DA4029"/>
    <w:rsid w:val="00DA42B1"/>
    <w:rsid w:val="00DA4881"/>
    <w:rsid w:val="00DA4F55"/>
    <w:rsid w:val="00DA5300"/>
    <w:rsid w:val="00DA5458"/>
    <w:rsid w:val="00DA5A9D"/>
    <w:rsid w:val="00DA5CE5"/>
    <w:rsid w:val="00DA5D74"/>
    <w:rsid w:val="00DA5DCD"/>
    <w:rsid w:val="00DA5F1D"/>
    <w:rsid w:val="00DA61B8"/>
    <w:rsid w:val="00DA6344"/>
    <w:rsid w:val="00DA6479"/>
    <w:rsid w:val="00DA65B2"/>
    <w:rsid w:val="00DA6B97"/>
    <w:rsid w:val="00DA6BCB"/>
    <w:rsid w:val="00DA6C96"/>
    <w:rsid w:val="00DA6D4D"/>
    <w:rsid w:val="00DA6E73"/>
    <w:rsid w:val="00DA7AD5"/>
    <w:rsid w:val="00DA7B72"/>
    <w:rsid w:val="00DA7E5E"/>
    <w:rsid w:val="00DA7F31"/>
    <w:rsid w:val="00DB02B2"/>
    <w:rsid w:val="00DB073B"/>
    <w:rsid w:val="00DB0816"/>
    <w:rsid w:val="00DB0EF4"/>
    <w:rsid w:val="00DB1447"/>
    <w:rsid w:val="00DB1809"/>
    <w:rsid w:val="00DB1839"/>
    <w:rsid w:val="00DB1CB3"/>
    <w:rsid w:val="00DB1CEB"/>
    <w:rsid w:val="00DB2648"/>
    <w:rsid w:val="00DB2EDD"/>
    <w:rsid w:val="00DB3434"/>
    <w:rsid w:val="00DB3F10"/>
    <w:rsid w:val="00DB4770"/>
    <w:rsid w:val="00DB486A"/>
    <w:rsid w:val="00DB520C"/>
    <w:rsid w:val="00DB5929"/>
    <w:rsid w:val="00DB62C0"/>
    <w:rsid w:val="00DB6334"/>
    <w:rsid w:val="00DB73C2"/>
    <w:rsid w:val="00DB79A9"/>
    <w:rsid w:val="00DB7C2D"/>
    <w:rsid w:val="00DC02BF"/>
    <w:rsid w:val="00DC1586"/>
    <w:rsid w:val="00DC15AC"/>
    <w:rsid w:val="00DC161F"/>
    <w:rsid w:val="00DC167C"/>
    <w:rsid w:val="00DC1B21"/>
    <w:rsid w:val="00DC1C27"/>
    <w:rsid w:val="00DC1F83"/>
    <w:rsid w:val="00DC2405"/>
    <w:rsid w:val="00DC399C"/>
    <w:rsid w:val="00DC3AB2"/>
    <w:rsid w:val="00DC3D5B"/>
    <w:rsid w:val="00DC4009"/>
    <w:rsid w:val="00DC46D5"/>
    <w:rsid w:val="00DC47A6"/>
    <w:rsid w:val="00DC4DC6"/>
    <w:rsid w:val="00DC64E8"/>
    <w:rsid w:val="00DC6901"/>
    <w:rsid w:val="00DC6A3E"/>
    <w:rsid w:val="00DC6D65"/>
    <w:rsid w:val="00DC6E08"/>
    <w:rsid w:val="00DC716C"/>
    <w:rsid w:val="00DC72DC"/>
    <w:rsid w:val="00DC74A8"/>
    <w:rsid w:val="00DC7AFA"/>
    <w:rsid w:val="00DD0054"/>
    <w:rsid w:val="00DD10B2"/>
    <w:rsid w:val="00DD19DB"/>
    <w:rsid w:val="00DD1C64"/>
    <w:rsid w:val="00DD2018"/>
    <w:rsid w:val="00DD2374"/>
    <w:rsid w:val="00DD2378"/>
    <w:rsid w:val="00DD24F0"/>
    <w:rsid w:val="00DD2878"/>
    <w:rsid w:val="00DD2F4F"/>
    <w:rsid w:val="00DD3287"/>
    <w:rsid w:val="00DD3E4B"/>
    <w:rsid w:val="00DD3E64"/>
    <w:rsid w:val="00DD403C"/>
    <w:rsid w:val="00DD4128"/>
    <w:rsid w:val="00DD4305"/>
    <w:rsid w:val="00DD460A"/>
    <w:rsid w:val="00DD4B98"/>
    <w:rsid w:val="00DD4CC1"/>
    <w:rsid w:val="00DD4DE0"/>
    <w:rsid w:val="00DD4E33"/>
    <w:rsid w:val="00DD50D3"/>
    <w:rsid w:val="00DD52D5"/>
    <w:rsid w:val="00DD57AC"/>
    <w:rsid w:val="00DD5A16"/>
    <w:rsid w:val="00DD5F4C"/>
    <w:rsid w:val="00DD5F79"/>
    <w:rsid w:val="00DD6006"/>
    <w:rsid w:val="00DD6473"/>
    <w:rsid w:val="00DD6680"/>
    <w:rsid w:val="00DD66E8"/>
    <w:rsid w:val="00DD6EF0"/>
    <w:rsid w:val="00DD758A"/>
    <w:rsid w:val="00DE0212"/>
    <w:rsid w:val="00DE05E6"/>
    <w:rsid w:val="00DE0CF3"/>
    <w:rsid w:val="00DE1084"/>
    <w:rsid w:val="00DE1B31"/>
    <w:rsid w:val="00DE1FDB"/>
    <w:rsid w:val="00DE247F"/>
    <w:rsid w:val="00DE267B"/>
    <w:rsid w:val="00DE26BB"/>
    <w:rsid w:val="00DE27AF"/>
    <w:rsid w:val="00DE27CA"/>
    <w:rsid w:val="00DE2EF6"/>
    <w:rsid w:val="00DE325A"/>
    <w:rsid w:val="00DE33DE"/>
    <w:rsid w:val="00DE35C5"/>
    <w:rsid w:val="00DE43E7"/>
    <w:rsid w:val="00DE4702"/>
    <w:rsid w:val="00DE477F"/>
    <w:rsid w:val="00DE4B85"/>
    <w:rsid w:val="00DE4C72"/>
    <w:rsid w:val="00DE4D6F"/>
    <w:rsid w:val="00DE5622"/>
    <w:rsid w:val="00DE586C"/>
    <w:rsid w:val="00DE5B16"/>
    <w:rsid w:val="00DE5C55"/>
    <w:rsid w:val="00DE6523"/>
    <w:rsid w:val="00DE6764"/>
    <w:rsid w:val="00DE677E"/>
    <w:rsid w:val="00DE6786"/>
    <w:rsid w:val="00DE7056"/>
    <w:rsid w:val="00DE748A"/>
    <w:rsid w:val="00DE776B"/>
    <w:rsid w:val="00DE7E8C"/>
    <w:rsid w:val="00DF05C0"/>
    <w:rsid w:val="00DF089F"/>
    <w:rsid w:val="00DF0C35"/>
    <w:rsid w:val="00DF0CE1"/>
    <w:rsid w:val="00DF11DF"/>
    <w:rsid w:val="00DF19D1"/>
    <w:rsid w:val="00DF1EE2"/>
    <w:rsid w:val="00DF1F27"/>
    <w:rsid w:val="00DF227C"/>
    <w:rsid w:val="00DF2301"/>
    <w:rsid w:val="00DF2F84"/>
    <w:rsid w:val="00DF423C"/>
    <w:rsid w:val="00DF4665"/>
    <w:rsid w:val="00DF4B99"/>
    <w:rsid w:val="00DF4DCF"/>
    <w:rsid w:val="00DF5114"/>
    <w:rsid w:val="00DF520E"/>
    <w:rsid w:val="00DF546C"/>
    <w:rsid w:val="00DF56E2"/>
    <w:rsid w:val="00DF5807"/>
    <w:rsid w:val="00DF5B82"/>
    <w:rsid w:val="00DF65CB"/>
    <w:rsid w:val="00DF6EDB"/>
    <w:rsid w:val="00DF709F"/>
    <w:rsid w:val="00DF714C"/>
    <w:rsid w:val="00DF7865"/>
    <w:rsid w:val="00DF7969"/>
    <w:rsid w:val="00DF7C94"/>
    <w:rsid w:val="00E00100"/>
    <w:rsid w:val="00E00B59"/>
    <w:rsid w:val="00E00ED8"/>
    <w:rsid w:val="00E0139A"/>
    <w:rsid w:val="00E021F1"/>
    <w:rsid w:val="00E021FD"/>
    <w:rsid w:val="00E02FD5"/>
    <w:rsid w:val="00E03162"/>
    <w:rsid w:val="00E033F0"/>
    <w:rsid w:val="00E034B3"/>
    <w:rsid w:val="00E03728"/>
    <w:rsid w:val="00E0426B"/>
    <w:rsid w:val="00E04455"/>
    <w:rsid w:val="00E04836"/>
    <w:rsid w:val="00E04DB1"/>
    <w:rsid w:val="00E05035"/>
    <w:rsid w:val="00E05F33"/>
    <w:rsid w:val="00E0610B"/>
    <w:rsid w:val="00E0679D"/>
    <w:rsid w:val="00E06AA9"/>
    <w:rsid w:val="00E06C21"/>
    <w:rsid w:val="00E0768C"/>
    <w:rsid w:val="00E07B1B"/>
    <w:rsid w:val="00E101E4"/>
    <w:rsid w:val="00E105A6"/>
    <w:rsid w:val="00E105A7"/>
    <w:rsid w:val="00E10628"/>
    <w:rsid w:val="00E10911"/>
    <w:rsid w:val="00E115D5"/>
    <w:rsid w:val="00E11C8F"/>
    <w:rsid w:val="00E124B2"/>
    <w:rsid w:val="00E1267F"/>
    <w:rsid w:val="00E1321D"/>
    <w:rsid w:val="00E1328F"/>
    <w:rsid w:val="00E144EE"/>
    <w:rsid w:val="00E145E7"/>
    <w:rsid w:val="00E1472D"/>
    <w:rsid w:val="00E14896"/>
    <w:rsid w:val="00E149A4"/>
    <w:rsid w:val="00E14ED6"/>
    <w:rsid w:val="00E15E82"/>
    <w:rsid w:val="00E16053"/>
    <w:rsid w:val="00E16F7A"/>
    <w:rsid w:val="00E170E5"/>
    <w:rsid w:val="00E1720F"/>
    <w:rsid w:val="00E173D2"/>
    <w:rsid w:val="00E173F8"/>
    <w:rsid w:val="00E17859"/>
    <w:rsid w:val="00E17D02"/>
    <w:rsid w:val="00E201C5"/>
    <w:rsid w:val="00E201FC"/>
    <w:rsid w:val="00E205EB"/>
    <w:rsid w:val="00E20904"/>
    <w:rsid w:val="00E20FA0"/>
    <w:rsid w:val="00E211C6"/>
    <w:rsid w:val="00E2156E"/>
    <w:rsid w:val="00E21FDC"/>
    <w:rsid w:val="00E2203E"/>
    <w:rsid w:val="00E2307D"/>
    <w:rsid w:val="00E231D3"/>
    <w:rsid w:val="00E231F1"/>
    <w:rsid w:val="00E23332"/>
    <w:rsid w:val="00E236F7"/>
    <w:rsid w:val="00E238AA"/>
    <w:rsid w:val="00E239EA"/>
    <w:rsid w:val="00E23A56"/>
    <w:rsid w:val="00E23C75"/>
    <w:rsid w:val="00E23E53"/>
    <w:rsid w:val="00E23E99"/>
    <w:rsid w:val="00E23F38"/>
    <w:rsid w:val="00E24376"/>
    <w:rsid w:val="00E25730"/>
    <w:rsid w:val="00E25D86"/>
    <w:rsid w:val="00E25DCE"/>
    <w:rsid w:val="00E260B5"/>
    <w:rsid w:val="00E26700"/>
    <w:rsid w:val="00E2676A"/>
    <w:rsid w:val="00E26C7D"/>
    <w:rsid w:val="00E26D8C"/>
    <w:rsid w:val="00E27720"/>
    <w:rsid w:val="00E279A5"/>
    <w:rsid w:val="00E27C36"/>
    <w:rsid w:val="00E302BE"/>
    <w:rsid w:val="00E3062A"/>
    <w:rsid w:val="00E308D3"/>
    <w:rsid w:val="00E30D43"/>
    <w:rsid w:val="00E31F34"/>
    <w:rsid w:val="00E32291"/>
    <w:rsid w:val="00E32A3E"/>
    <w:rsid w:val="00E32DCD"/>
    <w:rsid w:val="00E32F0C"/>
    <w:rsid w:val="00E333D4"/>
    <w:rsid w:val="00E3364B"/>
    <w:rsid w:val="00E3384D"/>
    <w:rsid w:val="00E338AC"/>
    <w:rsid w:val="00E33C94"/>
    <w:rsid w:val="00E33EA1"/>
    <w:rsid w:val="00E34921"/>
    <w:rsid w:val="00E34ECE"/>
    <w:rsid w:val="00E3522C"/>
    <w:rsid w:val="00E3575B"/>
    <w:rsid w:val="00E358D6"/>
    <w:rsid w:val="00E3590F"/>
    <w:rsid w:val="00E35BA6"/>
    <w:rsid w:val="00E35DA8"/>
    <w:rsid w:val="00E3672A"/>
    <w:rsid w:val="00E36F2A"/>
    <w:rsid w:val="00E372A7"/>
    <w:rsid w:val="00E411BB"/>
    <w:rsid w:val="00E415DC"/>
    <w:rsid w:val="00E41D33"/>
    <w:rsid w:val="00E4285A"/>
    <w:rsid w:val="00E42AD4"/>
    <w:rsid w:val="00E42F37"/>
    <w:rsid w:val="00E43852"/>
    <w:rsid w:val="00E43902"/>
    <w:rsid w:val="00E43B8D"/>
    <w:rsid w:val="00E43EA1"/>
    <w:rsid w:val="00E44025"/>
    <w:rsid w:val="00E44646"/>
    <w:rsid w:val="00E44D8E"/>
    <w:rsid w:val="00E44DD6"/>
    <w:rsid w:val="00E44F91"/>
    <w:rsid w:val="00E460B6"/>
    <w:rsid w:val="00E46144"/>
    <w:rsid w:val="00E4658C"/>
    <w:rsid w:val="00E46A9E"/>
    <w:rsid w:val="00E47476"/>
    <w:rsid w:val="00E474D2"/>
    <w:rsid w:val="00E47706"/>
    <w:rsid w:val="00E47993"/>
    <w:rsid w:val="00E47AAF"/>
    <w:rsid w:val="00E47C26"/>
    <w:rsid w:val="00E50150"/>
    <w:rsid w:val="00E50560"/>
    <w:rsid w:val="00E509FF"/>
    <w:rsid w:val="00E50C72"/>
    <w:rsid w:val="00E50E0F"/>
    <w:rsid w:val="00E513D3"/>
    <w:rsid w:val="00E51604"/>
    <w:rsid w:val="00E51C16"/>
    <w:rsid w:val="00E52233"/>
    <w:rsid w:val="00E52CFA"/>
    <w:rsid w:val="00E534BB"/>
    <w:rsid w:val="00E5409F"/>
    <w:rsid w:val="00E54113"/>
    <w:rsid w:val="00E5452C"/>
    <w:rsid w:val="00E54657"/>
    <w:rsid w:val="00E55316"/>
    <w:rsid w:val="00E5594C"/>
    <w:rsid w:val="00E55ED2"/>
    <w:rsid w:val="00E564A7"/>
    <w:rsid w:val="00E5677F"/>
    <w:rsid w:val="00E56ACD"/>
    <w:rsid w:val="00E56B39"/>
    <w:rsid w:val="00E56EBF"/>
    <w:rsid w:val="00E56F33"/>
    <w:rsid w:val="00E56F42"/>
    <w:rsid w:val="00E60DE8"/>
    <w:rsid w:val="00E60F73"/>
    <w:rsid w:val="00E60F99"/>
    <w:rsid w:val="00E61320"/>
    <w:rsid w:val="00E61702"/>
    <w:rsid w:val="00E61F54"/>
    <w:rsid w:val="00E620A6"/>
    <w:rsid w:val="00E62175"/>
    <w:rsid w:val="00E62182"/>
    <w:rsid w:val="00E622B2"/>
    <w:rsid w:val="00E622DB"/>
    <w:rsid w:val="00E6246B"/>
    <w:rsid w:val="00E635F9"/>
    <w:rsid w:val="00E6434D"/>
    <w:rsid w:val="00E6452B"/>
    <w:rsid w:val="00E64677"/>
    <w:rsid w:val="00E649A4"/>
    <w:rsid w:val="00E64D94"/>
    <w:rsid w:val="00E64DD9"/>
    <w:rsid w:val="00E65230"/>
    <w:rsid w:val="00E657B8"/>
    <w:rsid w:val="00E65D8D"/>
    <w:rsid w:val="00E670B1"/>
    <w:rsid w:val="00E672B3"/>
    <w:rsid w:val="00E67556"/>
    <w:rsid w:val="00E67822"/>
    <w:rsid w:val="00E678BC"/>
    <w:rsid w:val="00E67F62"/>
    <w:rsid w:val="00E700D9"/>
    <w:rsid w:val="00E704E3"/>
    <w:rsid w:val="00E70D38"/>
    <w:rsid w:val="00E71027"/>
    <w:rsid w:val="00E71517"/>
    <w:rsid w:val="00E71786"/>
    <w:rsid w:val="00E718E3"/>
    <w:rsid w:val="00E71B48"/>
    <w:rsid w:val="00E71E3F"/>
    <w:rsid w:val="00E71EBF"/>
    <w:rsid w:val="00E7205E"/>
    <w:rsid w:val="00E72207"/>
    <w:rsid w:val="00E727B7"/>
    <w:rsid w:val="00E72CF8"/>
    <w:rsid w:val="00E72EA9"/>
    <w:rsid w:val="00E72F25"/>
    <w:rsid w:val="00E73031"/>
    <w:rsid w:val="00E73194"/>
    <w:rsid w:val="00E7347F"/>
    <w:rsid w:val="00E73694"/>
    <w:rsid w:val="00E739F4"/>
    <w:rsid w:val="00E74240"/>
    <w:rsid w:val="00E7434F"/>
    <w:rsid w:val="00E74A9C"/>
    <w:rsid w:val="00E74B08"/>
    <w:rsid w:val="00E74C96"/>
    <w:rsid w:val="00E75677"/>
    <w:rsid w:val="00E759A7"/>
    <w:rsid w:val="00E75DF7"/>
    <w:rsid w:val="00E75F5A"/>
    <w:rsid w:val="00E760D0"/>
    <w:rsid w:val="00E7632F"/>
    <w:rsid w:val="00E7658F"/>
    <w:rsid w:val="00E767D0"/>
    <w:rsid w:val="00E76A74"/>
    <w:rsid w:val="00E76C4A"/>
    <w:rsid w:val="00E76CC0"/>
    <w:rsid w:val="00E76F5F"/>
    <w:rsid w:val="00E77421"/>
    <w:rsid w:val="00E7761E"/>
    <w:rsid w:val="00E776F8"/>
    <w:rsid w:val="00E77B9A"/>
    <w:rsid w:val="00E77D54"/>
    <w:rsid w:val="00E77D99"/>
    <w:rsid w:val="00E77E67"/>
    <w:rsid w:val="00E80480"/>
    <w:rsid w:val="00E80999"/>
    <w:rsid w:val="00E80A3A"/>
    <w:rsid w:val="00E80C88"/>
    <w:rsid w:val="00E81343"/>
    <w:rsid w:val="00E816B5"/>
    <w:rsid w:val="00E81A8F"/>
    <w:rsid w:val="00E82061"/>
    <w:rsid w:val="00E823DF"/>
    <w:rsid w:val="00E82BDE"/>
    <w:rsid w:val="00E831A3"/>
    <w:rsid w:val="00E833E4"/>
    <w:rsid w:val="00E83992"/>
    <w:rsid w:val="00E83AAA"/>
    <w:rsid w:val="00E83D44"/>
    <w:rsid w:val="00E83F99"/>
    <w:rsid w:val="00E84810"/>
    <w:rsid w:val="00E84B73"/>
    <w:rsid w:val="00E85DB7"/>
    <w:rsid w:val="00E862B3"/>
    <w:rsid w:val="00E868A4"/>
    <w:rsid w:val="00E87261"/>
    <w:rsid w:val="00E87593"/>
    <w:rsid w:val="00E87670"/>
    <w:rsid w:val="00E8778B"/>
    <w:rsid w:val="00E87DBB"/>
    <w:rsid w:val="00E90053"/>
    <w:rsid w:val="00E90657"/>
    <w:rsid w:val="00E90952"/>
    <w:rsid w:val="00E90CE1"/>
    <w:rsid w:val="00E9135C"/>
    <w:rsid w:val="00E91511"/>
    <w:rsid w:val="00E91C40"/>
    <w:rsid w:val="00E91F27"/>
    <w:rsid w:val="00E924A7"/>
    <w:rsid w:val="00E93759"/>
    <w:rsid w:val="00E93928"/>
    <w:rsid w:val="00E93F70"/>
    <w:rsid w:val="00E94B72"/>
    <w:rsid w:val="00E94F40"/>
    <w:rsid w:val="00E9511E"/>
    <w:rsid w:val="00E95433"/>
    <w:rsid w:val="00E95701"/>
    <w:rsid w:val="00E9594C"/>
    <w:rsid w:val="00E95BAF"/>
    <w:rsid w:val="00E95D6E"/>
    <w:rsid w:val="00E95F37"/>
    <w:rsid w:val="00E95FC8"/>
    <w:rsid w:val="00E9694A"/>
    <w:rsid w:val="00E978E2"/>
    <w:rsid w:val="00EA00AC"/>
    <w:rsid w:val="00EA02FC"/>
    <w:rsid w:val="00EA07F6"/>
    <w:rsid w:val="00EA0B7D"/>
    <w:rsid w:val="00EA0C5C"/>
    <w:rsid w:val="00EA0EFE"/>
    <w:rsid w:val="00EA0F50"/>
    <w:rsid w:val="00EA10EF"/>
    <w:rsid w:val="00EA11C4"/>
    <w:rsid w:val="00EA122A"/>
    <w:rsid w:val="00EA125A"/>
    <w:rsid w:val="00EA147C"/>
    <w:rsid w:val="00EA14AC"/>
    <w:rsid w:val="00EA16F6"/>
    <w:rsid w:val="00EA1F31"/>
    <w:rsid w:val="00EA2085"/>
    <w:rsid w:val="00EA20E1"/>
    <w:rsid w:val="00EA2723"/>
    <w:rsid w:val="00EA2F04"/>
    <w:rsid w:val="00EA2FF2"/>
    <w:rsid w:val="00EA35AE"/>
    <w:rsid w:val="00EA35ED"/>
    <w:rsid w:val="00EA39F7"/>
    <w:rsid w:val="00EA408F"/>
    <w:rsid w:val="00EA4880"/>
    <w:rsid w:val="00EA490F"/>
    <w:rsid w:val="00EA4A1E"/>
    <w:rsid w:val="00EA4DF9"/>
    <w:rsid w:val="00EA4EF3"/>
    <w:rsid w:val="00EA5444"/>
    <w:rsid w:val="00EA5A1E"/>
    <w:rsid w:val="00EA5B6B"/>
    <w:rsid w:val="00EA645B"/>
    <w:rsid w:val="00EA64B0"/>
    <w:rsid w:val="00EA70A9"/>
    <w:rsid w:val="00EA70D1"/>
    <w:rsid w:val="00EA726C"/>
    <w:rsid w:val="00EA73FD"/>
    <w:rsid w:val="00EA74D0"/>
    <w:rsid w:val="00EA7695"/>
    <w:rsid w:val="00EA7AC1"/>
    <w:rsid w:val="00EB0619"/>
    <w:rsid w:val="00EB0D9B"/>
    <w:rsid w:val="00EB0E62"/>
    <w:rsid w:val="00EB0F5E"/>
    <w:rsid w:val="00EB1F1E"/>
    <w:rsid w:val="00EB2057"/>
    <w:rsid w:val="00EB236A"/>
    <w:rsid w:val="00EB2A2D"/>
    <w:rsid w:val="00EB2C70"/>
    <w:rsid w:val="00EB3CFB"/>
    <w:rsid w:val="00EB3EBE"/>
    <w:rsid w:val="00EB40B4"/>
    <w:rsid w:val="00EB4581"/>
    <w:rsid w:val="00EB4A23"/>
    <w:rsid w:val="00EB4DD0"/>
    <w:rsid w:val="00EB5A3C"/>
    <w:rsid w:val="00EB5E00"/>
    <w:rsid w:val="00EB61AF"/>
    <w:rsid w:val="00EB65C6"/>
    <w:rsid w:val="00EB6856"/>
    <w:rsid w:val="00EB69E8"/>
    <w:rsid w:val="00EB6A87"/>
    <w:rsid w:val="00EB6B07"/>
    <w:rsid w:val="00EB6C3C"/>
    <w:rsid w:val="00EB6F4D"/>
    <w:rsid w:val="00EB7721"/>
    <w:rsid w:val="00EB7FEE"/>
    <w:rsid w:val="00EC00FB"/>
    <w:rsid w:val="00EC0134"/>
    <w:rsid w:val="00EC01B1"/>
    <w:rsid w:val="00EC0A4F"/>
    <w:rsid w:val="00EC0AFC"/>
    <w:rsid w:val="00EC0FC5"/>
    <w:rsid w:val="00EC20D6"/>
    <w:rsid w:val="00EC2308"/>
    <w:rsid w:val="00EC280A"/>
    <w:rsid w:val="00EC313F"/>
    <w:rsid w:val="00EC321F"/>
    <w:rsid w:val="00EC323E"/>
    <w:rsid w:val="00EC3272"/>
    <w:rsid w:val="00EC3CD2"/>
    <w:rsid w:val="00EC42A0"/>
    <w:rsid w:val="00EC43B9"/>
    <w:rsid w:val="00EC447C"/>
    <w:rsid w:val="00EC48DB"/>
    <w:rsid w:val="00EC4B3E"/>
    <w:rsid w:val="00EC4D3E"/>
    <w:rsid w:val="00EC5161"/>
    <w:rsid w:val="00EC5270"/>
    <w:rsid w:val="00EC52F0"/>
    <w:rsid w:val="00EC56D4"/>
    <w:rsid w:val="00EC5DC0"/>
    <w:rsid w:val="00EC626F"/>
    <w:rsid w:val="00EC672E"/>
    <w:rsid w:val="00EC69D9"/>
    <w:rsid w:val="00EC6AF8"/>
    <w:rsid w:val="00EC6C67"/>
    <w:rsid w:val="00EC6C7E"/>
    <w:rsid w:val="00EC76A5"/>
    <w:rsid w:val="00EC7A1A"/>
    <w:rsid w:val="00EC7D16"/>
    <w:rsid w:val="00ED0391"/>
    <w:rsid w:val="00ED05F1"/>
    <w:rsid w:val="00ED073E"/>
    <w:rsid w:val="00ED13E2"/>
    <w:rsid w:val="00ED15DC"/>
    <w:rsid w:val="00ED173E"/>
    <w:rsid w:val="00ED1C60"/>
    <w:rsid w:val="00ED1DD4"/>
    <w:rsid w:val="00ED21E8"/>
    <w:rsid w:val="00ED232C"/>
    <w:rsid w:val="00ED23A7"/>
    <w:rsid w:val="00ED36D0"/>
    <w:rsid w:val="00ED38D1"/>
    <w:rsid w:val="00ED3D8A"/>
    <w:rsid w:val="00ED40FE"/>
    <w:rsid w:val="00ED4581"/>
    <w:rsid w:val="00ED4C07"/>
    <w:rsid w:val="00ED4DCD"/>
    <w:rsid w:val="00ED5201"/>
    <w:rsid w:val="00ED537F"/>
    <w:rsid w:val="00ED54DA"/>
    <w:rsid w:val="00ED55C4"/>
    <w:rsid w:val="00ED5830"/>
    <w:rsid w:val="00ED603D"/>
    <w:rsid w:val="00ED61A9"/>
    <w:rsid w:val="00ED6597"/>
    <w:rsid w:val="00ED6B47"/>
    <w:rsid w:val="00ED6CC3"/>
    <w:rsid w:val="00ED6D44"/>
    <w:rsid w:val="00ED72F2"/>
    <w:rsid w:val="00ED7A7A"/>
    <w:rsid w:val="00EE0A9F"/>
    <w:rsid w:val="00EE0D9A"/>
    <w:rsid w:val="00EE1735"/>
    <w:rsid w:val="00EE17E8"/>
    <w:rsid w:val="00EE1FAB"/>
    <w:rsid w:val="00EE212D"/>
    <w:rsid w:val="00EE2147"/>
    <w:rsid w:val="00EE21F4"/>
    <w:rsid w:val="00EE2A34"/>
    <w:rsid w:val="00EE31AD"/>
    <w:rsid w:val="00EE3207"/>
    <w:rsid w:val="00EE33EC"/>
    <w:rsid w:val="00EE393B"/>
    <w:rsid w:val="00EE4260"/>
    <w:rsid w:val="00EE42D3"/>
    <w:rsid w:val="00EE49AF"/>
    <w:rsid w:val="00EE52B6"/>
    <w:rsid w:val="00EE531B"/>
    <w:rsid w:val="00EE682C"/>
    <w:rsid w:val="00EE6CFE"/>
    <w:rsid w:val="00EE7267"/>
    <w:rsid w:val="00EE737B"/>
    <w:rsid w:val="00EE7A0C"/>
    <w:rsid w:val="00EE7C43"/>
    <w:rsid w:val="00EF070B"/>
    <w:rsid w:val="00EF16AC"/>
    <w:rsid w:val="00EF187C"/>
    <w:rsid w:val="00EF1AF0"/>
    <w:rsid w:val="00EF1B83"/>
    <w:rsid w:val="00EF2951"/>
    <w:rsid w:val="00EF3267"/>
    <w:rsid w:val="00EF3635"/>
    <w:rsid w:val="00EF367B"/>
    <w:rsid w:val="00EF37B3"/>
    <w:rsid w:val="00EF3CED"/>
    <w:rsid w:val="00EF3F98"/>
    <w:rsid w:val="00EF4937"/>
    <w:rsid w:val="00EF4BC1"/>
    <w:rsid w:val="00EF4C4E"/>
    <w:rsid w:val="00EF4E76"/>
    <w:rsid w:val="00EF50A2"/>
    <w:rsid w:val="00EF57C7"/>
    <w:rsid w:val="00EF5C8B"/>
    <w:rsid w:val="00EF6560"/>
    <w:rsid w:val="00EF692F"/>
    <w:rsid w:val="00EF72FE"/>
    <w:rsid w:val="00EF7377"/>
    <w:rsid w:val="00EF74C3"/>
    <w:rsid w:val="00EF799F"/>
    <w:rsid w:val="00EF7A39"/>
    <w:rsid w:val="00F00388"/>
    <w:rsid w:val="00F0071A"/>
    <w:rsid w:val="00F00C16"/>
    <w:rsid w:val="00F01A30"/>
    <w:rsid w:val="00F01B0B"/>
    <w:rsid w:val="00F01DFD"/>
    <w:rsid w:val="00F020C6"/>
    <w:rsid w:val="00F0250D"/>
    <w:rsid w:val="00F02824"/>
    <w:rsid w:val="00F03389"/>
    <w:rsid w:val="00F035D5"/>
    <w:rsid w:val="00F03A37"/>
    <w:rsid w:val="00F03ACA"/>
    <w:rsid w:val="00F04540"/>
    <w:rsid w:val="00F047E6"/>
    <w:rsid w:val="00F04B70"/>
    <w:rsid w:val="00F04F3E"/>
    <w:rsid w:val="00F051DC"/>
    <w:rsid w:val="00F0591F"/>
    <w:rsid w:val="00F05B5F"/>
    <w:rsid w:val="00F05C70"/>
    <w:rsid w:val="00F05FC4"/>
    <w:rsid w:val="00F063B9"/>
    <w:rsid w:val="00F066A0"/>
    <w:rsid w:val="00F06CFD"/>
    <w:rsid w:val="00F06FFF"/>
    <w:rsid w:val="00F07088"/>
    <w:rsid w:val="00F071E9"/>
    <w:rsid w:val="00F07F11"/>
    <w:rsid w:val="00F1098B"/>
    <w:rsid w:val="00F10A92"/>
    <w:rsid w:val="00F11C8F"/>
    <w:rsid w:val="00F11CF7"/>
    <w:rsid w:val="00F120C2"/>
    <w:rsid w:val="00F12B18"/>
    <w:rsid w:val="00F12DF6"/>
    <w:rsid w:val="00F12E54"/>
    <w:rsid w:val="00F13202"/>
    <w:rsid w:val="00F13A17"/>
    <w:rsid w:val="00F13AC7"/>
    <w:rsid w:val="00F13AE9"/>
    <w:rsid w:val="00F13C8E"/>
    <w:rsid w:val="00F1414F"/>
    <w:rsid w:val="00F14B80"/>
    <w:rsid w:val="00F14F71"/>
    <w:rsid w:val="00F15244"/>
    <w:rsid w:val="00F15546"/>
    <w:rsid w:val="00F157F9"/>
    <w:rsid w:val="00F163B1"/>
    <w:rsid w:val="00F163F1"/>
    <w:rsid w:val="00F16E14"/>
    <w:rsid w:val="00F17081"/>
    <w:rsid w:val="00F17225"/>
    <w:rsid w:val="00F17478"/>
    <w:rsid w:val="00F17B80"/>
    <w:rsid w:val="00F17FC1"/>
    <w:rsid w:val="00F200BC"/>
    <w:rsid w:val="00F2028F"/>
    <w:rsid w:val="00F2057D"/>
    <w:rsid w:val="00F20B25"/>
    <w:rsid w:val="00F20B5F"/>
    <w:rsid w:val="00F21170"/>
    <w:rsid w:val="00F21407"/>
    <w:rsid w:val="00F21426"/>
    <w:rsid w:val="00F2178A"/>
    <w:rsid w:val="00F21E41"/>
    <w:rsid w:val="00F223A7"/>
    <w:rsid w:val="00F224D4"/>
    <w:rsid w:val="00F231FA"/>
    <w:rsid w:val="00F23537"/>
    <w:rsid w:val="00F2355F"/>
    <w:rsid w:val="00F2396B"/>
    <w:rsid w:val="00F239BF"/>
    <w:rsid w:val="00F241AF"/>
    <w:rsid w:val="00F24E40"/>
    <w:rsid w:val="00F25157"/>
    <w:rsid w:val="00F2549D"/>
    <w:rsid w:val="00F2552C"/>
    <w:rsid w:val="00F25553"/>
    <w:rsid w:val="00F25AD0"/>
    <w:rsid w:val="00F25B79"/>
    <w:rsid w:val="00F26847"/>
    <w:rsid w:val="00F271C2"/>
    <w:rsid w:val="00F2741C"/>
    <w:rsid w:val="00F2763C"/>
    <w:rsid w:val="00F2771C"/>
    <w:rsid w:val="00F278CF"/>
    <w:rsid w:val="00F279A4"/>
    <w:rsid w:val="00F27B76"/>
    <w:rsid w:val="00F309B0"/>
    <w:rsid w:val="00F30B1F"/>
    <w:rsid w:val="00F30BD4"/>
    <w:rsid w:val="00F31582"/>
    <w:rsid w:val="00F3172C"/>
    <w:rsid w:val="00F31D34"/>
    <w:rsid w:val="00F31DD0"/>
    <w:rsid w:val="00F31F44"/>
    <w:rsid w:val="00F32519"/>
    <w:rsid w:val="00F32BA0"/>
    <w:rsid w:val="00F32ECF"/>
    <w:rsid w:val="00F3306B"/>
    <w:rsid w:val="00F33C14"/>
    <w:rsid w:val="00F3419F"/>
    <w:rsid w:val="00F342DF"/>
    <w:rsid w:val="00F34350"/>
    <w:rsid w:val="00F34A2E"/>
    <w:rsid w:val="00F34CAE"/>
    <w:rsid w:val="00F35521"/>
    <w:rsid w:val="00F3554E"/>
    <w:rsid w:val="00F355CA"/>
    <w:rsid w:val="00F359A6"/>
    <w:rsid w:val="00F35C34"/>
    <w:rsid w:val="00F35D1A"/>
    <w:rsid w:val="00F363E7"/>
    <w:rsid w:val="00F36691"/>
    <w:rsid w:val="00F373A1"/>
    <w:rsid w:val="00F3759A"/>
    <w:rsid w:val="00F40246"/>
    <w:rsid w:val="00F40407"/>
    <w:rsid w:val="00F404E4"/>
    <w:rsid w:val="00F405F8"/>
    <w:rsid w:val="00F40817"/>
    <w:rsid w:val="00F40C95"/>
    <w:rsid w:val="00F4173C"/>
    <w:rsid w:val="00F41DF8"/>
    <w:rsid w:val="00F4203D"/>
    <w:rsid w:val="00F427FA"/>
    <w:rsid w:val="00F42899"/>
    <w:rsid w:val="00F42A25"/>
    <w:rsid w:val="00F42B74"/>
    <w:rsid w:val="00F42DAC"/>
    <w:rsid w:val="00F4372A"/>
    <w:rsid w:val="00F43B11"/>
    <w:rsid w:val="00F43B5F"/>
    <w:rsid w:val="00F44647"/>
    <w:rsid w:val="00F447F0"/>
    <w:rsid w:val="00F44861"/>
    <w:rsid w:val="00F44C4E"/>
    <w:rsid w:val="00F44CD7"/>
    <w:rsid w:val="00F45358"/>
    <w:rsid w:val="00F45414"/>
    <w:rsid w:val="00F45650"/>
    <w:rsid w:val="00F456B3"/>
    <w:rsid w:val="00F45784"/>
    <w:rsid w:val="00F458F0"/>
    <w:rsid w:val="00F45C19"/>
    <w:rsid w:val="00F46137"/>
    <w:rsid w:val="00F472AF"/>
    <w:rsid w:val="00F473D7"/>
    <w:rsid w:val="00F47AEA"/>
    <w:rsid w:val="00F506F7"/>
    <w:rsid w:val="00F50732"/>
    <w:rsid w:val="00F50940"/>
    <w:rsid w:val="00F50A6E"/>
    <w:rsid w:val="00F50D97"/>
    <w:rsid w:val="00F5104B"/>
    <w:rsid w:val="00F51267"/>
    <w:rsid w:val="00F51607"/>
    <w:rsid w:val="00F51F1B"/>
    <w:rsid w:val="00F51FD5"/>
    <w:rsid w:val="00F52285"/>
    <w:rsid w:val="00F52988"/>
    <w:rsid w:val="00F52B59"/>
    <w:rsid w:val="00F53423"/>
    <w:rsid w:val="00F537CA"/>
    <w:rsid w:val="00F53D8F"/>
    <w:rsid w:val="00F53F28"/>
    <w:rsid w:val="00F54171"/>
    <w:rsid w:val="00F54368"/>
    <w:rsid w:val="00F546AD"/>
    <w:rsid w:val="00F54858"/>
    <w:rsid w:val="00F548BC"/>
    <w:rsid w:val="00F548F2"/>
    <w:rsid w:val="00F5520E"/>
    <w:rsid w:val="00F55FD4"/>
    <w:rsid w:val="00F55FD7"/>
    <w:rsid w:val="00F562DF"/>
    <w:rsid w:val="00F5668B"/>
    <w:rsid w:val="00F56716"/>
    <w:rsid w:val="00F56D1E"/>
    <w:rsid w:val="00F57933"/>
    <w:rsid w:val="00F57974"/>
    <w:rsid w:val="00F57A2F"/>
    <w:rsid w:val="00F57D62"/>
    <w:rsid w:val="00F602A1"/>
    <w:rsid w:val="00F6070B"/>
    <w:rsid w:val="00F608FF"/>
    <w:rsid w:val="00F60C98"/>
    <w:rsid w:val="00F61072"/>
    <w:rsid w:val="00F6167D"/>
    <w:rsid w:val="00F61913"/>
    <w:rsid w:val="00F61FD0"/>
    <w:rsid w:val="00F626C5"/>
    <w:rsid w:val="00F629CE"/>
    <w:rsid w:val="00F62C96"/>
    <w:rsid w:val="00F630B8"/>
    <w:rsid w:val="00F630BA"/>
    <w:rsid w:val="00F63391"/>
    <w:rsid w:val="00F63C68"/>
    <w:rsid w:val="00F63D8B"/>
    <w:rsid w:val="00F644E2"/>
    <w:rsid w:val="00F6459E"/>
    <w:rsid w:val="00F6497C"/>
    <w:rsid w:val="00F64AB0"/>
    <w:rsid w:val="00F64BFF"/>
    <w:rsid w:val="00F64CB3"/>
    <w:rsid w:val="00F65359"/>
    <w:rsid w:val="00F659F4"/>
    <w:rsid w:val="00F66125"/>
    <w:rsid w:val="00F66996"/>
    <w:rsid w:val="00F670E3"/>
    <w:rsid w:val="00F6748E"/>
    <w:rsid w:val="00F67D55"/>
    <w:rsid w:val="00F67E93"/>
    <w:rsid w:val="00F692EF"/>
    <w:rsid w:val="00F70967"/>
    <w:rsid w:val="00F709E4"/>
    <w:rsid w:val="00F70A73"/>
    <w:rsid w:val="00F70C8D"/>
    <w:rsid w:val="00F70D4F"/>
    <w:rsid w:val="00F711BC"/>
    <w:rsid w:val="00F728BD"/>
    <w:rsid w:val="00F72B40"/>
    <w:rsid w:val="00F72E1B"/>
    <w:rsid w:val="00F73076"/>
    <w:rsid w:val="00F730F0"/>
    <w:rsid w:val="00F73594"/>
    <w:rsid w:val="00F73B7B"/>
    <w:rsid w:val="00F7465D"/>
    <w:rsid w:val="00F751A3"/>
    <w:rsid w:val="00F75445"/>
    <w:rsid w:val="00F754DE"/>
    <w:rsid w:val="00F7557D"/>
    <w:rsid w:val="00F756CC"/>
    <w:rsid w:val="00F75BAC"/>
    <w:rsid w:val="00F761FD"/>
    <w:rsid w:val="00F7651A"/>
    <w:rsid w:val="00F76E87"/>
    <w:rsid w:val="00F770B1"/>
    <w:rsid w:val="00F774D8"/>
    <w:rsid w:val="00F778F8"/>
    <w:rsid w:val="00F8154E"/>
    <w:rsid w:val="00F81563"/>
    <w:rsid w:val="00F8200B"/>
    <w:rsid w:val="00F8213A"/>
    <w:rsid w:val="00F825A4"/>
    <w:rsid w:val="00F82BE3"/>
    <w:rsid w:val="00F82E58"/>
    <w:rsid w:val="00F83C72"/>
    <w:rsid w:val="00F84465"/>
    <w:rsid w:val="00F84AF9"/>
    <w:rsid w:val="00F85564"/>
    <w:rsid w:val="00F862E8"/>
    <w:rsid w:val="00F868BF"/>
    <w:rsid w:val="00F868D7"/>
    <w:rsid w:val="00F869D6"/>
    <w:rsid w:val="00F86DD7"/>
    <w:rsid w:val="00F86E30"/>
    <w:rsid w:val="00F90012"/>
    <w:rsid w:val="00F902FC"/>
    <w:rsid w:val="00F90537"/>
    <w:rsid w:val="00F90832"/>
    <w:rsid w:val="00F90BD6"/>
    <w:rsid w:val="00F9131A"/>
    <w:rsid w:val="00F91565"/>
    <w:rsid w:val="00F92504"/>
    <w:rsid w:val="00F92682"/>
    <w:rsid w:val="00F9287B"/>
    <w:rsid w:val="00F92C00"/>
    <w:rsid w:val="00F92D81"/>
    <w:rsid w:val="00F92DAA"/>
    <w:rsid w:val="00F93068"/>
    <w:rsid w:val="00F93636"/>
    <w:rsid w:val="00F93812"/>
    <w:rsid w:val="00F938A5"/>
    <w:rsid w:val="00F93ADF"/>
    <w:rsid w:val="00F93B55"/>
    <w:rsid w:val="00F94DF3"/>
    <w:rsid w:val="00F951AC"/>
    <w:rsid w:val="00F951CF"/>
    <w:rsid w:val="00F952CF"/>
    <w:rsid w:val="00F953C2"/>
    <w:rsid w:val="00F953E5"/>
    <w:rsid w:val="00F95855"/>
    <w:rsid w:val="00F95C89"/>
    <w:rsid w:val="00F95DDD"/>
    <w:rsid w:val="00F962BD"/>
    <w:rsid w:val="00F965E3"/>
    <w:rsid w:val="00F96765"/>
    <w:rsid w:val="00F96A0B"/>
    <w:rsid w:val="00F96AE1"/>
    <w:rsid w:val="00F96D9F"/>
    <w:rsid w:val="00F9701F"/>
    <w:rsid w:val="00F978DD"/>
    <w:rsid w:val="00F97AA2"/>
    <w:rsid w:val="00F97FFD"/>
    <w:rsid w:val="00FA0264"/>
    <w:rsid w:val="00FA04AD"/>
    <w:rsid w:val="00FA05C5"/>
    <w:rsid w:val="00FA10FC"/>
    <w:rsid w:val="00FA1510"/>
    <w:rsid w:val="00FA2006"/>
    <w:rsid w:val="00FA21E3"/>
    <w:rsid w:val="00FA2215"/>
    <w:rsid w:val="00FA2494"/>
    <w:rsid w:val="00FA2F02"/>
    <w:rsid w:val="00FA300E"/>
    <w:rsid w:val="00FA33A7"/>
    <w:rsid w:val="00FA3EAA"/>
    <w:rsid w:val="00FA41F5"/>
    <w:rsid w:val="00FA432B"/>
    <w:rsid w:val="00FA4397"/>
    <w:rsid w:val="00FA4581"/>
    <w:rsid w:val="00FA46BD"/>
    <w:rsid w:val="00FA46D6"/>
    <w:rsid w:val="00FA4A1F"/>
    <w:rsid w:val="00FA529F"/>
    <w:rsid w:val="00FA5BF7"/>
    <w:rsid w:val="00FA5FC6"/>
    <w:rsid w:val="00FA6578"/>
    <w:rsid w:val="00FA67A1"/>
    <w:rsid w:val="00FA6872"/>
    <w:rsid w:val="00FA6ADA"/>
    <w:rsid w:val="00FA6B3C"/>
    <w:rsid w:val="00FA6C40"/>
    <w:rsid w:val="00FA6E1A"/>
    <w:rsid w:val="00FA70A4"/>
    <w:rsid w:val="00FA729F"/>
    <w:rsid w:val="00FA73E7"/>
    <w:rsid w:val="00FA7BB2"/>
    <w:rsid w:val="00FB0914"/>
    <w:rsid w:val="00FB13A4"/>
    <w:rsid w:val="00FB1792"/>
    <w:rsid w:val="00FB2222"/>
    <w:rsid w:val="00FB24A1"/>
    <w:rsid w:val="00FB29BA"/>
    <w:rsid w:val="00FB2A11"/>
    <w:rsid w:val="00FB2CB9"/>
    <w:rsid w:val="00FB2F05"/>
    <w:rsid w:val="00FB2F76"/>
    <w:rsid w:val="00FB3098"/>
    <w:rsid w:val="00FB31C4"/>
    <w:rsid w:val="00FB3253"/>
    <w:rsid w:val="00FB36A4"/>
    <w:rsid w:val="00FB3813"/>
    <w:rsid w:val="00FB39E0"/>
    <w:rsid w:val="00FB3B56"/>
    <w:rsid w:val="00FB3C08"/>
    <w:rsid w:val="00FB43CC"/>
    <w:rsid w:val="00FB444D"/>
    <w:rsid w:val="00FB4AEB"/>
    <w:rsid w:val="00FB540C"/>
    <w:rsid w:val="00FB5435"/>
    <w:rsid w:val="00FB577B"/>
    <w:rsid w:val="00FB597D"/>
    <w:rsid w:val="00FB6BC3"/>
    <w:rsid w:val="00FB6E01"/>
    <w:rsid w:val="00FB6FF6"/>
    <w:rsid w:val="00FB70A0"/>
    <w:rsid w:val="00FB738F"/>
    <w:rsid w:val="00FB73C5"/>
    <w:rsid w:val="00FB77B8"/>
    <w:rsid w:val="00FB786E"/>
    <w:rsid w:val="00FB79E3"/>
    <w:rsid w:val="00FC0498"/>
    <w:rsid w:val="00FC04C7"/>
    <w:rsid w:val="00FC062E"/>
    <w:rsid w:val="00FC0890"/>
    <w:rsid w:val="00FC0C26"/>
    <w:rsid w:val="00FC0E1C"/>
    <w:rsid w:val="00FC0E69"/>
    <w:rsid w:val="00FC101D"/>
    <w:rsid w:val="00FC1331"/>
    <w:rsid w:val="00FC17F5"/>
    <w:rsid w:val="00FC1D3C"/>
    <w:rsid w:val="00FC1EBC"/>
    <w:rsid w:val="00FC21A2"/>
    <w:rsid w:val="00FC263C"/>
    <w:rsid w:val="00FC2A1B"/>
    <w:rsid w:val="00FC2BD6"/>
    <w:rsid w:val="00FC2D3D"/>
    <w:rsid w:val="00FC36EF"/>
    <w:rsid w:val="00FC461D"/>
    <w:rsid w:val="00FC514B"/>
    <w:rsid w:val="00FC5319"/>
    <w:rsid w:val="00FC54ED"/>
    <w:rsid w:val="00FC553C"/>
    <w:rsid w:val="00FC5CB5"/>
    <w:rsid w:val="00FC5EB0"/>
    <w:rsid w:val="00FC61ED"/>
    <w:rsid w:val="00FC6224"/>
    <w:rsid w:val="00FC632F"/>
    <w:rsid w:val="00FC6A71"/>
    <w:rsid w:val="00FC7339"/>
    <w:rsid w:val="00FC76A4"/>
    <w:rsid w:val="00FC782F"/>
    <w:rsid w:val="00FC79AF"/>
    <w:rsid w:val="00FC7AC5"/>
    <w:rsid w:val="00FC7D0D"/>
    <w:rsid w:val="00FC7D6F"/>
    <w:rsid w:val="00FD0075"/>
    <w:rsid w:val="00FD049B"/>
    <w:rsid w:val="00FD058B"/>
    <w:rsid w:val="00FD0B56"/>
    <w:rsid w:val="00FD0CFE"/>
    <w:rsid w:val="00FD0EE6"/>
    <w:rsid w:val="00FD0F17"/>
    <w:rsid w:val="00FD0FA7"/>
    <w:rsid w:val="00FD1D71"/>
    <w:rsid w:val="00FD2714"/>
    <w:rsid w:val="00FD2FC7"/>
    <w:rsid w:val="00FD3F17"/>
    <w:rsid w:val="00FD425E"/>
    <w:rsid w:val="00FD431B"/>
    <w:rsid w:val="00FD4BCA"/>
    <w:rsid w:val="00FD4FED"/>
    <w:rsid w:val="00FD53E7"/>
    <w:rsid w:val="00FD5832"/>
    <w:rsid w:val="00FD5BD8"/>
    <w:rsid w:val="00FD5C9A"/>
    <w:rsid w:val="00FD62F1"/>
    <w:rsid w:val="00FD6977"/>
    <w:rsid w:val="00FD6AFF"/>
    <w:rsid w:val="00FD6BF9"/>
    <w:rsid w:val="00FD6FC8"/>
    <w:rsid w:val="00FD7491"/>
    <w:rsid w:val="00FD7BC2"/>
    <w:rsid w:val="00FD7CCE"/>
    <w:rsid w:val="00FE024E"/>
    <w:rsid w:val="00FE03D5"/>
    <w:rsid w:val="00FE05B8"/>
    <w:rsid w:val="00FE06E5"/>
    <w:rsid w:val="00FE0811"/>
    <w:rsid w:val="00FE0DC9"/>
    <w:rsid w:val="00FE1148"/>
    <w:rsid w:val="00FE13B3"/>
    <w:rsid w:val="00FE14C9"/>
    <w:rsid w:val="00FE17D1"/>
    <w:rsid w:val="00FE1802"/>
    <w:rsid w:val="00FE195E"/>
    <w:rsid w:val="00FE1B3A"/>
    <w:rsid w:val="00FE1F29"/>
    <w:rsid w:val="00FE2667"/>
    <w:rsid w:val="00FE2A93"/>
    <w:rsid w:val="00FE2E39"/>
    <w:rsid w:val="00FE30C5"/>
    <w:rsid w:val="00FE3B33"/>
    <w:rsid w:val="00FE3CD9"/>
    <w:rsid w:val="00FE3CDF"/>
    <w:rsid w:val="00FE4121"/>
    <w:rsid w:val="00FE4510"/>
    <w:rsid w:val="00FE4CBF"/>
    <w:rsid w:val="00FE4DF4"/>
    <w:rsid w:val="00FE502F"/>
    <w:rsid w:val="00FE512D"/>
    <w:rsid w:val="00FE6727"/>
    <w:rsid w:val="00FE7356"/>
    <w:rsid w:val="00FE739E"/>
    <w:rsid w:val="00FE7A2F"/>
    <w:rsid w:val="00FF012B"/>
    <w:rsid w:val="00FF0C2E"/>
    <w:rsid w:val="00FF14FD"/>
    <w:rsid w:val="00FF152D"/>
    <w:rsid w:val="00FF15A3"/>
    <w:rsid w:val="00FF182B"/>
    <w:rsid w:val="00FF19B9"/>
    <w:rsid w:val="00FF1EFF"/>
    <w:rsid w:val="00FF23EF"/>
    <w:rsid w:val="00FF250D"/>
    <w:rsid w:val="00FF26D7"/>
    <w:rsid w:val="00FF2CE9"/>
    <w:rsid w:val="00FF2DD4"/>
    <w:rsid w:val="00FF320F"/>
    <w:rsid w:val="00FF32F1"/>
    <w:rsid w:val="00FF3473"/>
    <w:rsid w:val="00FF3820"/>
    <w:rsid w:val="00FF3AD2"/>
    <w:rsid w:val="00FF4511"/>
    <w:rsid w:val="00FF4643"/>
    <w:rsid w:val="00FF4A72"/>
    <w:rsid w:val="00FF56CF"/>
    <w:rsid w:val="00FF5748"/>
    <w:rsid w:val="00FF574B"/>
    <w:rsid w:val="00FF6353"/>
    <w:rsid w:val="00FF65BB"/>
    <w:rsid w:val="00FF6E5A"/>
    <w:rsid w:val="00FF7353"/>
    <w:rsid w:val="00FF7C07"/>
    <w:rsid w:val="00FF7CAD"/>
    <w:rsid w:val="00FF7D08"/>
    <w:rsid w:val="00FF7F41"/>
    <w:rsid w:val="010E4AD7"/>
    <w:rsid w:val="01211DD1"/>
    <w:rsid w:val="012524DB"/>
    <w:rsid w:val="014B4E0B"/>
    <w:rsid w:val="0177512E"/>
    <w:rsid w:val="01923CCA"/>
    <w:rsid w:val="01932943"/>
    <w:rsid w:val="01AF485A"/>
    <w:rsid w:val="01C17BDA"/>
    <w:rsid w:val="01D46041"/>
    <w:rsid w:val="022826DA"/>
    <w:rsid w:val="0243E096"/>
    <w:rsid w:val="0246F08E"/>
    <w:rsid w:val="028211CC"/>
    <w:rsid w:val="0287AD77"/>
    <w:rsid w:val="0288C94B"/>
    <w:rsid w:val="02AD6CF9"/>
    <w:rsid w:val="02BEB743"/>
    <w:rsid w:val="02F915F3"/>
    <w:rsid w:val="031E99DA"/>
    <w:rsid w:val="033227CA"/>
    <w:rsid w:val="03355EC3"/>
    <w:rsid w:val="039AAC90"/>
    <w:rsid w:val="039FC61D"/>
    <w:rsid w:val="03AA60FD"/>
    <w:rsid w:val="03BF5DAC"/>
    <w:rsid w:val="03DECC72"/>
    <w:rsid w:val="03E20A89"/>
    <w:rsid w:val="0409DBA5"/>
    <w:rsid w:val="0449444A"/>
    <w:rsid w:val="044F2664"/>
    <w:rsid w:val="045454DE"/>
    <w:rsid w:val="045494E6"/>
    <w:rsid w:val="0474208C"/>
    <w:rsid w:val="04BDDD20"/>
    <w:rsid w:val="04D7800C"/>
    <w:rsid w:val="04EBE58C"/>
    <w:rsid w:val="04F90E41"/>
    <w:rsid w:val="05002594"/>
    <w:rsid w:val="051D8C33"/>
    <w:rsid w:val="052F16F2"/>
    <w:rsid w:val="0546A6C7"/>
    <w:rsid w:val="057FA8AB"/>
    <w:rsid w:val="05C0B345"/>
    <w:rsid w:val="05E4486F"/>
    <w:rsid w:val="060B1B2D"/>
    <w:rsid w:val="0611DCE2"/>
    <w:rsid w:val="065F6625"/>
    <w:rsid w:val="06826ABD"/>
    <w:rsid w:val="068C46F0"/>
    <w:rsid w:val="068EFD2D"/>
    <w:rsid w:val="069FDC36"/>
    <w:rsid w:val="06DD5CF0"/>
    <w:rsid w:val="0726DE5B"/>
    <w:rsid w:val="07313485"/>
    <w:rsid w:val="073A6933"/>
    <w:rsid w:val="075CA405"/>
    <w:rsid w:val="07831A67"/>
    <w:rsid w:val="07B57D8E"/>
    <w:rsid w:val="07D5CD2C"/>
    <w:rsid w:val="07EA13CC"/>
    <w:rsid w:val="07FF15EC"/>
    <w:rsid w:val="0812A680"/>
    <w:rsid w:val="081311B7"/>
    <w:rsid w:val="083FFAF3"/>
    <w:rsid w:val="0840B763"/>
    <w:rsid w:val="08594E39"/>
    <w:rsid w:val="08773F68"/>
    <w:rsid w:val="087BDB45"/>
    <w:rsid w:val="0881998D"/>
    <w:rsid w:val="088E315F"/>
    <w:rsid w:val="08B7CB51"/>
    <w:rsid w:val="08DC3986"/>
    <w:rsid w:val="091F87C1"/>
    <w:rsid w:val="0922D454"/>
    <w:rsid w:val="0941013D"/>
    <w:rsid w:val="094982B7"/>
    <w:rsid w:val="099C242D"/>
    <w:rsid w:val="09B4D2D5"/>
    <w:rsid w:val="0A2685BB"/>
    <w:rsid w:val="0A2FEBCC"/>
    <w:rsid w:val="0A30A5D9"/>
    <w:rsid w:val="0A3BDB37"/>
    <w:rsid w:val="0A453D05"/>
    <w:rsid w:val="0A54F6C0"/>
    <w:rsid w:val="0A664443"/>
    <w:rsid w:val="0A78B8D0"/>
    <w:rsid w:val="0A7BDD50"/>
    <w:rsid w:val="0A9015BA"/>
    <w:rsid w:val="0AA6F02E"/>
    <w:rsid w:val="0AB2043E"/>
    <w:rsid w:val="0AB7C66E"/>
    <w:rsid w:val="0AF0EEE5"/>
    <w:rsid w:val="0B02468C"/>
    <w:rsid w:val="0BBF0652"/>
    <w:rsid w:val="0BC62621"/>
    <w:rsid w:val="0BE3B4F7"/>
    <w:rsid w:val="0BE6B340"/>
    <w:rsid w:val="0C05B476"/>
    <w:rsid w:val="0C175FF8"/>
    <w:rsid w:val="0C3879D0"/>
    <w:rsid w:val="0C4F2845"/>
    <w:rsid w:val="0C6B1CB8"/>
    <w:rsid w:val="0C8BD212"/>
    <w:rsid w:val="0CB29154"/>
    <w:rsid w:val="0CE1F6D2"/>
    <w:rsid w:val="0CE64C50"/>
    <w:rsid w:val="0D287127"/>
    <w:rsid w:val="0D2F41B1"/>
    <w:rsid w:val="0D45660B"/>
    <w:rsid w:val="0D45EEF0"/>
    <w:rsid w:val="0D47DD59"/>
    <w:rsid w:val="0DCBC47E"/>
    <w:rsid w:val="0DEF0CA8"/>
    <w:rsid w:val="0E1E6B8B"/>
    <w:rsid w:val="0E3CAC2C"/>
    <w:rsid w:val="0E572E12"/>
    <w:rsid w:val="0E585332"/>
    <w:rsid w:val="0E7BB035"/>
    <w:rsid w:val="0E8CDD60"/>
    <w:rsid w:val="0E8EFE08"/>
    <w:rsid w:val="0EA9CC4E"/>
    <w:rsid w:val="0EB180F9"/>
    <w:rsid w:val="0F072727"/>
    <w:rsid w:val="0F153FEB"/>
    <w:rsid w:val="0F19EDFB"/>
    <w:rsid w:val="0F5AFA61"/>
    <w:rsid w:val="0F6C15FD"/>
    <w:rsid w:val="0F740DDB"/>
    <w:rsid w:val="0F812F4F"/>
    <w:rsid w:val="0F8D0BD9"/>
    <w:rsid w:val="1001711C"/>
    <w:rsid w:val="102B2540"/>
    <w:rsid w:val="1048544B"/>
    <w:rsid w:val="106744B8"/>
    <w:rsid w:val="1074C3F4"/>
    <w:rsid w:val="10A2F725"/>
    <w:rsid w:val="10A92FFB"/>
    <w:rsid w:val="10B62C33"/>
    <w:rsid w:val="10C3EE38"/>
    <w:rsid w:val="10C7EFB1"/>
    <w:rsid w:val="10CD02D0"/>
    <w:rsid w:val="111FD69C"/>
    <w:rsid w:val="113B7DF9"/>
    <w:rsid w:val="113F5A6A"/>
    <w:rsid w:val="114A631A"/>
    <w:rsid w:val="11B0387C"/>
    <w:rsid w:val="1208231C"/>
    <w:rsid w:val="12174A58"/>
    <w:rsid w:val="121A1E79"/>
    <w:rsid w:val="123209FC"/>
    <w:rsid w:val="12370F9A"/>
    <w:rsid w:val="123C715C"/>
    <w:rsid w:val="124CF4DE"/>
    <w:rsid w:val="125B2225"/>
    <w:rsid w:val="12776BB8"/>
    <w:rsid w:val="128D3070"/>
    <w:rsid w:val="1299F851"/>
    <w:rsid w:val="13461A0E"/>
    <w:rsid w:val="1357C9FA"/>
    <w:rsid w:val="137EDC3D"/>
    <w:rsid w:val="13BA9250"/>
    <w:rsid w:val="140C6D0E"/>
    <w:rsid w:val="140F132A"/>
    <w:rsid w:val="144BC35F"/>
    <w:rsid w:val="149D4C5C"/>
    <w:rsid w:val="14B9BD05"/>
    <w:rsid w:val="1519D75B"/>
    <w:rsid w:val="1523352E"/>
    <w:rsid w:val="155E19E4"/>
    <w:rsid w:val="156E2DF4"/>
    <w:rsid w:val="15875D7C"/>
    <w:rsid w:val="158FF53E"/>
    <w:rsid w:val="15A31F53"/>
    <w:rsid w:val="15C41ABD"/>
    <w:rsid w:val="15D3C204"/>
    <w:rsid w:val="15ED69CF"/>
    <w:rsid w:val="160F7DDF"/>
    <w:rsid w:val="1627D00F"/>
    <w:rsid w:val="1628A47B"/>
    <w:rsid w:val="1652DFAF"/>
    <w:rsid w:val="16584A2D"/>
    <w:rsid w:val="166417E8"/>
    <w:rsid w:val="167104FD"/>
    <w:rsid w:val="16868B79"/>
    <w:rsid w:val="169687E8"/>
    <w:rsid w:val="169A8B5D"/>
    <w:rsid w:val="169BA753"/>
    <w:rsid w:val="16C8B68C"/>
    <w:rsid w:val="16D45D8A"/>
    <w:rsid w:val="16E97548"/>
    <w:rsid w:val="17012753"/>
    <w:rsid w:val="17060C47"/>
    <w:rsid w:val="1706B3AA"/>
    <w:rsid w:val="17185FA8"/>
    <w:rsid w:val="177D7C4A"/>
    <w:rsid w:val="17CAF2CC"/>
    <w:rsid w:val="17FB6BC5"/>
    <w:rsid w:val="180E5CD6"/>
    <w:rsid w:val="184BE2E4"/>
    <w:rsid w:val="1870C48A"/>
    <w:rsid w:val="187993DE"/>
    <w:rsid w:val="188F430B"/>
    <w:rsid w:val="18C29057"/>
    <w:rsid w:val="18D1DB51"/>
    <w:rsid w:val="18FF9F84"/>
    <w:rsid w:val="1911BAA6"/>
    <w:rsid w:val="193978F6"/>
    <w:rsid w:val="19407F68"/>
    <w:rsid w:val="197A25A2"/>
    <w:rsid w:val="198E4725"/>
    <w:rsid w:val="1999559D"/>
    <w:rsid w:val="19A93F28"/>
    <w:rsid w:val="19C099D4"/>
    <w:rsid w:val="19C7F612"/>
    <w:rsid w:val="19CEE4A5"/>
    <w:rsid w:val="19D9928E"/>
    <w:rsid w:val="19EF8DFF"/>
    <w:rsid w:val="1A21CE01"/>
    <w:rsid w:val="1A55B8FE"/>
    <w:rsid w:val="1A669EE0"/>
    <w:rsid w:val="1A6754D3"/>
    <w:rsid w:val="1A900E7D"/>
    <w:rsid w:val="1AA93C6B"/>
    <w:rsid w:val="1B23013C"/>
    <w:rsid w:val="1B3E714B"/>
    <w:rsid w:val="1B3FFADA"/>
    <w:rsid w:val="1B5090B8"/>
    <w:rsid w:val="1B7F1915"/>
    <w:rsid w:val="1BDA66DC"/>
    <w:rsid w:val="1BE0840E"/>
    <w:rsid w:val="1BE94914"/>
    <w:rsid w:val="1BFCC497"/>
    <w:rsid w:val="1C066809"/>
    <w:rsid w:val="1C5568CA"/>
    <w:rsid w:val="1C57DAC6"/>
    <w:rsid w:val="1C773248"/>
    <w:rsid w:val="1C94EDEF"/>
    <w:rsid w:val="1CC29C2D"/>
    <w:rsid w:val="1CD612FE"/>
    <w:rsid w:val="1D039AB2"/>
    <w:rsid w:val="1D0EE29D"/>
    <w:rsid w:val="1D3112A5"/>
    <w:rsid w:val="1D615301"/>
    <w:rsid w:val="1D62E074"/>
    <w:rsid w:val="1D71301E"/>
    <w:rsid w:val="1D759F15"/>
    <w:rsid w:val="1D776724"/>
    <w:rsid w:val="1D895E3F"/>
    <w:rsid w:val="1DB04B6C"/>
    <w:rsid w:val="1DFE6500"/>
    <w:rsid w:val="1E080079"/>
    <w:rsid w:val="1E149A05"/>
    <w:rsid w:val="1E43CA7A"/>
    <w:rsid w:val="1E5C86B9"/>
    <w:rsid w:val="1E63AD45"/>
    <w:rsid w:val="1E6DF2AD"/>
    <w:rsid w:val="1E725F92"/>
    <w:rsid w:val="1E8E4440"/>
    <w:rsid w:val="1EA86A1B"/>
    <w:rsid w:val="1EB22FF7"/>
    <w:rsid w:val="1EBB4713"/>
    <w:rsid w:val="1EC8C4B6"/>
    <w:rsid w:val="1EDFBBB8"/>
    <w:rsid w:val="1EEAC306"/>
    <w:rsid w:val="1EEDCB55"/>
    <w:rsid w:val="1EF6EEB8"/>
    <w:rsid w:val="1F28E049"/>
    <w:rsid w:val="1F47682D"/>
    <w:rsid w:val="1F821D0C"/>
    <w:rsid w:val="1F9685BF"/>
    <w:rsid w:val="1FD08BAC"/>
    <w:rsid w:val="20269313"/>
    <w:rsid w:val="202CDEFD"/>
    <w:rsid w:val="205A3E72"/>
    <w:rsid w:val="207015BA"/>
    <w:rsid w:val="20A10CA5"/>
    <w:rsid w:val="20ACF05E"/>
    <w:rsid w:val="20DA9554"/>
    <w:rsid w:val="210BDD74"/>
    <w:rsid w:val="212F43C2"/>
    <w:rsid w:val="2135F1E0"/>
    <w:rsid w:val="21466E24"/>
    <w:rsid w:val="21550F5A"/>
    <w:rsid w:val="216377A2"/>
    <w:rsid w:val="2163B8B2"/>
    <w:rsid w:val="2177DA66"/>
    <w:rsid w:val="219C8B40"/>
    <w:rsid w:val="21A2788D"/>
    <w:rsid w:val="21B1C940"/>
    <w:rsid w:val="21B41945"/>
    <w:rsid w:val="21C7FC09"/>
    <w:rsid w:val="2217A84D"/>
    <w:rsid w:val="2254F8E0"/>
    <w:rsid w:val="22629FAF"/>
    <w:rsid w:val="2264A0AE"/>
    <w:rsid w:val="226CDD59"/>
    <w:rsid w:val="22752A0A"/>
    <w:rsid w:val="22759213"/>
    <w:rsid w:val="228595DC"/>
    <w:rsid w:val="228A8214"/>
    <w:rsid w:val="22C01845"/>
    <w:rsid w:val="22CBBAD8"/>
    <w:rsid w:val="22E40B4E"/>
    <w:rsid w:val="23295B58"/>
    <w:rsid w:val="233734D9"/>
    <w:rsid w:val="2339CAA7"/>
    <w:rsid w:val="233B0DB6"/>
    <w:rsid w:val="234D46FB"/>
    <w:rsid w:val="236ACD2A"/>
    <w:rsid w:val="2385B106"/>
    <w:rsid w:val="239A083C"/>
    <w:rsid w:val="23D1CF49"/>
    <w:rsid w:val="23E6052C"/>
    <w:rsid w:val="23F2BD70"/>
    <w:rsid w:val="24118AD5"/>
    <w:rsid w:val="242DFA84"/>
    <w:rsid w:val="2447AC1D"/>
    <w:rsid w:val="244FAC12"/>
    <w:rsid w:val="248C10D3"/>
    <w:rsid w:val="249FD8B9"/>
    <w:rsid w:val="24B97FD5"/>
    <w:rsid w:val="24D13A56"/>
    <w:rsid w:val="24DA240F"/>
    <w:rsid w:val="24EBECBA"/>
    <w:rsid w:val="24F309CD"/>
    <w:rsid w:val="24FB7255"/>
    <w:rsid w:val="250FCE58"/>
    <w:rsid w:val="251F43DF"/>
    <w:rsid w:val="25251F2F"/>
    <w:rsid w:val="252EA275"/>
    <w:rsid w:val="2531C265"/>
    <w:rsid w:val="25BB3A4A"/>
    <w:rsid w:val="25C30498"/>
    <w:rsid w:val="25D77EA6"/>
    <w:rsid w:val="25DEEA02"/>
    <w:rsid w:val="2609C4EF"/>
    <w:rsid w:val="263900A8"/>
    <w:rsid w:val="2675872B"/>
    <w:rsid w:val="2687D1A0"/>
    <w:rsid w:val="269E12B3"/>
    <w:rsid w:val="26A08D4A"/>
    <w:rsid w:val="26D105E1"/>
    <w:rsid w:val="26FCC413"/>
    <w:rsid w:val="2720D823"/>
    <w:rsid w:val="2743DF5B"/>
    <w:rsid w:val="2774E891"/>
    <w:rsid w:val="27BF2178"/>
    <w:rsid w:val="27E3F24C"/>
    <w:rsid w:val="27E8F09C"/>
    <w:rsid w:val="2826A87D"/>
    <w:rsid w:val="28311921"/>
    <w:rsid w:val="284AF32B"/>
    <w:rsid w:val="28618C69"/>
    <w:rsid w:val="28957712"/>
    <w:rsid w:val="28A34E2B"/>
    <w:rsid w:val="28BA4012"/>
    <w:rsid w:val="28D4EF5B"/>
    <w:rsid w:val="28E7B9B4"/>
    <w:rsid w:val="28EDEC6F"/>
    <w:rsid w:val="290F3BAC"/>
    <w:rsid w:val="2912E914"/>
    <w:rsid w:val="2936116E"/>
    <w:rsid w:val="29588A15"/>
    <w:rsid w:val="296B2D30"/>
    <w:rsid w:val="29755CF8"/>
    <w:rsid w:val="29886C1C"/>
    <w:rsid w:val="299067BA"/>
    <w:rsid w:val="29B71B89"/>
    <w:rsid w:val="29FB3049"/>
    <w:rsid w:val="29FE01F2"/>
    <w:rsid w:val="2A04BC96"/>
    <w:rsid w:val="2A0B48CF"/>
    <w:rsid w:val="2A2CCB29"/>
    <w:rsid w:val="2A613818"/>
    <w:rsid w:val="2A63A929"/>
    <w:rsid w:val="2A6C6478"/>
    <w:rsid w:val="2A77AE4D"/>
    <w:rsid w:val="2A81B589"/>
    <w:rsid w:val="2AA6F04B"/>
    <w:rsid w:val="2ABB82D0"/>
    <w:rsid w:val="2AE111BC"/>
    <w:rsid w:val="2AF1E9AD"/>
    <w:rsid w:val="2B235674"/>
    <w:rsid w:val="2B45613C"/>
    <w:rsid w:val="2BA9ED97"/>
    <w:rsid w:val="2BBF6D65"/>
    <w:rsid w:val="2BDB64C8"/>
    <w:rsid w:val="2BE89F48"/>
    <w:rsid w:val="2BF01947"/>
    <w:rsid w:val="2C04DD82"/>
    <w:rsid w:val="2C057361"/>
    <w:rsid w:val="2C1DB9B2"/>
    <w:rsid w:val="2C306995"/>
    <w:rsid w:val="2C43B09C"/>
    <w:rsid w:val="2C5F5DD5"/>
    <w:rsid w:val="2C748369"/>
    <w:rsid w:val="2C953515"/>
    <w:rsid w:val="2C9B787B"/>
    <w:rsid w:val="2CE0E22B"/>
    <w:rsid w:val="2CEC6995"/>
    <w:rsid w:val="2CF83651"/>
    <w:rsid w:val="2CFF477F"/>
    <w:rsid w:val="2D3D9180"/>
    <w:rsid w:val="2D5D1AC0"/>
    <w:rsid w:val="2D67530A"/>
    <w:rsid w:val="2D83D6E3"/>
    <w:rsid w:val="2D8477E8"/>
    <w:rsid w:val="2D92F774"/>
    <w:rsid w:val="2DADA17C"/>
    <w:rsid w:val="2DDCEB32"/>
    <w:rsid w:val="2DE696FA"/>
    <w:rsid w:val="2DEBB1EA"/>
    <w:rsid w:val="2DFFB3B6"/>
    <w:rsid w:val="2E36786C"/>
    <w:rsid w:val="2E398B78"/>
    <w:rsid w:val="2E516DA3"/>
    <w:rsid w:val="2E7FC0CC"/>
    <w:rsid w:val="2E9D2BA6"/>
    <w:rsid w:val="2E9FB050"/>
    <w:rsid w:val="2EA33A72"/>
    <w:rsid w:val="2ED1F9E5"/>
    <w:rsid w:val="2F10B870"/>
    <w:rsid w:val="2F1EDF0B"/>
    <w:rsid w:val="2F303690"/>
    <w:rsid w:val="2F330BA2"/>
    <w:rsid w:val="2F95C89C"/>
    <w:rsid w:val="2FA35F7D"/>
    <w:rsid w:val="2FAB475E"/>
    <w:rsid w:val="30162426"/>
    <w:rsid w:val="3025C27A"/>
    <w:rsid w:val="3029931B"/>
    <w:rsid w:val="3036D2EA"/>
    <w:rsid w:val="303DF2F5"/>
    <w:rsid w:val="309B9019"/>
    <w:rsid w:val="30D6DA95"/>
    <w:rsid w:val="310E9205"/>
    <w:rsid w:val="31194AF7"/>
    <w:rsid w:val="312F26EE"/>
    <w:rsid w:val="313046BF"/>
    <w:rsid w:val="3133C1BC"/>
    <w:rsid w:val="314E2495"/>
    <w:rsid w:val="31676BC1"/>
    <w:rsid w:val="31833267"/>
    <w:rsid w:val="31AC800A"/>
    <w:rsid w:val="31B43E04"/>
    <w:rsid w:val="31DC8B31"/>
    <w:rsid w:val="31EAE58C"/>
    <w:rsid w:val="31F67B30"/>
    <w:rsid w:val="32119F75"/>
    <w:rsid w:val="3220C521"/>
    <w:rsid w:val="323131DE"/>
    <w:rsid w:val="324AFBBE"/>
    <w:rsid w:val="3276A8EC"/>
    <w:rsid w:val="328AEA3C"/>
    <w:rsid w:val="328F458B"/>
    <w:rsid w:val="32AA663F"/>
    <w:rsid w:val="32BF59A4"/>
    <w:rsid w:val="32D043FD"/>
    <w:rsid w:val="32D42F55"/>
    <w:rsid w:val="32F46D9E"/>
    <w:rsid w:val="330B6F1E"/>
    <w:rsid w:val="333F1360"/>
    <w:rsid w:val="33653638"/>
    <w:rsid w:val="3393E378"/>
    <w:rsid w:val="33A8526F"/>
    <w:rsid w:val="33E51F35"/>
    <w:rsid w:val="33E6E9F4"/>
    <w:rsid w:val="340A9676"/>
    <w:rsid w:val="341DC514"/>
    <w:rsid w:val="34462A52"/>
    <w:rsid w:val="3473795C"/>
    <w:rsid w:val="34795BA3"/>
    <w:rsid w:val="34991D0C"/>
    <w:rsid w:val="34C36928"/>
    <w:rsid w:val="34FE86EB"/>
    <w:rsid w:val="351B7443"/>
    <w:rsid w:val="35205363"/>
    <w:rsid w:val="3553C3EF"/>
    <w:rsid w:val="35C2707F"/>
    <w:rsid w:val="35EE90E2"/>
    <w:rsid w:val="35F4E790"/>
    <w:rsid w:val="363260B3"/>
    <w:rsid w:val="3688D8ED"/>
    <w:rsid w:val="36A74722"/>
    <w:rsid w:val="36B0BABC"/>
    <w:rsid w:val="36C02A15"/>
    <w:rsid w:val="36E12EFD"/>
    <w:rsid w:val="36F21C34"/>
    <w:rsid w:val="37044E4D"/>
    <w:rsid w:val="37413273"/>
    <w:rsid w:val="3748FCD5"/>
    <w:rsid w:val="37748B26"/>
    <w:rsid w:val="3776459B"/>
    <w:rsid w:val="379F95B0"/>
    <w:rsid w:val="37D468CD"/>
    <w:rsid w:val="37D7CE5B"/>
    <w:rsid w:val="380180C9"/>
    <w:rsid w:val="3844C7A5"/>
    <w:rsid w:val="3870A34C"/>
    <w:rsid w:val="38751E18"/>
    <w:rsid w:val="38CBA104"/>
    <w:rsid w:val="38DEA727"/>
    <w:rsid w:val="38E204C6"/>
    <w:rsid w:val="38F4DF08"/>
    <w:rsid w:val="392475C6"/>
    <w:rsid w:val="393D9322"/>
    <w:rsid w:val="3955226D"/>
    <w:rsid w:val="3975AB9F"/>
    <w:rsid w:val="3994531A"/>
    <w:rsid w:val="39AC7BB9"/>
    <w:rsid w:val="39B0EAF8"/>
    <w:rsid w:val="39BBB082"/>
    <w:rsid w:val="39C2D17B"/>
    <w:rsid w:val="39D45811"/>
    <w:rsid w:val="39E2494D"/>
    <w:rsid w:val="39ED39F7"/>
    <w:rsid w:val="39FC5158"/>
    <w:rsid w:val="3A084EF2"/>
    <w:rsid w:val="3A2D18BF"/>
    <w:rsid w:val="3A345E8B"/>
    <w:rsid w:val="3A9E737A"/>
    <w:rsid w:val="3A9FF8EC"/>
    <w:rsid w:val="3AC9C299"/>
    <w:rsid w:val="3ADCE653"/>
    <w:rsid w:val="3ADF4510"/>
    <w:rsid w:val="3AE929F2"/>
    <w:rsid w:val="3AF67FD2"/>
    <w:rsid w:val="3B166A5D"/>
    <w:rsid w:val="3B1A99EA"/>
    <w:rsid w:val="3B3B8872"/>
    <w:rsid w:val="3B59AE1A"/>
    <w:rsid w:val="3B691B19"/>
    <w:rsid w:val="3B938FA6"/>
    <w:rsid w:val="3B98286E"/>
    <w:rsid w:val="3BAEF825"/>
    <w:rsid w:val="3BEB753A"/>
    <w:rsid w:val="3C1905DF"/>
    <w:rsid w:val="3C72BD01"/>
    <w:rsid w:val="3C75AB9D"/>
    <w:rsid w:val="3C81EDD8"/>
    <w:rsid w:val="3C91FF95"/>
    <w:rsid w:val="3CC39CF9"/>
    <w:rsid w:val="3CD5B59D"/>
    <w:rsid w:val="3CE20DA3"/>
    <w:rsid w:val="3CEBD59F"/>
    <w:rsid w:val="3CECC07B"/>
    <w:rsid w:val="3CF27CCC"/>
    <w:rsid w:val="3D055C2E"/>
    <w:rsid w:val="3D2A74E5"/>
    <w:rsid w:val="3D88D9A0"/>
    <w:rsid w:val="3D8CC5B6"/>
    <w:rsid w:val="3D9CB793"/>
    <w:rsid w:val="3DA36AA5"/>
    <w:rsid w:val="3DAFB570"/>
    <w:rsid w:val="3DC2265D"/>
    <w:rsid w:val="3DCD2D0F"/>
    <w:rsid w:val="3E3AAD96"/>
    <w:rsid w:val="3E543546"/>
    <w:rsid w:val="3E5D74BF"/>
    <w:rsid w:val="3E83BE57"/>
    <w:rsid w:val="3F000EE4"/>
    <w:rsid w:val="3F0D9E86"/>
    <w:rsid w:val="3F2FE3F8"/>
    <w:rsid w:val="3F38889A"/>
    <w:rsid w:val="3F6A3DAB"/>
    <w:rsid w:val="3F71D528"/>
    <w:rsid w:val="3F91DADD"/>
    <w:rsid w:val="3FD39C22"/>
    <w:rsid w:val="3FDA8ED7"/>
    <w:rsid w:val="4015C278"/>
    <w:rsid w:val="40347A7C"/>
    <w:rsid w:val="403C4FA8"/>
    <w:rsid w:val="4048B5BF"/>
    <w:rsid w:val="4064BA3D"/>
    <w:rsid w:val="408358E8"/>
    <w:rsid w:val="40B4CDB2"/>
    <w:rsid w:val="40D7C580"/>
    <w:rsid w:val="40F01F56"/>
    <w:rsid w:val="413B2CBB"/>
    <w:rsid w:val="4158AD94"/>
    <w:rsid w:val="41693F53"/>
    <w:rsid w:val="416958FF"/>
    <w:rsid w:val="419273D4"/>
    <w:rsid w:val="419AFA89"/>
    <w:rsid w:val="419ECF63"/>
    <w:rsid w:val="41FB7857"/>
    <w:rsid w:val="42174EFD"/>
    <w:rsid w:val="422DF9F6"/>
    <w:rsid w:val="4231D6FE"/>
    <w:rsid w:val="4238EF88"/>
    <w:rsid w:val="423B9F55"/>
    <w:rsid w:val="423FBFB2"/>
    <w:rsid w:val="42458822"/>
    <w:rsid w:val="42A5F84F"/>
    <w:rsid w:val="42CD35D8"/>
    <w:rsid w:val="42DA2785"/>
    <w:rsid w:val="42DDE7AD"/>
    <w:rsid w:val="430758B4"/>
    <w:rsid w:val="4310D09B"/>
    <w:rsid w:val="433D8BDD"/>
    <w:rsid w:val="4354462B"/>
    <w:rsid w:val="435E776B"/>
    <w:rsid w:val="4391C1AF"/>
    <w:rsid w:val="43A0E0C6"/>
    <w:rsid w:val="43A1C7C6"/>
    <w:rsid w:val="43AEA3DE"/>
    <w:rsid w:val="43F1EACE"/>
    <w:rsid w:val="43FDB09F"/>
    <w:rsid w:val="441AE2DF"/>
    <w:rsid w:val="443C9D04"/>
    <w:rsid w:val="4470DC91"/>
    <w:rsid w:val="44732C07"/>
    <w:rsid w:val="44A59C6B"/>
    <w:rsid w:val="44E21061"/>
    <w:rsid w:val="44EDC226"/>
    <w:rsid w:val="451AAA89"/>
    <w:rsid w:val="451FA7AD"/>
    <w:rsid w:val="453035A1"/>
    <w:rsid w:val="4532E666"/>
    <w:rsid w:val="4560AFC2"/>
    <w:rsid w:val="456229DE"/>
    <w:rsid w:val="45845A44"/>
    <w:rsid w:val="4589D707"/>
    <w:rsid w:val="458DF75B"/>
    <w:rsid w:val="45A3A000"/>
    <w:rsid w:val="45AE342B"/>
    <w:rsid w:val="45C07731"/>
    <w:rsid w:val="45C79618"/>
    <w:rsid w:val="45C83E64"/>
    <w:rsid w:val="45CB8BF2"/>
    <w:rsid w:val="45DC442D"/>
    <w:rsid w:val="45DE433C"/>
    <w:rsid w:val="45E94FEB"/>
    <w:rsid w:val="45EAAE54"/>
    <w:rsid w:val="46110912"/>
    <w:rsid w:val="4612EB64"/>
    <w:rsid w:val="463C3F5F"/>
    <w:rsid w:val="466A920A"/>
    <w:rsid w:val="4683A42F"/>
    <w:rsid w:val="4715CACC"/>
    <w:rsid w:val="472622BB"/>
    <w:rsid w:val="4750D8B6"/>
    <w:rsid w:val="475EEAAB"/>
    <w:rsid w:val="4781C148"/>
    <w:rsid w:val="4785E897"/>
    <w:rsid w:val="479F25D3"/>
    <w:rsid w:val="47A997B4"/>
    <w:rsid w:val="47BFA01C"/>
    <w:rsid w:val="47D32FF1"/>
    <w:rsid w:val="47D523D2"/>
    <w:rsid w:val="48203B24"/>
    <w:rsid w:val="482CC78B"/>
    <w:rsid w:val="484ACF10"/>
    <w:rsid w:val="485DAB41"/>
    <w:rsid w:val="488C88C7"/>
    <w:rsid w:val="48A5CC6F"/>
    <w:rsid w:val="48B00804"/>
    <w:rsid w:val="48B395C2"/>
    <w:rsid w:val="48BB7E2D"/>
    <w:rsid w:val="48DB1DF4"/>
    <w:rsid w:val="48E3FC1B"/>
    <w:rsid w:val="48ED6716"/>
    <w:rsid w:val="4900BBB6"/>
    <w:rsid w:val="492453AB"/>
    <w:rsid w:val="49AA7556"/>
    <w:rsid w:val="49DCB8C3"/>
    <w:rsid w:val="49F9A87F"/>
    <w:rsid w:val="49FE8F0B"/>
    <w:rsid w:val="4A0F8476"/>
    <w:rsid w:val="4A325034"/>
    <w:rsid w:val="4A3BC4EF"/>
    <w:rsid w:val="4A512AA0"/>
    <w:rsid w:val="4A572F64"/>
    <w:rsid w:val="4AAC0D4E"/>
    <w:rsid w:val="4AB51A63"/>
    <w:rsid w:val="4AB570F5"/>
    <w:rsid w:val="4AB68382"/>
    <w:rsid w:val="4AB8C3BF"/>
    <w:rsid w:val="4AD03226"/>
    <w:rsid w:val="4AFBFDEA"/>
    <w:rsid w:val="4B0A82B0"/>
    <w:rsid w:val="4B29FC15"/>
    <w:rsid w:val="4BAB5FCB"/>
    <w:rsid w:val="4BDAC8ED"/>
    <w:rsid w:val="4BDD1C2C"/>
    <w:rsid w:val="4BF0C913"/>
    <w:rsid w:val="4BFDB8F4"/>
    <w:rsid w:val="4BFE15BF"/>
    <w:rsid w:val="4C6858D7"/>
    <w:rsid w:val="4C873F5A"/>
    <w:rsid w:val="4CB539F0"/>
    <w:rsid w:val="4CCB2B58"/>
    <w:rsid w:val="4D1DCE84"/>
    <w:rsid w:val="4D1FC9EA"/>
    <w:rsid w:val="4D27C934"/>
    <w:rsid w:val="4D43F50F"/>
    <w:rsid w:val="4D4C330D"/>
    <w:rsid w:val="4D57F9B1"/>
    <w:rsid w:val="4D7097D6"/>
    <w:rsid w:val="4D7AED47"/>
    <w:rsid w:val="4D83E6D0"/>
    <w:rsid w:val="4DA04419"/>
    <w:rsid w:val="4E1FECE4"/>
    <w:rsid w:val="4E3A7C37"/>
    <w:rsid w:val="4E4DC4DC"/>
    <w:rsid w:val="4E8403E8"/>
    <w:rsid w:val="4EA998BD"/>
    <w:rsid w:val="4EFBCEE8"/>
    <w:rsid w:val="4F21EE44"/>
    <w:rsid w:val="4F27B8F2"/>
    <w:rsid w:val="4F446958"/>
    <w:rsid w:val="4F6407B4"/>
    <w:rsid w:val="4F713138"/>
    <w:rsid w:val="4FC64E0F"/>
    <w:rsid w:val="501F0A8D"/>
    <w:rsid w:val="50275D0A"/>
    <w:rsid w:val="5040317E"/>
    <w:rsid w:val="504E901A"/>
    <w:rsid w:val="50548C03"/>
    <w:rsid w:val="5055A6A6"/>
    <w:rsid w:val="505E04B3"/>
    <w:rsid w:val="50801D7E"/>
    <w:rsid w:val="50830DCB"/>
    <w:rsid w:val="50BAC048"/>
    <w:rsid w:val="50C47A0F"/>
    <w:rsid w:val="50D3FAE8"/>
    <w:rsid w:val="50E834D4"/>
    <w:rsid w:val="51009D16"/>
    <w:rsid w:val="510F418A"/>
    <w:rsid w:val="5112A2FE"/>
    <w:rsid w:val="514B1BBA"/>
    <w:rsid w:val="515965FC"/>
    <w:rsid w:val="5181B5B7"/>
    <w:rsid w:val="518EABC9"/>
    <w:rsid w:val="51F6DD15"/>
    <w:rsid w:val="52209E2F"/>
    <w:rsid w:val="5231AB97"/>
    <w:rsid w:val="523F80C9"/>
    <w:rsid w:val="524893D5"/>
    <w:rsid w:val="526C4C99"/>
    <w:rsid w:val="528AE55D"/>
    <w:rsid w:val="5294AB12"/>
    <w:rsid w:val="5296BAA8"/>
    <w:rsid w:val="52A48479"/>
    <w:rsid w:val="52F7C9B5"/>
    <w:rsid w:val="5300F49F"/>
    <w:rsid w:val="5332753A"/>
    <w:rsid w:val="53585AC1"/>
    <w:rsid w:val="5372BFB9"/>
    <w:rsid w:val="537D83FE"/>
    <w:rsid w:val="53B37C1A"/>
    <w:rsid w:val="53C4E6A2"/>
    <w:rsid w:val="53DE4AB1"/>
    <w:rsid w:val="53DEF01C"/>
    <w:rsid w:val="53F97CD7"/>
    <w:rsid w:val="5408F568"/>
    <w:rsid w:val="5419289E"/>
    <w:rsid w:val="541DB5C5"/>
    <w:rsid w:val="5439D02C"/>
    <w:rsid w:val="5483F333"/>
    <w:rsid w:val="54AEFB1E"/>
    <w:rsid w:val="54B120E8"/>
    <w:rsid w:val="54BDE70F"/>
    <w:rsid w:val="54D43795"/>
    <w:rsid w:val="54E41376"/>
    <w:rsid w:val="54E90AFF"/>
    <w:rsid w:val="5500EC9C"/>
    <w:rsid w:val="551C2338"/>
    <w:rsid w:val="5529D096"/>
    <w:rsid w:val="5535686C"/>
    <w:rsid w:val="55561184"/>
    <w:rsid w:val="555FA7C2"/>
    <w:rsid w:val="5564AB8F"/>
    <w:rsid w:val="558449D8"/>
    <w:rsid w:val="559C2AF8"/>
    <w:rsid w:val="55B4BC12"/>
    <w:rsid w:val="55D4814B"/>
    <w:rsid w:val="55FB0A49"/>
    <w:rsid w:val="5604D29B"/>
    <w:rsid w:val="560784F9"/>
    <w:rsid w:val="5609982F"/>
    <w:rsid w:val="560D89A8"/>
    <w:rsid w:val="565D5BF8"/>
    <w:rsid w:val="56719D5F"/>
    <w:rsid w:val="56891EB0"/>
    <w:rsid w:val="5692AABD"/>
    <w:rsid w:val="5697CD6C"/>
    <w:rsid w:val="56A06D73"/>
    <w:rsid w:val="56A38F2E"/>
    <w:rsid w:val="56B599FA"/>
    <w:rsid w:val="56C97AD1"/>
    <w:rsid w:val="571D214F"/>
    <w:rsid w:val="573362EF"/>
    <w:rsid w:val="5749C420"/>
    <w:rsid w:val="57652FAA"/>
    <w:rsid w:val="576E8355"/>
    <w:rsid w:val="577BBBA4"/>
    <w:rsid w:val="57C00E66"/>
    <w:rsid w:val="57C7A2A8"/>
    <w:rsid w:val="58215585"/>
    <w:rsid w:val="58257B2D"/>
    <w:rsid w:val="582B5EB3"/>
    <w:rsid w:val="584CC86D"/>
    <w:rsid w:val="587BEACC"/>
    <w:rsid w:val="588FC727"/>
    <w:rsid w:val="58A2B545"/>
    <w:rsid w:val="58A33507"/>
    <w:rsid w:val="58A9AD39"/>
    <w:rsid w:val="58BEE9BC"/>
    <w:rsid w:val="58C6C47E"/>
    <w:rsid w:val="58D01F52"/>
    <w:rsid w:val="58D5973D"/>
    <w:rsid w:val="590BB81E"/>
    <w:rsid w:val="59123C01"/>
    <w:rsid w:val="5914BDA1"/>
    <w:rsid w:val="59360E0E"/>
    <w:rsid w:val="5945812F"/>
    <w:rsid w:val="594618E9"/>
    <w:rsid w:val="598B0A49"/>
    <w:rsid w:val="59A7819E"/>
    <w:rsid w:val="59B2B583"/>
    <w:rsid w:val="59B63A2C"/>
    <w:rsid w:val="59F0C8DC"/>
    <w:rsid w:val="5A5159BD"/>
    <w:rsid w:val="5A5C7806"/>
    <w:rsid w:val="5A69E28B"/>
    <w:rsid w:val="5A9071BC"/>
    <w:rsid w:val="5A91BF01"/>
    <w:rsid w:val="5A9B2161"/>
    <w:rsid w:val="5AA6F9FD"/>
    <w:rsid w:val="5AB69B5D"/>
    <w:rsid w:val="5AD7CE27"/>
    <w:rsid w:val="5AE5D090"/>
    <w:rsid w:val="5AEB864A"/>
    <w:rsid w:val="5AFDF55E"/>
    <w:rsid w:val="5B20CCF1"/>
    <w:rsid w:val="5B29B555"/>
    <w:rsid w:val="5B54F5F5"/>
    <w:rsid w:val="5B6C6869"/>
    <w:rsid w:val="5BBA5F92"/>
    <w:rsid w:val="5BC2B127"/>
    <w:rsid w:val="5BCF926B"/>
    <w:rsid w:val="5C166636"/>
    <w:rsid w:val="5C28ED60"/>
    <w:rsid w:val="5C2A2A00"/>
    <w:rsid w:val="5C44DE06"/>
    <w:rsid w:val="5C5330BE"/>
    <w:rsid w:val="5C574309"/>
    <w:rsid w:val="5C589437"/>
    <w:rsid w:val="5C72CF48"/>
    <w:rsid w:val="5C8A3EA5"/>
    <w:rsid w:val="5C960F89"/>
    <w:rsid w:val="5CAE41F3"/>
    <w:rsid w:val="5CBB6EBB"/>
    <w:rsid w:val="5CC38E8D"/>
    <w:rsid w:val="5D18FE93"/>
    <w:rsid w:val="5D24C5BF"/>
    <w:rsid w:val="5D36F3A6"/>
    <w:rsid w:val="5D5F990C"/>
    <w:rsid w:val="5D61721C"/>
    <w:rsid w:val="5D6354ED"/>
    <w:rsid w:val="5D7AA6AA"/>
    <w:rsid w:val="5D8551CC"/>
    <w:rsid w:val="5D8A0F11"/>
    <w:rsid w:val="5D8B8EC9"/>
    <w:rsid w:val="5D95BBA8"/>
    <w:rsid w:val="5DD427EE"/>
    <w:rsid w:val="5DDD5BB6"/>
    <w:rsid w:val="5DE189F9"/>
    <w:rsid w:val="5E19D5B8"/>
    <w:rsid w:val="5E39E2BB"/>
    <w:rsid w:val="5E57B999"/>
    <w:rsid w:val="5E6EA79E"/>
    <w:rsid w:val="5E8B3053"/>
    <w:rsid w:val="5E8C8CB0"/>
    <w:rsid w:val="5E9C09AC"/>
    <w:rsid w:val="5F3A78BD"/>
    <w:rsid w:val="5F68471D"/>
    <w:rsid w:val="5F75CD83"/>
    <w:rsid w:val="5F77700C"/>
    <w:rsid w:val="602467E9"/>
    <w:rsid w:val="60714334"/>
    <w:rsid w:val="60760C6D"/>
    <w:rsid w:val="6083320D"/>
    <w:rsid w:val="60A8907B"/>
    <w:rsid w:val="60C89C19"/>
    <w:rsid w:val="613A6591"/>
    <w:rsid w:val="61488896"/>
    <w:rsid w:val="616CC21C"/>
    <w:rsid w:val="619B78E6"/>
    <w:rsid w:val="61AD61F1"/>
    <w:rsid w:val="61B3148F"/>
    <w:rsid w:val="61EC2355"/>
    <w:rsid w:val="61F2813B"/>
    <w:rsid w:val="61F68969"/>
    <w:rsid w:val="6209113D"/>
    <w:rsid w:val="62214FC7"/>
    <w:rsid w:val="6245BC33"/>
    <w:rsid w:val="62473837"/>
    <w:rsid w:val="62859E35"/>
    <w:rsid w:val="62A0A321"/>
    <w:rsid w:val="62B9905D"/>
    <w:rsid w:val="62C674A3"/>
    <w:rsid w:val="62E1A77F"/>
    <w:rsid w:val="62ED6960"/>
    <w:rsid w:val="62F5B4B4"/>
    <w:rsid w:val="631B181E"/>
    <w:rsid w:val="6321975A"/>
    <w:rsid w:val="6329200A"/>
    <w:rsid w:val="633AA420"/>
    <w:rsid w:val="6342E93A"/>
    <w:rsid w:val="638E6A6E"/>
    <w:rsid w:val="63B363A1"/>
    <w:rsid w:val="63D7F804"/>
    <w:rsid w:val="63D8217B"/>
    <w:rsid w:val="63E3B55C"/>
    <w:rsid w:val="63F268F2"/>
    <w:rsid w:val="64308FB2"/>
    <w:rsid w:val="64420DC7"/>
    <w:rsid w:val="64600D9F"/>
    <w:rsid w:val="646A1F33"/>
    <w:rsid w:val="6493A672"/>
    <w:rsid w:val="64B9A7A6"/>
    <w:rsid w:val="64EE833C"/>
    <w:rsid w:val="6525A0D5"/>
    <w:rsid w:val="6558C4D2"/>
    <w:rsid w:val="6565916E"/>
    <w:rsid w:val="65A0761E"/>
    <w:rsid w:val="65A5294C"/>
    <w:rsid w:val="65B73247"/>
    <w:rsid w:val="65BEFB3E"/>
    <w:rsid w:val="65C14E26"/>
    <w:rsid w:val="65C34E49"/>
    <w:rsid w:val="65EAF21D"/>
    <w:rsid w:val="65FEDFC0"/>
    <w:rsid w:val="660CF056"/>
    <w:rsid w:val="66276431"/>
    <w:rsid w:val="66305794"/>
    <w:rsid w:val="6656D80A"/>
    <w:rsid w:val="666E188A"/>
    <w:rsid w:val="667D1E1E"/>
    <w:rsid w:val="669A9B83"/>
    <w:rsid w:val="669AD7AD"/>
    <w:rsid w:val="66D726D9"/>
    <w:rsid w:val="66F392F5"/>
    <w:rsid w:val="672DAF31"/>
    <w:rsid w:val="67529AA5"/>
    <w:rsid w:val="675E9602"/>
    <w:rsid w:val="6774B93E"/>
    <w:rsid w:val="67B91DD7"/>
    <w:rsid w:val="67BA1A38"/>
    <w:rsid w:val="67DFE52D"/>
    <w:rsid w:val="682C041F"/>
    <w:rsid w:val="684B9194"/>
    <w:rsid w:val="686F3D02"/>
    <w:rsid w:val="68A486EA"/>
    <w:rsid w:val="68C7BDE3"/>
    <w:rsid w:val="68D9F087"/>
    <w:rsid w:val="69450407"/>
    <w:rsid w:val="69467977"/>
    <w:rsid w:val="69901759"/>
    <w:rsid w:val="69C94ACB"/>
    <w:rsid w:val="69F3E4E0"/>
    <w:rsid w:val="6A03E09A"/>
    <w:rsid w:val="6A12388D"/>
    <w:rsid w:val="6A3F51DB"/>
    <w:rsid w:val="6A4F599F"/>
    <w:rsid w:val="6A6853F3"/>
    <w:rsid w:val="6B0DB98C"/>
    <w:rsid w:val="6B192D24"/>
    <w:rsid w:val="6B5B0756"/>
    <w:rsid w:val="6B661C9D"/>
    <w:rsid w:val="6B6D0C51"/>
    <w:rsid w:val="6B999A59"/>
    <w:rsid w:val="6BAA7030"/>
    <w:rsid w:val="6BB149F3"/>
    <w:rsid w:val="6BB5A78A"/>
    <w:rsid w:val="6BB650CA"/>
    <w:rsid w:val="6BB79626"/>
    <w:rsid w:val="6BEBC59B"/>
    <w:rsid w:val="6BEF9F02"/>
    <w:rsid w:val="6BF9CDA4"/>
    <w:rsid w:val="6C09AF4B"/>
    <w:rsid w:val="6C43F6CB"/>
    <w:rsid w:val="6C54DDA7"/>
    <w:rsid w:val="6C68EDF1"/>
    <w:rsid w:val="6C8F4735"/>
    <w:rsid w:val="6C91B68F"/>
    <w:rsid w:val="6CB6C992"/>
    <w:rsid w:val="6CFEFE70"/>
    <w:rsid w:val="6D0762E0"/>
    <w:rsid w:val="6D929304"/>
    <w:rsid w:val="6DC1948B"/>
    <w:rsid w:val="6DCABD0E"/>
    <w:rsid w:val="6DCE2AE7"/>
    <w:rsid w:val="6DF86939"/>
    <w:rsid w:val="6E1C380D"/>
    <w:rsid w:val="6E94472C"/>
    <w:rsid w:val="6E9DD691"/>
    <w:rsid w:val="6EA76A90"/>
    <w:rsid w:val="6EB51934"/>
    <w:rsid w:val="6EB5E840"/>
    <w:rsid w:val="6EBAB03B"/>
    <w:rsid w:val="6ECA7A50"/>
    <w:rsid w:val="6ECC359A"/>
    <w:rsid w:val="6ECE2883"/>
    <w:rsid w:val="6ED72AD0"/>
    <w:rsid w:val="6EFBBF31"/>
    <w:rsid w:val="6F24A552"/>
    <w:rsid w:val="6F337B49"/>
    <w:rsid w:val="6F55DC0B"/>
    <w:rsid w:val="6F73D102"/>
    <w:rsid w:val="6FAD9384"/>
    <w:rsid w:val="6FC6815B"/>
    <w:rsid w:val="6FE1494A"/>
    <w:rsid w:val="70456A32"/>
    <w:rsid w:val="70495765"/>
    <w:rsid w:val="70672DE8"/>
    <w:rsid w:val="7074AB20"/>
    <w:rsid w:val="707D8003"/>
    <w:rsid w:val="708978D6"/>
    <w:rsid w:val="70A20585"/>
    <w:rsid w:val="70E4D113"/>
    <w:rsid w:val="70FD36D4"/>
    <w:rsid w:val="712B4F6C"/>
    <w:rsid w:val="7161B648"/>
    <w:rsid w:val="716380F7"/>
    <w:rsid w:val="71A88DC3"/>
    <w:rsid w:val="71C1D915"/>
    <w:rsid w:val="71CD3F7B"/>
    <w:rsid w:val="71CE8CD2"/>
    <w:rsid w:val="71D5E3E5"/>
    <w:rsid w:val="71F6944B"/>
    <w:rsid w:val="720EFFAE"/>
    <w:rsid w:val="722357CF"/>
    <w:rsid w:val="7228EBBE"/>
    <w:rsid w:val="7249F758"/>
    <w:rsid w:val="72542E0A"/>
    <w:rsid w:val="725933EF"/>
    <w:rsid w:val="725AAA71"/>
    <w:rsid w:val="727E52A7"/>
    <w:rsid w:val="72BEE8E3"/>
    <w:rsid w:val="733D4B2F"/>
    <w:rsid w:val="73FABD59"/>
    <w:rsid w:val="74086C97"/>
    <w:rsid w:val="74496994"/>
    <w:rsid w:val="746EC496"/>
    <w:rsid w:val="748B6AFB"/>
    <w:rsid w:val="74AAAA19"/>
    <w:rsid w:val="7516281E"/>
    <w:rsid w:val="75568B50"/>
    <w:rsid w:val="755AEA42"/>
    <w:rsid w:val="756B306B"/>
    <w:rsid w:val="757B31FE"/>
    <w:rsid w:val="7587F4AF"/>
    <w:rsid w:val="758BE9D2"/>
    <w:rsid w:val="75AE3C69"/>
    <w:rsid w:val="75CDAE4E"/>
    <w:rsid w:val="75E0D7A9"/>
    <w:rsid w:val="75E7C565"/>
    <w:rsid w:val="75E9AA03"/>
    <w:rsid w:val="75F3061F"/>
    <w:rsid w:val="7620F7B5"/>
    <w:rsid w:val="7669F0DC"/>
    <w:rsid w:val="766C3704"/>
    <w:rsid w:val="767D168E"/>
    <w:rsid w:val="76FAE10D"/>
    <w:rsid w:val="7703267E"/>
    <w:rsid w:val="77073D63"/>
    <w:rsid w:val="771924DA"/>
    <w:rsid w:val="771CE565"/>
    <w:rsid w:val="7735A7C6"/>
    <w:rsid w:val="77392A8D"/>
    <w:rsid w:val="773BE9B3"/>
    <w:rsid w:val="774C3BD6"/>
    <w:rsid w:val="77573C7A"/>
    <w:rsid w:val="778B0488"/>
    <w:rsid w:val="77C8CE11"/>
    <w:rsid w:val="77C8F90B"/>
    <w:rsid w:val="77E3B822"/>
    <w:rsid w:val="77E7D774"/>
    <w:rsid w:val="787E53ED"/>
    <w:rsid w:val="78BCEFDA"/>
    <w:rsid w:val="78C3CB4A"/>
    <w:rsid w:val="78F90F8F"/>
    <w:rsid w:val="78FCE6C9"/>
    <w:rsid w:val="78FF760F"/>
    <w:rsid w:val="795EFCE2"/>
    <w:rsid w:val="79649BA4"/>
    <w:rsid w:val="79714AFA"/>
    <w:rsid w:val="79BCDFC0"/>
    <w:rsid w:val="79F434BB"/>
    <w:rsid w:val="7A03315F"/>
    <w:rsid w:val="7A21DA5D"/>
    <w:rsid w:val="7A2CC928"/>
    <w:rsid w:val="7A4B697E"/>
    <w:rsid w:val="7A4EB58D"/>
    <w:rsid w:val="7A6A299A"/>
    <w:rsid w:val="7A772BB1"/>
    <w:rsid w:val="7A8A17BA"/>
    <w:rsid w:val="7AAAE6EC"/>
    <w:rsid w:val="7AC27AD0"/>
    <w:rsid w:val="7ACE420E"/>
    <w:rsid w:val="7ADE61B9"/>
    <w:rsid w:val="7AE64C14"/>
    <w:rsid w:val="7AEAFE06"/>
    <w:rsid w:val="7AF0CEB3"/>
    <w:rsid w:val="7AF16F8B"/>
    <w:rsid w:val="7AFF5F67"/>
    <w:rsid w:val="7B0FB37B"/>
    <w:rsid w:val="7B2DB663"/>
    <w:rsid w:val="7B3145BA"/>
    <w:rsid w:val="7B3B3B13"/>
    <w:rsid w:val="7B4260F1"/>
    <w:rsid w:val="7B7D1F6F"/>
    <w:rsid w:val="7B804E71"/>
    <w:rsid w:val="7B928725"/>
    <w:rsid w:val="7B989352"/>
    <w:rsid w:val="7BA8293C"/>
    <w:rsid w:val="7BD725B6"/>
    <w:rsid w:val="7BE28C34"/>
    <w:rsid w:val="7BF9C1DD"/>
    <w:rsid w:val="7C00B261"/>
    <w:rsid w:val="7C07BFFE"/>
    <w:rsid w:val="7C0B4463"/>
    <w:rsid w:val="7C21864F"/>
    <w:rsid w:val="7C218D7B"/>
    <w:rsid w:val="7C7B3D50"/>
    <w:rsid w:val="7C7BF15B"/>
    <w:rsid w:val="7C7DD22B"/>
    <w:rsid w:val="7C81FD7B"/>
    <w:rsid w:val="7C877C17"/>
    <w:rsid w:val="7C8CF1A8"/>
    <w:rsid w:val="7CA184BB"/>
    <w:rsid w:val="7CA6BEEE"/>
    <w:rsid w:val="7CB38BF9"/>
    <w:rsid w:val="7CB8B5DB"/>
    <w:rsid w:val="7CBD9AE8"/>
    <w:rsid w:val="7CD0AB9F"/>
    <w:rsid w:val="7D1CF58C"/>
    <w:rsid w:val="7D54D034"/>
    <w:rsid w:val="7D5DAAE7"/>
    <w:rsid w:val="7DB8B86D"/>
    <w:rsid w:val="7E254C5D"/>
    <w:rsid w:val="7E349571"/>
    <w:rsid w:val="7E54C1BE"/>
    <w:rsid w:val="7E588B3C"/>
    <w:rsid w:val="7E768F11"/>
    <w:rsid w:val="7EBDBDD5"/>
    <w:rsid w:val="7EE5187F"/>
    <w:rsid w:val="7EFD93D9"/>
    <w:rsid w:val="7F26FAF5"/>
    <w:rsid w:val="7F3EE8BA"/>
    <w:rsid w:val="7F4370B9"/>
    <w:rsid w:val="7F7CF39A"/>
    <w:rsid w:val="7F899BCD"/>
    <w:rsid w:val="7F94678F"/>
    <w:rsid w:val="7F9CBF74"/>
    <w:rsid w:val="7FE5A6E8"/>
    <w:rsid w:val="7FE5B43E"/>
    <w:rsid w:val="7FE84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DEC9"/>
  <w15:chartTrackingRefBased/>
  <w15:docId w15:val="{47864109-46C2-4E8E-8A25-0D0F0AD7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46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97C23"/>
    <w:pPr>
      <w:keepNext/>
      <w:keepLines/>
      <w:spacing w:before="360" w:after="80"/>
      <w:outlineLvl w:val="0"/>
    </w:pPr>
    <w:rPr>
      <w:rFonts w:asciiTheme="majorHAnsi" w:eastAsiaTheme="majorEastAsia" w:hAnsiTheme="majorHAnsi" w:cs="Times New Roman (Headings CS)"/>
      <w:b/>
      <w:color w:val="0F4761" w:themeColor="accent1" w:themeShade="BF"/>
      <w:sz w:val="36"/>
      <w:szCs w:val="40"/>
    </w:rPr>
  </w:style>
  <w:style w:type="paragraph" w:styleId="Heading2">
    <w:name w:val="heading 2"/>
    <w:basedOn w:val="Normal"/>
    <w:next w:val="Normal"/>
    <w:link w:val="Heading2Char"/>
    <w:uiPriority w:val="9"/>
    <w:unhideWhenUsed/>
    <w:qFormat/>
    <w:rsid w:val="009D77FC"/>
    <w:pPr>
      <w:keepNext/>
      <w:keepLines/>
      <w:numPr>
        <w:numId w:val="33"/>
      </w:numPr>
      <w:spacing w:before="120" w:after="100" w:afterAutospacing="1"/>
      <w:ind w:left="360"/>
      <w:outlineLvl w:val="1"/>
    </w:pPr>
    <w:rPr>
      <w:rFonts w:asciiTheme="majorHAnsi" w:eastAsiaTheme="majorEastAsia" w:hAnsiTheme="majorHAnsi" w:cs="Times New Roman (Headings CS)"/>
      <w:b/>
      <w:color w:val="156082" w:themeColor="accent1"/>
      <w:szCs w:val="32"/>
    </w:rPr>
  </w:style>
  <w:style w:type="paragraph" w:styleId="Heading3">
    <w:name w:val="heading 3"/>
    <w:basedOn w:val="Normal"/>
    <w:next w:val="Normal"/>
    <w:link w:val="Heading3Char"/>
    <w:uiPriority w:val="9"/>
    <w:unhideWhenUsed/>
    <w:qFormat/>
    <w:rsid w:val="00B07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7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23"/>
    <w:rPr>
      <w:rFonts w:asciiTheme="majorHAnsi" w:eastAsiaTheme="majorEastAsia" w:hAnsiTheme="majorHAnsi" w:cs="Times New Roman (Headings CS)"/>
      <w:b/>
      <w:color w:val="0F4761" w:themeColor="accent1" w:themeShade="BF"/>
      <w:kern w:val="0"/>
      <w:sz w:val="36"/>
      <w:szCs w:val="40"/>
      <w:lang w:eastAsia="en-GB"/>
      <w14:ligatures w14:val="none"/>
    </w:rPr>
  </w:style>
  <w:style w:type="character" w:customStyle="1" w:styleId="Heading2Char">
    <w:name w:val="Heading 2 Char"/>
    <w:basedOn w:val="DefaultParagraphFont"/>
    <w:link w:val="Heading2"/>
    <w:uiPriority w:val="9"/>
    <w:rsid w:val="009D77FC"/>
    <w:rPr>
      <w:rFonts w:asciiTheme="majorHAnsi" w:eastAsiaTheme="majorEastAsia" w:hAnsiTheme="majorHAnsi" w:cs="Times New Roman (Headings CS)"/>
      <w:b/>
      <w:color w:val="156082" w:themeColor="accent1"/>
      <w:kern w:val="0"/>
      <w:szCs w:val="32"/>
      <w:lang w:eastAsia="en-GB"/>
      <w14:ligatures w14:val="none"/>
    </w:rPr>
  </w:style>
  <w:style w:type="character" w:customStyle="1" w:styleId="Heading3Char">
    <w:name w:val="Heading 3 Char"/>
    <w:basedOn w:val="DefaultParagraphFont"/>
    <w:link w:val="Heading3"/>
    <w:uiPriority w:val="9"/>
    <w:rsid w:val="00B07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7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ED"/>
    <w:rPr>
      <w:rFonts w:eastAsiaTheme="majorEastAsia" w:cstheme="majorBidi"/>
      <w:color w:val="272727" w:themeColor="text1" w:themeTint="D8"/>
    </w:rPr>
  </w:style>
  <w:style w:type="paragraph" w:styleId="Title">
    <w:name w:val="Title"/>
    <w:basedOn w:val="Normal"/>
    <w:next w:val="Normal"/>
    <w:link w:val="TitleChar"/>
    <w:uiPriority w:val="10"/>
    <w:qFormat/>
    <w:rsid w:val="00F50732"/>
    <w:pPr>
      <w:spacing w:after="80"/>
      <w:contextualSpacing/>
    </w:pPr>
    <w:rPr>
      <w:rFonts w:asciiTheme="majorHAnsi" w:eastAsiaTheme="majorEastAsia" w:hAnsiTheme="majorHAnsi" w:cs="Times New Roman (Headings CS)"/>
      <w:color w:val="0F4761" w:themeColor="accent1" w:themeShade="BF"/>
      <w:kern w:val="28"/>
      <w:sz w:val="22"/>
      <w:szCs w:val="56"/>
    </w:rPr>
  </w:style>
  <w:style w:type="character" w:customStyle="1" w:styleId="TitleChar">
    <w:name w:val="Title Char"/>
    <w:basedOn w:val="DefaultParagraphFont"/>
    <w:link w:val="Title"/>
    <w:uiPriority w:val="10"/>
    <w:rsid w:val="00F50732"/>
    <w:rPr>
      <w:rFonts w:asciiTheme="majorHAnsi" w:eastAsiaTheme="majorEastAsia" w:hAnsiTheme="majorHAnsi" w:cs="Times New Roman (Headings CS)"/>
      <w:color w:val="0F4761" w:themeColor="accent1" w:themeShade="BF"/>
      <w:kern w:val="28"/>
      <w:sz w:val="22"/>
      <w:szCs w:val="56"/>
      <w:lang w:eastAsia="en-GB"/>
      <w14:ligatures w14:val="none"/>
    </w:rPr>
  </w:style>
  <w:style w:type="paragraph" w:styleId="Subtitle">
    <w:name w:val="Subtitle"/>
    <w:basedOn w:val="Normal"/>
    <w:next w:val="Normal"/>
    <w:link w:val="SubtitleChar"/>
    <w:uiPriority w:val="11"/>
    <w:qFormat/>
    <w:rsid w:val="00B07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6ED"/>
    <w:pPr>
      <w:spacing w:before="160"/>
      <w:jc w:val="center"/>
    </w:pPr>
    <w:rPr>
      <w:i/>
      <w:iCs/>
      <w:color w:val="404040" w:themeColor="text1" w:themeTint="BF"/>
    </w:rPr>
  </w:style>
  <w:style w:type="character" w:customStyle="1" w:styleId="QuoteChar">
    <w:name w:val="Quote Char"/>
    <w:basedOn w:val="DefaultParagraphFont"/>
    <w:link w:val="Quote"/>
    <w:uiPriority w:val="29"/>
    <w:rsid w:val="00B076ED"/>
    <w:rPr>
      <w:i/>
      <w:iCs/>
      <w:color w:val="404040" w:themeColor="text1" w:themeTint="BF"/>
    </w:rPr>
  </w:style>
  <w:style w:type="paragraph" w:styleId="ListParagraph">
    <w:name w:val="List Paragraph"/>
    <w:basedOn w:val="Normal"/>
    <w:uiPriority w:val="34"/>
    <w:qFormat/>
    <w:rsid w:val="00B076ED"/>
    <w:pPr>
      <w:ind w:left="720"/>
      <w:contextualSpacing/>
    </w:pPr>
  </w:style>
  <w:style w:type="character" w:styleId="IntenseEmphasis">
    <w:name w:val="Intense Emphasis"/>
    <w:basedOn w:val="DefaultParagraphFont"/>
    <w:uiPriority w:val="21"/>
    <w:qFormat/>
    <w:rsid w:val="00B076ED"/>
    <w:rPr>
      <w:i/>
      <w:iCs/>
      <w:color w:val="0F4761" w:themeColor="accent1" w:themeShade="BF"/>
    </w:rPr>
  </w:style>
  <w:style w:type="paragraph" w:styleId="IntenseQuote">
    <w:name w:val="Intense Quote"/>
    <w:basedOn w:val="Normal"/>
    <w:next w:val="Normal"/>
    <w:link w:val="IntenseQuoteChar"/>
    <w:uiPriority w:val="30"/>
    <w:qFormat/>
    <w:rsid w:val="00B07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6ED"/>
    <w:rPr>
      <w:i/>
      <w:iCs/>
      <w:color w:val="0F4761" w:themeColor="accent1" w:themeShade="BF"/>
    </w:rPr>
  </w:style>
  <w:style w:type="character" w:styleId="IntenseReference">
    <w:name w:val="Intense Reference"/>
    <w:basedOn w:val="DefaultParagraphFont"/>
    <w:uiPriority w:val="32"/>
    <w:qFormat/>
    <w:rsid w:val="00B076ED"/>
    <w:rPr>
      <w:b/>
      <w:bCs/>
      <w:smallCaps/>
      <w:color w:val="0F4761" w:themeColor="accent1" w:themeShade="BF"/>
      <w:spacing w:val="5"/>
    </w:rPr>
  </w:style>
  <w:style w:type="paragraph" w:styleId="NormalWeb">
    <w:name w:val="Normal (Web)"/>
    <w:basedOn w:val="Normal"/>
    <w:uiPriority w:val="99"/>
    <w:unhideWhenUsed/>
    <w:rsid w:val="00B076ED"/>
    <w:pPr>
      <w:spacing w:before="100" w:beforeAutospacing="1" w:after="100" w:afterAutospacing="1"/>
    </w:pPr>
  </w:style>
  <w:style w:type="character" w:styleId="Strong">
    <w:name w:val="Strong"/>
    <w:basedOn w:val="DefaultParagraphFont"/>
    <w:uiPriority w:val="22"/>
    <w:qFormat/>
    <w:rsid w:val="00B076ED"/>
    <w:rPr>
      <w:b/>
      <w:bCs/>
    </w:rPr>
  </w:style>
  <w:style w:type="paragraph" w:styleId="Header">
    <w:name w:val="header"/>
    <w:basedOn w:val="Normal"/>
    <w:link w:val="HeaderChar"/>
    <w:uiPriority w:val="99"/>
    <w:unhideWhenUsed/>
    <w:rsid w:val="00B076ED"/>
    <w:pPr>
      <w:tabs>
        <w:tab w:val="center" w:pos="4513"/>
        <w:tab w:val="right" w:pos="9026"/>
      </w:tabs>
    </w:pPr>
  </w:style>
  <w:style w:type="character" w:customStyle="1" w:styleId="HeaderChar">
    <w:name w:val="Header Char"/>
    <w:basedOn w:val="DefaultParagraphFont"/>
    <w:link w:val="Header"/>
    <w:uiPriority w:val="99"/>
    <w:rsid w:val="00B076ED"/>
  </w:style>
  <w:style w:type="paragraph" w:styleId="Footer">
    <w:name w:val="footer"/>
    <w:basedOn w:val="Normal"/>
    <w:link w:val="FooterChar"/>
    <w:uiPriority w:val="99"/>
    <w:unhideWhenUsed/>
    <w:rsid w:val="00B076ED"/>
    <w:pPr>
      <w:tabs>
        <w:tab w:val="center" w:pos="4513"/>
        <w:tab w:val="right" w:pos="9026"/>
      </w:tabs>
    </w:pPr>
  </w:style>
  <w:style w:type="character" w:customStyle="1" w:styleId="FooterChar">
    <w:name w:val="Footer Char"/>
    <w:basedOn w:val="DefaultParagraphFont"/>
    <w:link w:val="Footer"/>
    <w:uiPriority w:val="99"/>
    <w:rsid w:val="00B076ED"/>
  </w:style>
  <w:style w:type="character" w:styleId="Emphasis">
    <w:name w:val="Emphasis"/>
    <w:basedOn w:val="DefaultParagraphFont"/>
    <w:uiPriority w:val="20"/>
    <w:qFormat/>
    <w:rsid w:val="002E678D"/>
    <w:rPr>
      <w:i/>
      <w:iCs/>
    </w:rPr>
  </w:style>
  <w:style w:type="character" w:styleId="PageNumber">
    <w:name w:val="page number"/>
    <w:basedOn w:val="DefaultParagraphFont"/>
    <w:uiPriority w:val="99"/>
    <w:semiHidden/>
    <w:unhideWhenUsed/>
    <w:rsid w:val="00755A2A"/>
  </w:style>
  <w:style w:type="character" w:styleId="CommentReference">
    <w:name w:val="annotation reference"/>
    <w:basedOn w:val="DefaultParagraphFont"/>
    <w:uiPriority w:val="99"/>
    <w:semiHidden/>
    <w:unhideWhenUsed/>
    <w:rsid w:val="00894BC9"/>
    <w:rPr>
      <w:sz w:val="16"/>
      <w:szCs w:val="16"/>
    </w:rPr>
  </w:style>
  <w:style w:type="paragraph" w:styleId="CommentText">
    <w:name w:val="annotation text"/>
    <w:basedOn w:val="Normal"/>
    <w:link w:val="CommentTextChar"/>
    <w:uiPriority w:val="99"/>
    <w:unhideWhenUsed/>
    <w:rsid w:val="00894BC9"/>
    <w:rPr>
      <w:sz w:val="20"/>
      <w:szCs w:val="20"/>
    </w:rPr>
  </w:style>
  <w:style w:type="character" w:customStyle="1" w:styleId="CommentTextChar">
    <w:name w:val="Comment Text Char"/>
    <w:basedOn w:val="DefaultParagraphFont"/>
    <w:link w:val="CommentText"/>
    <w:uiPriority w:val="99"/>
    <w:rsid w:val="00894BC9"/>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894BC9"/>
    <w:rPr>
      <w:b/>
      <w:bCs/>
    </w:rPr>
  </w:style>
  <w:style w:type="character" w:customStyle="1" w:styleId="CommentSubjectChar">
    <w:name w:val="Comment Subject Char"/>
    <w:basedOn w:val="CommentTextChar"/>
    <w:link w:val="CommentSubject"/>
    <w:uiPriority w:val="99"/>
    <w:semiHidden/>
    <w:rsid w:val="00894BC9"/>
    <w:rPr>
      <w:rFonts w:ascii="Times New Roman" w:eastAsia="Times New Roman" w:hAnsi="Times New Roman" w:cs="Times New Roman"/>
      <w:b/>
      <w:bCs/>
      <w:kern w:val="0"/>
      <w:sz w:val="20"/>
      <w:szCs w:val="20"/>
      <w:lang w:eastAsia="en-GB"/>
      <w14:ligatures w14:val="none"/>
    </w:rPr>
  </w:style>
  <w:style w:type="paragraph" w:styleId="Revision">
    <w:name w:val="Revision"/>
    <w:hidden/>
    <w:uiPriority w:val="99"/>
    <w:semiHidden/>
    <w:rsid w:val="00894BC9"/>
    <w:pPr>
      <w:spacing w:after="0"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37262E"/>
  </w:style>
  <w:style w:type="paragraph" w:styleId="FootnoteText">
    <w:name w:val="footnote text"/>
    <w:basedOn w:val="Normal"/>
    <w:link w:val="FootnoteTextChar"/>
    <w:uiPriority w:val="99"/>
    <w:unhideWhenUsed/>
    <w:rsid w:val="009D77FC"/>
    <w:rPr>
      <w:sz w:val="16"/>
      <w:szCs w:val="20"/>
    </w:rPr>
  </w:style>
  <w:style w:type="character" w:customStyle="1" w:styleId="FootnoteTextChar">
    <w:name w:val="Footnote Text Char"/>
    <w:basedOn w:val="DefaultParagraphFont"/>
    <w:link w:val="FootnoteText"/>
    <w:uiPriority w:val="99"/>
    <w:rsid w:val="009D77FC"/>
    <w:rPr>
      <w:rFonts w:ascii="Times New Roman" w:eastAsia="Times New Roman" w:hAnsi="Times New Roman" w:cs="Times New Roman"/>
      <w:kern w:val="0"/>
      <w:sz w:val="16"/>
      <w:szCs w:val="20"/>
      <w:lang w:eastAsia="en-GB"/>
      <w14:ligatures w14:val="none"/>
    </w:rPr>
  </w:style>
  <w:style w:type="character" w:styleId="FootnoteReference">
    <w:name w:val="footnote reference"/>
    <w:basedOn w:val="DefaultParagraphFont"/>
    <w:uiPriority w:val="99"/>
    <w:semiHidden/>
    <w:unhideWhenUsed/>
    <w:rsid w:val="007B5209"/>
    <w:rPr>
      <w:vertAlign w:val="superscript"/>
    </w:rPr>
  </w:style>
  <w:style w:type="table" w:styleId="GridTable1Light-Accent1">
    <w:name w:val="Grid Table 1 Light Accent 1"/>
    <w:basedOn w:val="TableNormal"/>
    <w:uiPriority w:val="46"/>
    <w:rsid w:val="00422212"/>
    <w:pPr>
      <w:spacing w:after="0" w:line="240" w:lineRule="auto"/>
    </w:p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CellMar>
        <w:left w:w="0" w:type="dxa"/>
        <w:right w:w="0" w:type="dxa"/>
      </w:tblCellMar>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B03A87"/>
    <w:pPr>
      <w:spacing w:after="200"/>
    </w:pPr>
    <w:rPr>
      <w:i/>
      <w:iCs/>
      <w:color w:val="0E2841" w:themeColor="text2"/>
      <w:sz w:val="18"/>
      <w:szCs w:val="18"/>
    </w:rPr>
  </w:style>
  <w:style w:type="character" w:styleId="Mention">
    <w:name w:val="Mention"/>
    <w:basedOn w:val="DefaultParagraphFont"/>
    <w:uiPriority w:val="99"/>
    <w:unhideWhenUsed/>
    <w:rsid w:val="004213FA"/>
    <w:rPr>
      <w:color w:val="2B579A"/>
      <w:shd w:val="clear" w:color="auto" w:fill="E1DFDD"/>
    </w:rPr>
  </w:style>
  <w:style w:type="table" w:styleId="GridTable1Light-Accent4">
    <w:name w:val="Grid Table 1 Light Accent 4"/>
    <w:basedOn w:val="TableNormal"/>
    <w:uiPriority w:val="46"/>
    <w:rsid w:val="00FF7353"/>
    <w:pPr>
      <w:spacing w:after="0" w:line="240" w:lineRule="auto"/>
    </w:pPr>
    <w:tblPr>
      <w:tblStyleRowBandSize w:val="1"/>
      <w:tblStyleColBandSize w:val="1"/>
      <w:tblInd w:w="0" w:type="nil"/>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CellMar>
        <w:left w:w="0" w:type="dxa"/>
        <w:right w:w="0" w:type="dxa"/>
      </w:tblCellMar>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C750C8"/>
    <w:pPr>
      <w:spacing w:after="0" w:line="240" w:lineRule="auto"/>
    </w:pPr>
    <w:tblPr>
      <w:tblInd w:w="0" w:type="nil"/>
      <w:tblCellMar>
        <w:left w:w="0" w:type="dxa"/>
        <w:right w:w="0" w:type="dxa"/>
      </w:tblCellMar>
    </w:tblPr>
  </w:style>
  <w:style w:type="character" w:styleId="Hyperlink">
    <w:name w:val="Hyperlink"/>
    <w:basedOn w:val="DefaultParagraphFont"/>
    <w:uiPriority w:val="99"/>
    <w:unhideWhenUsed/>
    <w:rsid w:val="005A75D8"/>
    <w:rPr>
      <w:color w:val="467886" w:themeColor="hyperlink"/>
      <w:u w:val="single"/>
    </w:rPr>
  </w:style>
  <w:style w:type="character" w:styleId="UnresolvedMention">
    <w:name w:val="Unresolved Mention"/>
    <w:basedOn w:val="DefaultParagraphFont"/>
    <w:uiPriority w:val="99"/>
    <w:semiHidden/>
    <w:unhideWhenUsed/>
    <w:rsid w:val="005A75D8"/>
    <w:rPr>
      <w:color w:val="605E5C"/>
      <w:shd w:val="clear" w:color="auto" w:fill="E1DFDD"/>
    </w:rPr>
  </w:style>
  <w:style w:type="paragraph" w:customStyle="1" w:styleId="my-0">
    <w:name w:val="my-0"/>
    <w:basedOn w:val="Normal"/>
    <w:rsid w:val="00860868"/>
    <w:pPr>
      <w:spacing w:before="100" w:beforeAutospacing="1" w:after="100" w:afterAutospacing="1"/>
    </w:pPr>
    <w:rPr>
      <w:lang w:eastAsia="en-US"/>
    </w:rPr>
  </w:style>
  <w:style w:type="table" w:styleId="GridTable1Light">
    <w:name w:val="Grid Table 1 Light"/>
    <w:basedOn w:val="TableNormal"/>
    <w:uiPriority w:val="46"/>
    <w:rsid w:val="006D698F"/>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left w:w="0" w:type="dxa"/>
        <w:right w:w="0"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1512E"/>
    <w:pPr>
      <w:spacing w:before="480" w:after="0" w:line="276" w:lineRule="auto"/>
      <w:outlineLvl w:val="9"/>
    </w:pPr>
    <w:rPr>
      <w:rFonts w:cstheme="majorBidi"/>
      <w:bCs/>
      <w:sz w:val="28"/>
      <w:szCs w:val="28"/>
      <w:lang w:eastAsia="en-US"/>
    </w:rPr>
  </w:style>
  <w:style w:type="paragraph" w:styleId="TOC1">
    <w:name w:val="toc 1"/>
    <w:basedOn w:val="Normal"/>
    <w:next w:val="Normal"/>
    <w:autoRedefine/>
    <w:uiPriority w:val="39"/>
    <w:unhideWhenUsed/>
    <w:rsid w:val="0081512E"/>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81512E"/>
    <w:pPr>
      <w:spacing w:before="120"/>
      <w:ind w:left="240"/>
    </w:pPr>
    <w:rPr>
      <w:rFonts w:asciiTheme="minorHAnsi" w:hAnsiTheme="minorHAnsi"/>
      <w:i/>
      <w:iCs/>
      <w:sz w:val="20"/>
      <w:szCs w:val="20"/>
    </w:rPr>
  </w:style>
  <w:style w:type="paragraph" w:styleId="TOC3">
    <w:name w:val="toc 3"/>
    <w:basedOn w:val="Normal"/>
    <w:next w:val="Normal"/>
    <w:autoRedefine/>
    <w:uiPriority w:val="39"/>
    <w:semiHidden/>
    <w:unhideWhenUsed/>
    <w:rsid w:val="0081512E"/>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1512E"/>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1512E"/>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1512E"/>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1512E"/>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1512E"/>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1512E"/>
    <w:pPr>
      <w:ind w:left="1920"/>
    </w:pPr>
    <w:rPr>
      <w:rFonts w:asciiTheme="minorHAnsi" w:hAnsiTheme="minorHAnsi"/>
      <w:sz w:val="20"/>
      <w:szCs w:val="20"/>
    </w:rPr>
  </w:style>
  <w:style w:type="character" w:customStyle="1" w:styleId="normaltextrun">
    <w:name w:val="normaltextrun"/>
    <w:basedOn w:val="DefaultParagraphFont"/>
    <w:rsid w:val="003E1BE5"/>
  </w:style>
  <w:style w:type="character" w:customStyle="1" w:styleId="eop">
    <w:name w:val="eop"/>
    <w:basedOn w:val="DefaultParagraphFont"/>
    <w:rsid w:val="003E1BE5"/>
  </w:style>
  <w:style w:type="paragraph" w:styleId="Bibliography">
    <w:name w:val="Bibliography"/>
    <w:basedOn w:val="Normal"/>
    <w:next w:val="Normal"/>
    <w:uiPriority w:val="37"/>
    <w:semiHidden/>
    <w:unhideWhenUsed/>
    <w:rsid w:val="00CB3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9319">
      <w:bodyDiv w:val="1"/>
      <w:marLeft w:val="0"/>
      <w:marRight w:val="0"/>
      <w:marTop w:val="0"/>
      <w:marBottom w:val="0"/>
      <w:divBdr>
        <w:top w:val="none" w:sz="0" w:space="0" w:color="auto"/>
        <w:left w:val="none" w:sz="0" w:space="0" w:color="auto"/>
        <w:bottom w:val="none" w:sz="0" w:space="0" w:color="auto"/>
        <w:right w:val="none" w:sz="0" w:space="0" w:color="auto"/>
      </w:divBdr>
    </w:div>
    <w:div w:id="11036833">
      <w:bodyDiv w:val="1"/>
      <w:marLeft w:val="0"/>
      <w:marRight w:val="0"/>
      <w:marTop w:val="0"/>
      <w:marBottom w:val="0"/>
      <w:divBdr>
        <w:top w:val="none" w:sz="0" w:space="0" w:color="auto"/>
        <w:left w:val="none" w:sz="0" w:space="0" w:color="auto"/>
        <w:bottom w:val="none" w:sz="0" w:space="0" w:color="auto"/>
        <w:right w:val="none" w:sz="0" w:space="0" w:color="auto"/>
      </w:divBdr>
    </w:div>
    <w:div w:id="42605963">
      <w:bodyDiv w:val="1"/>
      <w:marLeft w:val="0"/>
      <w:marRight w:val="0"/>
      <w:marTop w:val="0"/>
      <w:marBottom w:val="0"/>
      <w:divBdr>
        <w:top w:val="none" w:sz="0" w:space="0" w:color="auto"/>
        <w:left w:val="none" w:sz="0" w:space="0" w:color="auto"/>
        <w:bottom w:val="none" w:sz="0" w:space="0" w:color="auto"/>
        <w:right w:val="none" w:sz="0" w:space="0" w:color="auto"/>
      </w:divBdr>
    </w:div>
    <w:div w:id="114451444">
      <w:bodyDiv w:val="1"/>
      <w:marLeft w:val="0"/>
      <w:marRight w:val="0"/>
      <w:marTop w:val="0"/>
      <w:marBottom w:val="0"/>
      <w:divBdr>
        <w:top w:val="none" w:sz="0" w:space="0" w:color="auto"/>
        <w:left w:val="none" w:sz="0" w:space="0" w:color="auto"/>
        <w:bottom w:val="none" w:sz="0" w:space="0" w:color="auto"/>
        <w:right w:val="none" w:sz="0" w:space="0" w:color="auto"/>
      </w:divBdr>
    </w:div>
    <w:div w:id="114914614">
      <w:bodyDiv w:val="1"/>
      <w:marLeft w:val="0"/>
      <w:marRight w:val="0"/>
      <w:marTop w:val="0"/>
      <w:marBottom w:val="0"/>
      <w:divBdr>
        <w:top w:val="none" w:sz="0" w:space="0" w:color="auto"/>
        <w:left w:val="none" w:sz="0" w:space="0" w:color="auto"/>
        <w:bottom w:val="none" w:sz="0" w:space="0" w:color="auto"/>
        <w:right w:val="none" w:sz="0" w:space="0" w:color="auto"/>
      </w:divBdr>
      <w:divsChild>
        <w:div w:id="792214286">
          <w:marLeft w:val="0"/>
          <w:marRight w:val="0"/>
          <w:marTop w:val="0"/>
          <w:marBottom w:val="0"/>
          <w:divBdr>
            <w:top w:val="none" w:sz="0" w:space="0" w:color="auto"/>
            <w:left w:val="none" w:sz="0" w:space="0" w:color="auto"/>
            <w:bottom w:val="none" w:sz="0" w:space="0" w:color="auto"/>
            <w:right w:val="none" w:sz="0" w:space="0" w:color="auto"/>
          </w:divBdr>
          <w:divsChild>
            <w:div w:id="153461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6811">
      <w:bodyDiv w:val="1"/>
      <w:marLeft w:val="0"/>
      <w:marRight w:val="0"/>
      <w:marTop w:val="0"/>
      <w:marBottom w:val="0"/>
      <w:divBdr>
        <w:top w:val="none" w:sz="0" w:space="0" w:color="auto"/>
        <w:left w:val="none" w:sz="0" w:space="0" w:color="auto"/>
        <w:bottom w:val="none" w:sz="0" w:space="0" w:color="auto"/>
        <w:right w:val="none" w:sz="0" w:space="0" w:color="auto"/>
      </w:divBdr>
    </w:div>
    <w:div w:id="138574789">
      <w:bodyDiv w:val="1"/>
      <w:marLeft w:val="0"/>
      <w:marRight w:val="0"/>
      <w:marTop w:val="0"/>
      <w:marBottom w:val="0"/>
      <w:divBdr>
        <w:top w:val="none" w:sz="0" w:space="0" w:color="auto"/>
        <w:left w:val="none" w:sz="0" w:space="0" w:color="auto"/>
        <w:bottom w:val="none" w:sz="0" w:space="0" w:color="auto"/>
        <w:right w:val="none" w:sz="0" w:space="0" w:color="auto"/>
      </w:divBdr>
    </w:div>
    <w:div w:id="164325371">
      <w:bodyDiv w:val="1"/>
      <w:marLeft w:val="0"/>
      <w:marRight w:val="0"/>
      <w:marTop w:val="0"/>
      <w:marBottom w:val="0"/>
      <w:divBdr>
        <w:top w:val="none" w:sz="0" w:space="0" w:color="auto"/>
        <w:left w:val="none" w:sz="0" w:space="0" w:color="auto"/>
        <w:bottom w:val="none" w:sz="0" w:space="0" w:color="auto"/>
        <w:right w:val="none" w:sz="0" w:space="0" w:color="auto"/>
      </w:divBdr>
    </w:div>
    <w:div w:id="181945267">
      <w:bodyDiv w:val="1"/>
      <w:marLeft w:val="0"/>
      <w:marRight w:val="0"/>
      <w:marTop w:val="0"/>
      <w:marBottom w:val="0"/>
      <w:divBdr>
        <w:top w:val="none" w:sz="0" w:space="0" w:color="auto"/>
        <w:left w:val="none" w:sz="0" w:space="0" w:color="auto"/>
        <w:bottom w:val="none" w:sz="0" w:space="0" w:color="auto"/>
        <w:right w:val="none" w:sz="0" w:space="0" w:color="auto"/>
      </w:divBdr>
    </w:div>
    <w:div w:id="200242011">
      <w:bodyDiv w:val="1"/>
      <w:marLeft w:val="0"/>
      <w:marRight w:val="0"/>
      <w:marTop w:val="0"/>
      <w:marBottom w:val="0"/>
      <w:divBdr>
        <w:top w:val="none" w:sz="0" w:space="0" w:color="auto"/>
        <w:left w:val="none" w:sz="0" w:space="0" w:color="auto"/>
        <w:bottom w:val="none" w:sz="0" w:space="0" w:color="auto"/>
        <w:right w:val="none" w:sz="0" w:space="0" w:color="auto"/>
      </w:divBdr>
    </w:div>
    <w:div w:id="221143769">
      <w:bodyDiv w:val="1"/>
      <w:marLeft w:val="0"/>
      <w:marRight w:val="0"/>
      <w:marTop w:val="0"/>
      <w:marBottom w:val="0"/>
      <w:divBdr>
        <w:top w:val="none" w:sz="0" w:space="0" w:color="auto"/>
        <w:left w:val="none" w:sz="0" w:space="0" w:color="auto"/>
        <w:bottom w:val="none" w:sz="0" w:space="0" w:color="auto"/>
        <w:right w:val="none" w:sz="0" w:space="0" w:color="auto"/>
      </w:divBdr>
    </w:div>
    <w:div w:id="221184485">
      <w:bodyDiv w:val="1"/>
      <w:marLeft w:val="0"/>
      <w:marRight w:val="0"/>
      <w:marTop w:val="0"/>
      <w:marBottom w:val="0"/>
      <w:divBdr>
        <w:top w:val="none" w:sz="0" w:space="0" w:color="auto"/>
        <w:left w:val="none" w:sz="0" w:space="0" w:color="auto"/>
        <w:bottom w:val="none" w:sz="0" w:space="0" w:color="auto"/>
        <w:right w:val="none" w:sz="0" w:space="0" w:color="auto"/>
      </w:divBdr>
    </w:div>
    <w:div w:id="230044718">
      <w:bodyDiv w:val="1"/>
      <w:marLeft w:val="0"/>
      <w:marRight w:val="0"/>
      <w:marTop w:val="0"/>
      <w:marBottom w:val="0"/>
      <w:divBdr>
        <w:top w:val="none" w:sz="0" w:space="0" w:color="auto"/>
        <w:left w:val="none" w:sz="0" w:space="0" w:color="auto"/>
        <w:bottom w:val="none" w:sz="0" w:space="0" w:color="auto"/>
        <w:right w:val="none" w:sz="0" w:space="0" w:color="auto"/>
      </w:divBdr>
    </w:div>
    <w:div w:id="243682175">
      <w:bodyDiv w:val="1"/>
      <w:marLeft w:val="0"/>
      <w:marRight w:val="0"/>
      <w:marTop w:val="0"/>
      <w:marBottom w:val="0"/>
      <w:divBdr>
        <w:top w:val="none" w:sz="0" w:space="0" w:color="auto"/>
        <w:left w:val="none" w:sz="0" w:space="0" w:color="auto"/>
        <w:bottom w:val="none" w:sz="0" w:space="0" w:color="auto"/>
        <w:right w:val="none" w:sz="0" w:space="0" w:color="auto"/>
      </w:divBdr>
    </w:div>
    <w:div w:id="246378914">
      <w:bodyDiv w:val="1"/>
      <w:marLeft w:val="0"/>
      <w:marRight w:val="0"/>
      <w:marTop w:val="0"/>
      <w:marBottom w:val="0"/>
      <w:divBdr>
        <w:top w:val="none" w:sz="0" w:space="0" w:color="auto"/>
        <w:left w:val="none" w:sz="0" w:space="0" w:color="auto"/>
        <w:bottom w:val="none" w:sz="0" w:space="0" w:color="auto"/>
        <w:right w:val="none" w:sz="0" w:space="0" w:color="auto"/>
      </w:divBdr>
    </w:div>
    <w:div w:id="257518671">
      <w:marLeft w:val="0"/>
      <w:marRight w:val="0"/>
      <w:marTop w:val="0"/>
      <w:marBottom w:val="0"/>
      <w:divBdr>
        <w:top w:val="none" w:sz="0" w:space="0" w:color="auto"/>
        <w:left w:val="none" w:sz="0" w:space="0" w:color="auto"/>
        <w:bottom w:val="none" w:sz="0" w:space="0" w:color="auto"/>
        <w:right w:val="none" w:sz="0" w:space="0" w:color="auto"/>
      </w:divBdr>
    </w:div>
    <w:div w:id="301733124">
      <w:bodyDiv w:val="1"/>
      <w:marLeft w:val="0"/>
      <w:marRight w:val="0"/>
      <w:marTop w:val="0"/>
      <w:marBottom w:val="0"/>
      <w:divBdr>
        <w:top w:val="none" w:sz="0" w:space="0" w:color="auto"/>
        <w:left w:val="none" w:sz="0" w:space="0" w:color="auto"/>
        <w:bottom w:val="none" w:sz="0" w:space="0" w:color="auto"/>
        <w:right w:val="none" w:sz="0" w:space="0" w:color="auto"/>
      </w:divBdr>
    </w:div>
    <w:div w:id="308750339">
      <w:bodyDiv w:val="1"/>
      <w:marLeft w:val="0"/>
      <w:marRight w:val="0"/>
      <w:marTop w:val="0"/>
      <w:marBottom w:val="0"/>
      <w:divBdr>
        <w:top w:val="none" w:sz="0" w:space="0" w:color="auto"/>
        <w:left w:val="none" w:sz="0" w:space="0" w:color="auto"/>
        <w:bottom w:val="none" w:sz="0" w:space="0" w:color="auto"/>
        <w:right w:val="none" w:sz="0" w:space="0" w:color="auto"/>
      </w:divBdr>
    </w:div>
    <w:div w:id="321197968">
      <w:bodyDiv w:val="1"/>
      <w:marLeft w:val="0"/>
      <w:marRight w:val="0"/>
      <w:marTop w:val="0"/>
      <w:marBottom w:val="0"/>
      <w:divBdr>
        <w:top w:val="none" w:sz="0" w:space="0" w:color="auto"/>
        <w:left w:val="none" w:sz="0" w:space="0" w:color="auto"/>
        <w:bottom w:val="none" w:sz="0" w:space="0" w:color="auto"/>
        <w:right w:val="none" w:sz="0" w:space="0" w:color="auto"/>
      </w:divBdr>
    </w:div>
    <w:div w:id="321470273">
      <w:bodyDiv w:val="1"/>
      <w:marLeft w:val="0"/>
      <w:marRight w:val="0"/>
      <w:marTop w:val="0"/>
      <w:marBottom w:val="0"/>
      <w:divBdr>
        <w:top w:val="none" w:sz="0" w:space="0" w:color="auto"/>
        <w:left w:val="none" w:sz="0" w:space="0" w:color="auto"/>
        <w:bottom w:val="none" w:sz="0" w:space="0" w:color="auto"/>
        <w:right w:val="none" w:sz="0" w:space="0" w:color="auto"/>
      </w:divBdr>
    </w:div>
    <w:div w:id="337121942">
      <w:bodyDiv w:val="1"/>
      <w:marLeft w:val="0"/>
      <w:marRight w:val="0"/>
      <w:marTop w:val="0"/>
      <w:marBottom w:val="0"/>
      <w:divBdr>
        <w:top w:val="none" w:sz="0" w:space="0" w:color="auto"/>
        <w:left w:val="none" w:sz="0" w:space="0" w:color="auto"/>
        <w:bottom w:val="none" w:sz="0" w:space="0" w:color="auto"/>
        <w:right w:val="none" w:sz="0" w:space="0" w:color="auto"/>
      </w:divBdr>
    </w:div>
    <w:div w:id="371658099">
      <w:bodyDiv w:val="1"/>
      <w:marLeft w:val="0"/>
      <w:marRight w:val="0"/>
      <w:marTop w:val="0"/>
      <w:marBottom w:val="0"/>
      <w:divBdr>
        <w:top w:val="none" w:sz="0" w:space="0" w:color="auto"/>
        <w:left w:val="none" w:sz="0" w:space="0" w:color="auto"/>
        <w:bottom w:val="none" w:sz="0" w:space="0" w:color="auto"/>
        <w:right w:val="none" w:sz="0" w:space="0" w:color="auto"/>
      </w:divBdr>
      <w:divsChild>
        <w:div w:id="1502237566">
          <w:marLeft w:val="0"/>
          <w:marRight w:val="0"/>
          <w:marTop w:val="0"/>
          <w:marBottom w:val="0"/>
          <w:divBdr>
            <w:top w:val="single" w:sz="2" w:space="0" w:color="E5E7EB"/>
            <w:left w:val="single" w:sz="2" w:space="0" w:color="E5E7EB"/>
            <w:bottom w:val="single" w:sz="2" w:space="0" w:color="E5E7EB"/>
            <w:right w:val="single" w:sz="2" w:space="0" w:color="E5E7EB"/>
          </w:divBdr>
          <w:divsChild>
            <w:div w:id="674891358">
              <w:marLeft w:val="0"/>
              <w:marRight w:val="0"/>
              <w:marTop w:val="0"/>
              <w:marBottom w:val="0"/>
              <w:divBdr>
                <w:top w:val="none" w:sz="0" w:space="0" w:color="auto"/>
                <w:left w:val="none" w:sz="0" w:space="0" w:color="auto"/>
                <w:bottom w:val="none" w:sz="0" w:space="0" w:color="auto"/>
                <w:right w:val="none" w:sz="0" w:space="0" w:color="auto"/>
              </w:divBdr>
              <w:divsChild>
                <w:div w:id="1093168570">
                  <w:marLeft w:val="0"/>
                  <w:marRight w:val="0"/>
                  <w:marTop w:val="0"/>
                  <w:marBottom w:val="0"/>
                  <w:divBdr>
                    <w:top w:val="none" w:sz="0" w:space="0" w:color="auto"/>
                    <w:left w:val="none" w:sz="0" w:space="0" w:color="auto"/>
                    <w:bottom w:val="none" w:sz="0" w:space="0" w:color="auto"/>
                    <w:right w:val="none" w:sz="0" w:space="0" w:color="auto"/>
                  </w:divBdr>
                  <w:divsChild>
                    <w:div w:id="1350064186">
                      <w:marLeft w:val="0"/>
                      <w:marRight w:val="0"/>
                      <w:marTop w:val="0"/>
                      <w:marBottom w:val="0"/>
                      <w:divBdr>
                        <w:top w:val="single" w:sz="2" w:space="0" w:color="E5E7EB"/>
                        <w:left w:val="single" w:sz="2" w:space="0" w:color="E5E7EB"/>
                        <w:bottom w:val="single" w:sz="2" w:space="0" w:color="E5E7EB"/>
                        <w:right w:val="single" w:sz="2" w:space="0" w:color="E5E7EB"/>
                      </w:divBdr>
                      <w:divsChild>
                        <w:div w:id="538393890">
                          <w:marLeft w:val="0"/>
                          <w:marRight w:val="0"/>
                          <w:marTop w:val="0"/>
                          <w:marBottom w:val="0"/>
                          <w:divBdr>
                            <w:top w:val="single" w:sz="2" w:space="0" w:color="E5E7EB"/>
                            <w:left w:val="single" w:sz="2" w:space="0" w:color="E5E7EB"/>
                            <w:bottom w:val="single" w:sz="2" w:space="0" w:color="E5E7EB"/>
                            <w:right w:val="single" w:sz="2" w:space="0" w:color="E5E7EB"/>
                          </w:divBdr>
                          <w:divsChild>
                            <w:div w:id="62071958">
                              <w:marLeft w:val="0"/>
                              <w:marRight w:val="0"/>
                              <w:marTop w:val="0"/>
                              <w:marBottom w:val="0"/>
                              <w:divBdr>
                                <w:top w:val="single" w:sz="2" w:space="0" w:color="E5E7EB"/>
                                <w:left w:val="single" w:sz="2" w:space="0" w:color="E5E7EB"/>
                                <w:bottom w:val="single" w:sz="2" w:space="0" w:color="E5E7EB"/>
                                <w:right w:val="single" w:sz="2" w:space="0" w:color="E5E7EB"/>
                              </w:divBdr>
                              <w:divsChild>
                                <w:div w:id="898325290">
                                  <w:marLeft w:val="0"/>
                                  <w:marRight w:val="0"/>
                                  <w:marTop w:val="0"/>
                                  <w:marBottom w:val="0"/>
                                  <w:divBdr>
                                    <w:top w:val="none" w:sz="0" w:space="0" w:color="auto"/>
                                    <w:left w:val="none" w:sz="0" w:space="0" w:color="auto"/>
                                    <w:bottom w:val="none" w:sz="0" w:space="0" w:color="auto"/>
                                    <w:right w:val="none" w:sz="0" w:space="0" w:color="auto"/>
                                  </w:divBdr>
                                  <w:divsChild>
                                    <w:div w:id="1224802896">
                                      <w:marLeft w:val="0"/>
                                      <w:marRight w:val="0"/>
                                      <w:marTop w:val="0"/>
                                      <w:marBottom w:val="0"/>
                                      <w:divBdr>
                                        <w:top w:val="single" w:sz="2" w:space="0" w:color="E5E7EB"/>
                                        <w:left w:val="single" w:sz="2" w:space="12" w:color="E5E7EB"/>
                                        <w:bottom w:val="single" w:sz="2" w:space="0" w:color="E5E7EB"/>
                                        <w:right w:val="single" w:sz="2" w:space="12" w:color="E5E7EB"/>
                                      </w:divBdr>
                                      <w:divsChild>
                                        <w:div w:id="1269696454">
                                          <w:marLeft w:val="0"/>
                                          <w:marRight w:val="0"/>
                                          <w:marTop w:val="0"/>
                                          <w:marBottom w:val="0"/>
                                          <w:divBdr>
                                            <w:top w:val="single" w:sz="2" w:space="0" w:color="E5E7EB"/>
                                            <w:left w:val="single" w:sz="2" w:space="0" w:color="E5E7EB"/>
                                            <w:bottom w:val="single" w:sz="2" w:space="0" w:color="E5E7EB"/>
                                            <w:right w:val="single" w:sz="2" w:space="0" w:color="E5E7EB"/>
                                          </w:divBdr>
                                          <w:divsChild>
                                            <w:div w:id="2141146233">
                                              <w:marLeft w:val="0"/>
                                              <w:marRight w:val="0"/>
                                              <w:marTop w:val="0"/>
                                              <w:marBottom w:val="0"/>
                                              <w:divBdr>
                                                <w:top w:val="single" w:sz="2" w:space="0" w:color="E5E7EB"/>
                                                <w:left w:val="single" w:sz="2" w:space="0" w:color="E5E7EB"/>
                                                <w:bottom w:val="single" w:sz="2" w:space="0" w:color="E5E7EB"/>
                                                <w:right w:val="single" w:sz="2" w:space="0" w:color="E5E7EB"/>
                                              </w:divBdr>
                                              <w:divsChild>
                                                <w:div w:id="41445924">
                                                  <w:marLeft w:val="0"/>
                                                  <w:marRight w:val="0"/>
                                                  <w:marTop w:val="0"/>
                                                  <w:marBottom w:val="0"/>
                                                  <w:divBdr>
                                                    <w:top w:val="single" w:sz="2" w:space="0" w:color="E5E7EB"/>
                                                    <w:left w:val="single" w:sz="2" w:space="0" w:color="E5E7EB"/>
                                                    <w:bottom w:val="single" w:sz="2" w:space="0" w:color="E5E7EB"/>
                                                    <w:right w:val="single" w:sz="2" w:space="0" w:color="E5E7EB"/>
                                                  </w:divBdr>
                                                  <w:divsChild>
                                                    <w:div w:id="441993481">
                                                      <w:marLeft w:val="0"/>
                                                      <w:marRight w:val="0"/>
                                                      <w:marTop w:val="0"/>
                                                      <w:marBottom w:val="0"/>
                                                      <w:divBdr>
                                                        <w:top w:val="single" w:sz="2" w:space="0" w:color="E5E7EB"/>
                                                        <w:left w:val="single" w:sz="2" w:space="0" w:color="E5E7EB"/>
                                                        <w:bottom w:val="single" w:sz="2" w:space="0" w:color="E5E7EB"/>
                                                        <w:right w:val="single" w:sz="2" w:space="0" w:color="E5E7EB"/>
                                                      </w:divBdr>
                                                      <w:divsChild>
                                                        <w:div w:id="471679835">
                                                          <w:marLeft w:val="0"/>
                                                          <w:marRight w:val="0"/>
                                                          <w:marTop w:val="0"/>
                                                          <w:marBottom w:val="0"/>
                                                          <w:divBdr>
                                                            <w:top w:val="single" w:sz="2" w:space="0" w:color="E5E7EB"/>
                                                            <w:left w:val="single" w:sz="2" w:space="0" w:color="E5E7EB"/>
                                                            <w:bottom w:val="single" w:sz="2" w:space="0" w:color="E5E7EB"/>
                                                            <w:right w:val="single" w:sz="2" w:space="0" w:color="E5E7EB"/>
                                                          </w:divBdr>
                                                          <w:divsChild>
                                                            <w:div w:id="804587965">
                                                              <w:marLeft w:val="0"/>
                                                              <w:marRight w:val="0"/>
                                                              <w:marTop w:val="0"/>
                                                              <w:marBottom w:val="0"/>
                                                              <w:divBdr>
                                                                <w:top w:val="none" w:sz="0" w:space="0" w:color="auto"/>
                                                                <w:left w:val="none" w:sz="0" w:space="0" w:color="auto"/>
                                                                <w:bottom w:val="none" w:sz="0" w:space="0" w:color="auto"/>
                                                                <w:right w:val="none" w:sz="0" w:space="0" w:color="auto"/>
                                                              </w:divBdr>
                                                              <w:divsChild>
                                                                <w:div w:id="1816213766">
                                                                  <w:marLeft w:val="0"/>
                                                                  <w:marRight w:val="0"/>
                                                                  <w:marTop w:val="0"/>
                                                                  <w:marBottom w:val="0"/>
                                                                  <w:divBdr>
                                                                    <w:top w:val="none" w:sz="0" w:space="0" w:color="auto"/>
                                                                    <w:left w:val="none" w:sz="0" w:space="0" w:color="auto"/>
                                                                    <w:bottom w:val="none" w:sz="0" w:space="0" w:color="auto"/>
                                                                    <w:right w:val="none" w:sz="0" w:space="0" w:color="auto"/>
                                                                  </w:divBdr>
                                                                  <w:divsChild>
                                                                    <w:div w:id="316954790">
                                                                      <w:marLeft w:val="0"/>
                                                                      <w:marRight w:val="0"/>
                                                                      <w:marTop w:val="0"/>
                                                                      <w:marBottom w:val="0"/>
                                                                      <w:divBdr>
                                                                        <w:top w:val="single" w:sz="6" w:space="0" w:color="auto"/>
                                                                        <w:left w:val="single" w:sz="2" w:space="0" w:color="auto"/>
                                                                        <w:bottom w:val="single" w:sz="2" w:space="0" w:color="auto"/>
                                                                        <w:right w:val="single" w:sz="2" w:space="0" w:color="auto"/>
                                                                      </w:divBdr>
                                                                      <w:divsChild>
                                                                        <w:div w:id="438835316">
                                                                          <w:marLeft w:val="0"/>
                                                                          <w:marRight w:val="0"/>
                                                                          <w:marTop w:val="0"/>
                                                                          <w:marBottom w:val="0"/>
                                                                          <w:divBdr>
                                                                            <w:top w:val="single" w:sz="4" w:space="6" w:color="auto"/>
                                                                            <w:left w:val="single" w:sz="2" w:space="0" w:color="auto"/>
                                                                            <w:bottom w:val="single" w:sz="2" w:space="6" w:color="auto"/>
                                                                            <w:right w:val="single" w:sz="2" w:space="0" w:color="auto"/>
                                                                          </w:divBdr>
                                                                          <w:divsChild>
                                                                            <w:div w:id="53164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716649">
                                                                          <w:marLeft w:val="0"/>
                                                                          <w:marRight w:val="0"/>
                                                                          <w:marTop w:val="0"/>
                                                                          <w:marBottom w:val="0"/>
                                                                          <w:divBdr>
                                                                            <w:top w:val="single" w:sz="2" w:space="6" w:color="E5E7EB"/>
                                                                            <w:left w:val="single" w:sz="2" w:space="0" w:color="E5E7EB"/>
                                                                            <w:bottom w:val="single" w:sz="2" w:space="6" w:color="E5E7EB"/>
                                                                            <w:right w:val="single" w:sz="2" w:space="0" w:color="E5E7EB"/>
                                                                          </w:divBdr>
                                                                          <w:divsChild>
                                                                            <w:div w:id="296686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9506285">
                                                                          <w:marLeft w:val="0"/>
                                                                          <w:marRight w:val="0"/>
                                                                          <w:marTop w:val="0"/>
                                                                          <w:marBottom w:val="0"/>
                                                                          <w:divBdr>
                                                                            <w:top w:val="single" w:sz="4" w:space="6" w:color="auto"/>
                                                                            <w:left w:val="single" w:sz="2" w:space="0" w:color="auto"/>
                                                                            <w:bottom w:val="single" w:sz="2" w:space="6" w:color="auto"/>
                                                                            <w:right w:val="single" w:sz="2" w:space="0" w:color="auto"/>
                                                                          </w:divBdr>
                                                                          <w:divsChild>
                                                                            <w:div w:id="1252347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555089">
                                                                          <w:marLeft w:val="0"/>
                                                                          <w:marRight w:val="0"/>
                                                                          <w:marTop w:val="0"/>
                                                                          <w:marBottom w:val="0"/>
                                                                          <w:divBdr>
                                                                            <w:top w:val="single" w:sz="4" w:space="6" w:color="auto"/>
                                                                            <w:left w:val="single" w:sz="2" w:space="0" w:color="auto"/>
                                                                            <w:bottom w:val="single" w:sz="2" w:space="6" w:color="auto"/>
                                                                            <w:right w:val="single" w:sz="2" w:space="0" w:color="auto"/>
                                                                          </w:divBdr>
                                                                          <w:divsChild>
                                                                            <w:div w:id="565995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718860">
                                                                          <w:marLeft w:val="0"/>
                                                                          <w:marRight w:val="0"/>
                                                                          <w:marTop w:val="0"/>
                                                                          <w:marBottom w:val="0"/>
                                                                          <w:divBdr>
                                                                            <w:top w:val="single" w:sz="4" w:space="6" w:color="auto"/>
                                                                            <w:left w:val="single" w:sz="2" w:space="0" w:color="auto"/>
                                                                            <w:bottom w:val="single" w:sz="2" w:space="6" w:color="auto"/>
                                                                            <w:right w:val="single" w:sz="2" w:space="0" w:color="auto"/>
                                                                          </w:divBdr>
                                                                          <w:divsChild>
                                                                            <w:div w:id="740254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0761070">
                                                                      <w:marLeft w:val="0"/>
                                                                      <w:marRight w:val="0"/>
                                                                      <w:marTop w:val="0"/>
                                                                      <w:marBottom w:val="0"/>
                                                                      <w:divBdr>
                                                                        <w:top w:val="none" w:sz="0" w:space="0" w:color="auto"/>
                                                                        <w:left w:val="none" w:sz="0" w:space="0" w:color="auto"/>
                                                                        <w:bottom w:val="none" w:sz="0" w:space="0" w:color="auto"/>
                                                                        <w:right w:val="none" w:sz="0" w:space="0" w:color="auto"/>
                                                                      </w:divBdr>
                                                                      <w:divsChild>
                                                                        <w:div w:id="467939316">
                                                                          <w:marLeft w:val="0"/>
                                                                          <w:marRight w:val="0"/>
                                                                          <w:marTop w:val="0"/>
                                                                          <w:marBottom w:val="120"/>
                                                                          <w:divBdr>
                                                                            <w:top w:val="single" w:sz="2" w:space="0" w:color="E5E7EB"/>
                                                                            <w:left w:val="single" w:sz="2" w:space="0" w:color="E5E7EB"/>
                                                                            <w:bottom w:val="single" w:sz="2" w:space="0" w:color="E5E7EB"/>
                                                                            <w:right w:val="single" w:sz="2" w:space="0" w:color="E5E7EB"/>
                                                                          </w:divBdr>
                                                                          <w:divsChild>
                                                                            <w:div w:id="1014189769">
                                                                              <w:marLeft w:val="0"/>
                                                                              <w:marRight w:val="0"/>
                                                                              <w:marTop w:val="0"/>
                                                                              <w:marBottom w:val="0"/>
                                                                              <w:divBdr>
                                                                                <w:top w:val="single" w:sz="2" w:space="0" w:color="E5E7EB"/>
                                                                                <w:left w:val="single" w:sz="2" w:space="0" w:color="E5E7EB"/>
                                                                                <w:bottom w:val="single" w:sz="2" w:space="0" w:color="E5E7EB"/>
                                                                                <w:right w:val="single" w:sz="2" w:space="0" w:color="E5E7EB"/>
                                                                              </w:divBdr>
                                                                              <w:divsChild>
                                                                                <w:div w:id="1452363333">
                                                                                  <w:marLeft w:val="0"/>
                                                                                  <w:marRight w:val="0"/>
                                                                                  <w:marTop w:val="0"/>
                                                                                  <w:marBottom w:val="0"/>
                                                                                  <w:divBdr>
                                                                                    <w:top w:val="single" w:sz="2" w:space="0" w:color="E5E7EB"/>
                                                                                    <w:left w:val="single" w:sz="2" w:space="0" w:color="E5E7EB"/>
                                                                                    <w:bottom w:val="single" w:sz="2" w:space="0" w:color="E5E7EB"/>
                                                                                    <w:right w:val="single" w:sz="2" w:space="0" w:color="E5E7EB"/>
                                                                                  </w:divBdr>
                                                                                  <w:divsChild>
                                                                                    <w:div w:id="681904838">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30731397">
                                                          <w:marLeft w:val="0"/>
                                                          <w:marRight w:val="0"/>
                                                          <w:marTop w:val="0"/>
                                                          <w:marBottom w:val="0"/>
                                                          <w:divBdr>
                                                            <w:top w:val="none" w:sz="0" w:space="0" w:color="auto"/>
                                                            <w:left w:val="none" w:sz="0" w:space="0" w:color="auto"/>
                                                            <w:bottom w:val="none" w:sz="0" w:space="0" w:color="auto"/>
                                                            <w:right w:val="none" w:sz="0" w:space="0" w:color="auto"/>
                                                          </w:divBdr>
                                                          <w:divsChild>
                                                            <w:div w:id="1570070553">
                                                              <w:marLeft w:val="0"/>
                                                              <w:marRight w:val="0"/>
                                                              <w:marTop w:val="0"/>
                                                              <w:marBottom w:val="0"/>
                                                              <w:divBdr>
                                                                <w:top w:val="single" w:sz="2" w:space="0" w:color="E5E7EB"/>
                                                                <w:left w:val="single" w:sz="2" w:space="0" w:color="E5E7EB"/>
                                                                <w:bottom w:val="single" w:sz="2" w:space="0" w:color="E5E7EB"/>
                                                                <w:right w:val="single" w:sz="2" w:space="0" w:color="E5E7EB"/>
                                                              </w:divBdr>
                                                              <w:divsChild>
                                                                <w:div w:id="912541530">
                                                                  <w:marLeft w:val="0"/>
                                                                  <w:marRight w:val="0"/>
                                                                  <w:marTop w:val="0"/>
                                                                  <w:marBottom w:val="0"/>
                                                                  <w:divBdr>
                                                                    <w:top w:val="single" w:sz="2" w:space="0" w:color="E5E7EB"/>
                                                                    <w:left w:val="single" w:sz="2" w:space="0" w:color="E5E7EB"/>
                                                                    <w:bottom w:val="single" w:sz="2" w:space="0" w:color="E5E7EB"/>
                                                                    <w:right w:val="single" w:sz="2" w:space="0" w:color="E5E7EB"/>
                                                                  </w:divBdr>
                                                                  <w:divsChild>
                                                                    <w:div w:id="1401171095">
                                                                      <w:marLeft w:val="-120"/>
                                                                      <w:marRight w:val="0"/>
                                                                      <w:marTop w:val="0"/>
                                                                      <w:marBottom w:val="0"/>
                                                                      <w:divBdr>
                                                                        <w:top w:val="single" w:sz="2" w:space="0" w:color="E5E7EB"/>
                                                                        <w:left w:val="single" w:sz="2" w:space="0" w:color="E5E7EB"/>
                                                                        <w:bottom w:val="single" w:sz="2" w:space="0" w:color="E5E7EB"/>
                                                                        <w:right w:val="single" w:sz="2" w:space="0" w:color="E5E7EB"/>
                                                                      </w:divBdr>
                                                                      <w:divsChild>
                                                                        <w:div w:id="813567596">
                                                                          <w:marLeft w:val="0"/>
                                                                          <w:marRight w:val="0"/>
                                                                          <w:marTop w:val="0"/>
                                                                          <w:marBottom w:val="0"/>
                                                                          <w:divBdr>
                                                                            <w:top w:val="single" w:sz="2" w:space="0" w:color="E5E7EB"/>
                                                                            <w:left w:val="single" w:sz="2" w:space="0" w:color="E5E7EB"/>
                                                                            <w:bottom w:val="single" w:sz="2" w:space="0" w:color="E5E7EB"/>
                                                                            <w:right w:val="single" w:sz="2" w:space="0" w:color="E5E7EB"/>
                                                                          </w:divBdr>
                                                                          <w:divsChild>
                                                                            <w:div w:id="326785181">
                                                                              <w:marLeft w:val="0"/>
                                                                              <w:marRight w:val="0"/>
                                                                              <w:marTop w:val="0"/>
                                                                              <w:marBottom w:val="0"/>
                                                                              <w:divBdr>
                                                                                <w:top w:val="single" w:sz="2" w:space="0" w:color="E5E7EB"/>
                                                                                <w:left w:val="single" w:sz="2" w:space="0" w:color="E5E7EB"/>
                                                                                <w:bottom w:val="single" w:sz="2" w:space="0" w:color="E5E7EB"/>
                                                                                <w:right w:val="single" w:sz="2" w:space="0" w:color="E5E7EB"/>
                                                                              </w:divBdr>
                                                                              <w:divsChild>
                                                                                <w:div w:id="338700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8845295">
                                                                          <w:marLeft w:val="0"/>
                                                                          <w:marRight w:val="0"/>
                                                                          <w:marTop w:val="0"/>
                                                                          <w:marBottom w:val="0"/>
                                                                          <w:divBdr>
                                                                            <w:top w:val="single" w:sz="2" w:space="0" w:color="E5E7EB"/>
                                                                            <w:left w:val="single" w:sz="2" w:space="0" w:color="E5E7EB"/>
                                                                            <w:bottom w:val="single" w:sz="2" w:space="0" w:color="E5E7EB"/>
                                                                            <w:right w:val="single" w:sz="2" w:space="0" w:color="E5E7EB"/>
                                                                          </w:divBdr>
                                                                          <w:divsChild>
                                                                            <w:div w:id="1134712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815176">
                                                                          <w:marLeft w:val="0"/>
                                                                          <w:marRight w:val="0"/>
                                                                          <w:marTop w:val="0"/>
                                                                          <w:marBottom w:val="0"/>
                                                                          <w:divBdr>
                                                                            <w:top w:val="single" w:sz="2" w:space="0" w:color="E5E7EB"/>
                                                                            <w:left w:val="single" w:sz="2" w:space="0" w:color="E5E7EB"/>
                                                                            <w:bottom w:val="single" w:sz="2" w:space="0" w:color="E5E7EB"/>
                                                                            <w:right w:val="single" w:sz="2" w:space="0" w:color="E5E7EB"/>
                                                                          </w:divBdr>
                                                                          <w:divsChild>
                                                                            <w:div w:id="2067726605">
                                                                              <w:marLeft w:val="0"/>
                                                                              <w:marRight w:val="0"/>
                                                                              <w:marTop w:val="0"/>
                                                                              <w:marBottom w:val="0"/>
                                                                              <w:divBdr>
                                                                                <w:top w:val="single" w:sz="2" w:space="0" w:color="E5E7EB"/>
                                                                                <w:left w:val="single" w:sz="2" w:space="0" w:color="E5E7EB"/>
                                                                                <w:bottom w:val="single" w:sz="2" w:space="0" w:color="E5E7EB"/>
                                                                                <w:right w:val="single" w:sz="2" w:space="0" w:color="E5E7EB"/>
                                                                              </w:divBdr>
                                                                              <w:divsChild>
                                                                                <w:div w:id="1126390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24766645">
                                                                  <w:marLeft w:val="0"/>
                                                                  <w:marRight w:val="0"/>
                                                                  <w:marTop w:val="0"/>
                                                                  <w:marBottom w:val="0"/>
                                                                  <w:divBdr>
                                                                    <w:top w:val="single" w:sz="2" w:space="0" w:color="E5E7EB"/>
                                                                    <w:left w:val="single" w:sz="2" w:space="0" w:color="E5E7EB"/>
                                                                    <w:bottom w:val="single" w:sz="2" w:space="0" w:color="E5E7EB"/>
                                                                    <w:right w:val="single" w:sz="2" w:space="0" w:color="E5E7EB"/>
                                                                  </w:divBdr>
                                                                  <w:divsChild>
                                                                    <w:div w:id="513109676">
                                                                      <w:marLeft w:val="0"/>
                                                                      <w:marRight w:val="0"/>
                                                                      <w:marTop w:val="0"/>
                                                                      <w:marBottom w:val="0"/>
                                                                      <w:divBdr>
                                                                        <w:top w:val="single" w:sz="2" w:space="0" w:color="E5E7EB"/>
                                                                        <w:left w:val="single" w:sz="2" w:space="0" w:color="E5E7EB"/>
                                                                        <w:bottom w:val="single" w:sz="2" w:space="0" w:color="E5E7EB"/>
                                                                        <w:right w:val="single" w:sz="2" w:space="0" w:color="E5E7EB"/>
                                                                      </w:divBdr>
                                                                      <w:divsChild>
                                                                        <w:div w:id="1002513024">
                                                                          <w:marLeft w:val="0"/>
                                                                          <w:marRight w:val="0"/>
                                                                          <w:marTop w:val="0"/>
                                                                          <w:marBottom w:val="0"/>
                                                                          <w:divBdr>
                                                                            <w:top w:val="single" w:sz="2" w:space="0" w:color="E5E7EB"/>
                                                                            <w:left w:val="single" w:sz="2" w:space="0" w:color="E5E7EB"/>
                                                                            <w:bottom w:val="single" w:sz="2" w:space="0" w:color="E5E7EB"/>
                                                                            <w:right w:val="single" w:sz="2" w:space="0" w:color="E5E7EB"/>
                                                                          </w:divBdr>
                                                                          <w:divsChild>
                                                                            <w:div w:id="2008559040">
                                                                              <w:marLeft w:val="0"/>
                                                                              <w:marRight w:val="0"/>
                                                                              <w:marTop w:val="0"/>
                                                                              <w:marBottom w:val="0"/>
                                                                              <w:divBdr>
                                                                                <w:top w:val="single" w:sz="2" w:space="0" w:color="E5E7EB"/>
                                                                                <w:left w:val="single" w:sz="2" w:space="0" w:color="E5E7EB"/>
                                                                                <w:bottom w:val="single" w:sz="2" w:space="0" w:color="E5E7EB"/>
                                                                                <w:right w:val="single" w:sz="2" w:space="0" w:color="E5E7EB"/>
                                                                              </w:divBdr>
                                                                              <w:divsChild>
                                                                                <w:div w:id="81538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6366556">
      <w:bodyDiv w:val="1"/>
      <w:marLeft w:val="0"/>
      <w:marRight w:val="0"/>
      <w:marTop w:val="0"/>
      <w:marBottom w:val="0"/>
      <w:divBdr>
        <w:top w:val="none" w:sz="0" w:space="0" w:color="auto"/>
        <w:left w:val="none" w:sz="0" w:space="0" w:color="auto"/>
        <w:bottom w:val="none" w:sz="0" w:space="0" w:color="auto"/>
        <w:right w:val="none" w:sz="0" w:space="0" w:color="auto"/>
      </w:divBdr>
    </w:div>
    <w:div w:id="426266792">
      <w:bodyDiv w:val="1"/>
      <w:marLeft w:val="0"/>
      <w:marRight w:val="0"/>
      <w:marTop w:val="0"/>
      <w:marBottom w:val="0"/>
      <w:divBdr>
        <w:top w:val="none" w:sz="0" w:space="0" w:color="auto"/>
        <w:left w:val="none" w:sz="0" w:space="0" w:color="auto"/>
        <w:bottom w:val="none" w:sz="0" w:space="0" w:color="auto"/>
        <w:right w:val="none" w:sz="0" w:space="0" w:color="auto"/>
      </w:divBdr>
    </w:div>
    <w:div w:id="460416049">
      <w:bodyDiv w:val="1"/>
      <w:marLeft w:val="0"/>
      <w:marRight w:val="0"/>
      <w:marTop w:val="0"/>
      <w:marBottom w:val="0"/>
      <w:divBdr>
        <w:top w:val="none" w:sz="0" w:space="0" w:color="auto"/>
        <w:left w:val="none" w:sz="0" w:space="0" w:color="auto"/>
        <w:bottom w:val="none" w:sz="0" w:space="0" w:color="auto"/>
        <w:right w:val="none" w:sz="0" w:space="0" w:color="auto"/>
      </w:divBdr>
    </w:div>
    <w:div w:id="464933147">
      <w:bodyDiv w:val="1"/>
      <w:marLeft w:val="0"/>
      <w:marRight w:val="0"/>
      <w:marTop w:val="0"/>
      <w:marBottom w:val="0"/>
      <w:divBdr>
        <w:top w:val="none" w:sz="0" w:space="0" w:color="auto"/>
        <w:left w:val="none" w:sz="0" w:space="0" w:color="auto"/>
        <w:bottom w:val="none" w:sz="0" w:space="0" w:color="auto"/>
        <w:right w:val="none" w:sz="0" w:space="0" w:color="auto"/>
      </w:divBdr>
    </w:div>
    <w:div w:id="495650644">
      <w:bodyDiv w:val="1"/>
      <w:marLeft w:val="0"/>
      <w:marRight w:val="0"/>
      <w:marTop w:val="0"/>
      <w:marBottom w:val="0"/>
      <w:divBdr>
        <w:top w:val="none" w:sz="0" w:space="0" w:color="auto"/>
        <w:left w:val="none" w:sz="0" w:space="0" w:color="auto"/>
        <w:bottom w:val="none" w:sz="0" w:space="0" w:color="auto"/>
        <w:right w:val="none" w:sz="0" w:space="0" w:color="auto"/>
      </w:divBdr>
      <w:divsChild>
        <w:div w:id="30303162">
          <w:marLeft w:val="0"/>
          <w:marRight w:val="0"/>
          <w:marTop w:val="0"/>
          <w:marBottom w:val="0"/>
          <w:divBdr>
            <w:top w:val="none" w:sz="0" w:space="0" w:color="auto"/>
            <w:left w:val="none" w:sz="0" w:space="0" w:color="auto"/>
            <w:bottom w:val="none" w:sz="0" w:space="0" w:color="auto"/>
            <w:right w:val="none" w:sz="0" w:space="0" w:color="auto"/>
          </w:divBdr>
        </w:div>
        <w:div w:id="371005088">
          <w:marLeft w:val="0"/>
          <w:marRight w:val="0"/>
          <w:marTop w:val="0"/>
          <w:marBottom w:val="0"/>
          <w:divBdr>
            <w:top w:val="none" w:sz="0" w:space="0" w:color="auto"/>
            <w:left w:val="none" w:sz="0" w:space="0" w:color="auto"/>
            <w:bottom w:val="none" w:sz="0" w:space="0" w:color="auto"/>
            <w:right w:val="none" w:sz="0" w:space="0" w:color="auto"/>
          </w:divBdr>
        </w:div>
        <w:div w:id="373892306">
          <w:marLeft w:val="0"/>
          <w:marRight w:val="0"/>
          <w:marTop w:val="0"/>
          <w:marBottom w:val="0"/>
          <w:divBdr>
            <w:top w:val="none" w:sz="0" w:space="0" w:color="auto"/>
            <w:left w:val="none" w:sz="0" w:space="0" w:color="auto"/>
            <w:bottom w:val="none" w:sz="0" w:space="0" w:color="auto"/>
            <w:right w:val="none" w:sz="0" w:space="0" w:color="auto"/>
          </w:divBdr>
        </w:div>
        <w:div w:id="665280602">
          <w:marLeft w:val="0"/>
          <w:marRight w:val="0"/>
          <w:marTop w:val="0"/>
          <w:marBottom w:val="0"/>
          <w:divBdr>
            <w:top w:val="none" w:sz="0" w:space="0" w:color="auto"/>
            <w:left w:val="none" w:sz="0" w:space="0" w:color="auto"/>
            <w:bottom w:val="none" w:sz="0" w:space="0" w:color="auto"/>
            <w:right w:val="none" w:sz="0" w:space="0" w:color="auto"/>
          </w:divBdr>
          <w:divsChild>
            <w:div w:id="41829885">
              <w:marLeft w:val="0"/>
              <w:marRight w:val="0"/>
              <w:marTop w:val="0"/>
              <w:marBottom w:val="0"/>
              <w:divBdr>
                <w:top w:val="none" w:sz="0" w:space="0" w:color="auto"/>
                <w:left w:val="none" w:sz="0" w:space="0" w:color="auto"/>
                <w:bottom w:val="none" w:sz="0" w:space="0" w:color="auto"/>
                <w:right w:val="none" w:sz="0" w:space="0" w:color="auto"/>
              </w:divBdr>
            </w:div>
            <w:div w:id="244843026">
              <w:marLeft w:val="0"/>
              <w:marRight w:val="0"/>
              <w:marTop w:val="0"/>
              <w:marBottom w:val="0"/>
              <w:divBdr>
                <w:top w:val="none" w:sz="0" w:space="0" w:color="auto"/>
                <w:left w:val="none" w:sz="0" w:space="0" w:color="auto"/>
                <w:bottom w:val="none" w:sz="0" w:space="0" w:color="auto"/>
                <w:right w:val="none" w:sz="0" w:space="0" w:color="auto"/>
              </w:divBdr>
            </w:div>
            <w:div w:id="259145156">
              <w:marLeft w:val="0"/>
              <w:marRight w:val="0"/>
              <w:marTop w:val="0"/>
              <w:marBottom w:val="0"/>
              <w:divBdr>
                <w:top w:val="none" w:sz="0" w:space="0" w:color="auto"/>
                <w:left w:val="none" w:sz="0" w:space="0" w:color="auto"/>
                <w:bottom w:val="none" w:sz="0" w:space="0" w:color="auto"/>
                <w:right w:val="none" w:sz="0" w:space="0" w:color="auto"/>
              </w:divBdr>
            </w:div>
            <w:div w:id="270673133">
              <w:marLeft w:val="0"/>
              <w:marRight w:val="0"/>
              <w:marTop w:val="0"/>
              <w:marBottom w:val="0"/>
              <w:divBdr>
                <w:top w:val="none" w:sz="0" w:space="0" w:color="auto"/>
                <w:left w:val="none" w:sz="0" w:space="0" w:color="auto"/>
                <w:bottom w:val="none" w:sz="0" w:space="0" w:color="auto"/>
                <w:right w:val="none" w:sz="0" w:space="0" w:color="auto"/>
              </w:divBdr>
            </w:div>
            <w:div w:id="385032910">
              <w:marLeft w:val="0"/>
              <w:marRight w:val="0"/>
              <w:marTop w:val="0"/>
              <w:marBottom w:val="0"/>
              <w:divBdr>
                <w:top w:val="none" w:sz="0" w:space="0" w:color="auto"/>
                <w:left w:val="none" w:sz="0" w:space="0" w:color="auto"/>
                <w:bottom w:val="none" w:sz="0" w:space="0" w:color="auto"/>
                <w:right w:val="none" w:sz="0" w:space="0" w:color="auto"/>
              </w:divBdr>
            </w:div>
            <w:div w:id="434712096">
              <w:marLeft w:val="0"/>
              <w:marRight w:val="0"/>
              <w:marTop w:val="0"/>
              <w:marBottom w:val="0"/>
              <w:divBdr>
                <w:top w:val="none" w:sz="0" w:space="0" w:color="auto"/>
                <w:left w:val="none" w:sz="0" w:space="0" w:color="auto"/>
                <w:bottom w:val="none" w:sz="0" w:space="0" w:color="auto"/>
                <w:right w:val="none" w:sz="0" w:space="0" w:color="auto"/>
              </w:divBdr>
            </w:div>
            <w:div w:id="502628014">
              <w:marLeft w:val="0"/>
              <w:marRight w:val="0"/>
              <w:marTop w:val="0"/>
              <w:marBottom w:val="0"/>
              <w:divBdr>
                <w:top w:val="none" w:sz="0" w:space="0" w:color="auto"/>
                <w:left w:val="none" w:sz="0" w:space="0" w:color="auto"/>
                <w:bottom w:val="none" w:sz="0" w:space="0" w:color="auto"/>
                <w:right w:val="none" w:sz="0" w:space="0" w:color="auto"/>
              </w:divBdr>
            </w:div>
            <w:div w:id="532694204">
              <w:marLeft w:val="0"/>
              <w:marRight w:val="0"/>
              <w:marTop w:val="0"/>
              <w:marBottom w:val="0"/>
              <w:divBdr>
                <w:top w:val="none" w:sz="0" w:space="0" w:color="auto"/>
                <w:left w:val="none" w:sz="0" w:space="0" w:color="auto"/>
                <w:bottom w:val="none" w:sz="0" w:space="0" w:color="auto"/>
                <w:right w:val="none" w:sz="0" w:space="0" w:color="auto"/>
              </w:divBdr>
            </w:div>
            <w:div w:id="654457587">
              <w:marLeft w:val="0"/>
              <w:marRight w:val="0"/>
              <w:marTop w:val="0"/>
              <w:marBottom w:val="0"/>
              <w:divBdr>
                <w:top w:val="none" w:sz="0" w:space="0" w:color="auto"/>
                <w:left w:val="none" w:sz="0" w:space="0" w:color="auto"/>
                <w:bottom w:val="none" w:sz="0" w:space="0" w:color="auto"/>
                <w:right w:val="none" w:sz="0" w:space="0" w:color="auto"/>
              </w:divBdr>
            </w:div>
            <w:div w:id="684136627">
              <w:marLeft w:val="0"/>
              <w:marRight w:val="0"/>
              <w:marTop w:val="0"/>
              <w:marBottom w:val="0"/>
              <w:divBdr>
                <w:top w:val="none" w:sz="0" w:space="0" w:color="auto"/>
                <w:left w:val="none" w:sz="0" w:space="0" w:color="auto"/>
                <w:bottom w:val="none" w:sz="0" w:space="0" w:color="auto"/>
                <w:right w:val="none" w:sz="0" w:space="0" w:color="auto"/>
              </w:divBdr>
            </w:div>
            <w:div w:id="803306446">
              <w:marLeft w:val="0"/>
              <w:marRight w:val="0"/>
              <w:marTop w:val="0"/>
              <w:marBottom w:val="0"/>
              <w:divBdr>
                <w:top w:val="none" w:sz="0" w:space="0" w:color="auto"/>
                <w:left w:val="none" w:sz="0" w:space="0" w:color="auto"/>
                <w:bottom w:val="none" w:sz="0" w:space="0" w:color="auto"/>
                <w:right w:val="none" w:sz="0" w:space="0" w:color="auto"/>
              </w:divBdr>
            </w:div>
            <w:div w:id="846406319">
              <w:marLeft w:val="0"/>
              <w:marRight w:val="0"/>
              <w:marTop w:val="0"/>
              <w:marBottom w:val="0"/>
              <w:divBdr>
                <w:top w:val="none" w:sz="0" w:space="0" w:color="auto"/>
                <w:left w:val="none" w:sz="0" w:space="0" w:color="auto"/>
                <w:bottom w:val="none" w:sz="0" w:space="0" w:color="auto"/>
                <w:right w:val="none" w:sz="0" w:space="0" w:color="auto"/>
              </w:divBdr>
            </w:div>
            <w:div w:id="1006253404">
              <w:marLeft w:val="0"/>
              <w:marRight w:val="0"/>
              <w:marTop w:val="0"/>
              <w:marBottom w:val="0"/>
              <w:divBdr>
                <w:top w:val="none" w:sz="0" w:space="0" w:color="auto"/>
                <w:left w:val="none" w:sz="0" w:space="0" w:color="auto"/>
                <w:bottom w:val="none" w:sz="0" w:space="0" w:color="auto"/>
                <w:right w:val="none" w:sz="0" w:space="0" w:color="auto"/>
              </w:divBdr>
            </w:div>
            <w:div w:id="1082066053">
              <w:marLeft w:val="0"/>
              <w:marRight w:val="0"/>
              <w:marTop w:val="0"/>
              <w:marBottom w:val="0"/>
              <w:divBdr>
                <w:top w:val="none" w:sz="0" w:space="0" w:color="auto"/>
                <w:left w:val="none" w:sz="0" w:space="0" w:color="auto"/>
                <w:bottom w:val="none" w:sz="0" w:space="0" w:color="auto"/>
                <w:right w:val="none" w:sz="0" w:space="0" w:color="auto"/>
              </w:divBdr>
            </w:div>
            <w:div w:id="1375278152">
              <w:marLeft w:val="0"/>
              <w:marRight w:val="0"/>
              <w:marTop w:val="0"/>
              <w:marBottom w:val="0"/>
              <w:divBdr>
                <w:top w:val="none" w:sz="0" w:space="0" w:color="auto"/>
                <w:left w:val="none" w:sz="0" w:space="0" w:color="auto"/>
                <w:bottom w:val="none" w:sz="0" w:space="0" w:color="auto"/>
                <w:right w:val="none" w:sz="0" w:space="0" w:color="auto"/>
              </w:divBdr>
            </w:div>
            <w:div w:id="1522814306">
              <w:marLeft w:val="0"/>
              <w:marRight w:val="0"/>
              <w:marTop w:val="0"/>
              <w:marBottom w:val="0"/>
              <w:divBdr>
                <w:top w:val="none" w:sz="0" w:space="0" w:color="auto"/>
                <w:left w:val="none" w:sz="0" w:space="0" w:color="auto"/>
                <w:bottom w:val="none" w:sz="0" w:space="0" w:color="auto"/>
                <w:right w:val="none" w:sz="0" w:space="0" w:color="auto"/>
              </w:divBdr>
            </w:div>
            <w:div w:id="1528450751">
              <w:marLeft w:val="0"/>
              <w:marRight w:val="0"/>
              <w:marTop w:val="0"/>
              <w:marBottom w:val="0"/>
              <w:divBdr>
                <w:top w:val="none" w:sz="0" w:space="0" w:color="auto"/>
                <w:left w:val="none" w:sz="0" w:space="0" w:color="auto"/>
                <w:bottom w:val="none" w:sz="0" w:space="0" w:color="auto"/>
                <w:right w:val="none" w:sz="0" w:space="0" w:color="auto"/>
              </w:divBdr>
            </w:div>
            <w:div w:id="1617711751">
              <w:marLeft w:val="0"/>
              <w:marRight w:val="0"/>
              <w:marTop w:val="0"/>
              <w:marBottom w:val="0"/>
              <w:divBdr>
                <w:top w:val="none" w:sz="0" w:space="0" w:color="auto"/>
                <w:left w:val="none" w:sz="0" w:space="0" w:color="auto"/>
                <w:bottom w:val="none" w:sz="0" w:space="0" w:color="auto"/>
                <w:right w:val="none" w:sz="0" w:space="0" w:color="auto"/>
              </w:divBdr>
            </w:div>
            <w:div w:id="1880583027">
              <w:marLeft w:val="0"/>
              <w:marRight w:val="0"/>
              <w:marTop w:val="0"/>
              <w:marBottom w:val="0"/>
              <w:divBdr>
                <w:top w:val="none" w:sz="0" w:space="0" w:color="auto"/>
                <w:left w:val="none" w:sz="0" w:space="0" w:color="auto"/>
                <w:bottom w:val="none" w:sz="0" w:space="0" w:color="auto"/>
                <w:right w:val="none" w:sz="0" w:space="0" w:color="auto"/>
              </w:divBdr>
            </w:div>
            <w:div w:id="2077168182">
              <w:marLeft w:val="0"/>
              <w:marRight w:val="0"/>
              <w:marTop w:val="0"/>
              <w:marBottom w:val="0"/>
              <w:divBdr>
                <w:top w:val="none" w:sz="0" w:space="0" w:color="auto"/>
                <w:left w:val="none" w:sz="0" w:space="0" w:color="auto"/>
                <w:bottom w:val="none" w:sz="0" w:space="0" w:color="auto"/>
                <w:right w:val="none" w:sz="0" w:space="0" w:color="auto"/>
              </w:divBdr>
            </w:div>
          </w:divsChild>
        </w:div>
        <w:div w:id="1855025967">
          <w:marLeft w:val="0"/>
          <w:marRight w:val="0"/>
          <w:marTop w:val="0"/>
          <w:marBottom w:val="0"/>
          <w:divBdr>
            <w:top w:val="none" w:sz="0" w:space="0" w:color="auto"/>
            <w:left w:val="none" w:sz="0" w:space="0" w:color="auto"/>
            <w:bottom w:val="none" w:sz="0" w:space="0" w:color="auto"/>
            <w:right w:val="none" w:sz="0" w:space="0" w:color="auto"/>
          </w:divBdr>
        </w:div>
        <w:div w:id="2063214238">
          <w:marLeft w:val="0"/>
          <w:marRight w:val="0"/>
          <w:marTop w:val="0"/>
          <w:marBottom w:val="0"/>
          <w:divBdr>
            <w:top w:val="none" w:sz="0" w:space="0" w:color="auto"/>
            <w:left w:val="none" w:sz="0" w:space="0" w:color="auto"/>
            <w:bottom w:val="none" w:sz="0" w:space="0" w:color="auto"/>
            <w:right w:val="none" w:sz="0" w:space="0" w:color="auto"/>
          </w:divBdr>
        </w:div>
        <w:div w:id="2091926957">
          <w:marLeft w:val="0"/>
          <w:marRight w:val="0"/>
          <w:marTop w:val="0"/>
          <w:marBottom w:val="0"/>
          <w:divBdr>
            <w:top w:val="none" w:sz="0" w:space="0" w:color="auto"/>
            <w:left w:val="none" w:sz="0" w:space="0" w:color="auto"/>
            <w:bottom w:val="none" w:sz="0" w:space="0" w:color="auto"/>
            <w:right w:val="none" w:sz="0" w:space="0" w:color="auto"/>
          </w:divBdr>
        </w:div>
      </w:divsChild>
    </w:div>
    <w:div w:id="539634800">
      <w:bodyDiv w:val="1"/>
      <w:marLeft w:val="0"/>
      <w:marRight w:val="0"/>
      <w:marTop w:val="0"/>
      <w:marBottom w:val="0"/>
      <w:divBdr>
        <w:top w:val="none" w:sz="0" w:space="0" w:color="auto"/>
        <w:left w:val="none" w:sz="0" w:space="0" w:color="auto"/>
        <w:bottom w:val="none" w:sz="0" w:space="0" w:color="auto"/>
        <w:right w:val="none" w:sz="0" w:space="0" w:color="auto"/>
      </w:divBdr>
      <w:divsChild>
        <w:div w:id="784884534">
          <w:marLeft w:val="0"/>
          <w:marRight w:val="0"/>
          <w:marTop w:val="0"/>
          <w:marBottom w:val="0"/>
          <w:divBdr>
            <w:top w:val="single" w:sz="2" w:space="0" w:color="E5E7EB"/>
            <w:left w:val="single" w:sz="2" w:space="0" w:color="E5E7EB"/>
            <w:bottom w:val="single" w:sz="2" w:space="0" w:color="E5E7EB"/>
            <w:right w:val="single" w:sz="2" w:space="0" w:color="E5E7EB"/>
          </w:divBdr>
          <w:divsChild>
            <w:div w:id="413286562">
              <w:marLeft w:val="0"/>
              <w:marRight w:val="0"/>
              <w:marTop w:val="0"/>
              <w:marBottom w:val="0"/>
              <w:divBdr>
                <w:top w:val="none" w:sz="0" w:space="0" w:color="auto"/>
                <w:left w:val="none" w:sz="0" w:space="0" w:color="auto"/>
                <w:bottom w:val="none" w:sz="0" w:space="0" w:color="auto"/>
                <w:right w:val="none" w:sz="0" w:space="0" w:color="auto"/>
              </w:divBdr>
              <w:divsChild>
                <w:div w:id="862935163">
                  <w:marLeft w:val="0"/>
                  <w:marRight w:val="0"/>
                  <w:marTop w:val="0"/>
                  <w:marBottom w:val="0"/>
                  <w:divBdr>
                    <w:top w:val="none" w:sz="0" w:space="0" w:color="auto"/>
                    <w:left w:val="none" w:sz="0" w:space="0" w:color="auto"/>
                    <w:bottom w:val="none" w:sz="0" w:space="0" w:color="auto"/>
                    <w:right w:val="none" w:sz="0" w:space="0" w:color="auto"/>
                  </w:divBdr>
                  <w:divsChild>
                    <w:div w:id="572086620">
                      <w:marLeft w:val="0"/>
                      <w:marRight w:val="0"/>
                      <w:marTop w:val="0"/>
                      <w:marBottom w:val="0"/>
                      <w:divBdr>
                        <w:top w:val="single" w:sz="2" w:space="0" w:color="E5E7EB"/>
                        <w:left w:val="single" w:sz="2" w:space="0" w:color="E5E7EB"/>
                        <w:bottom w:val="single" w:sz="2" w:space="0" w:color="E5E7EB"/>
                        <w:right w:val="single" w:sz="2" w:space="0" w:color="E5E7EB"/>
                      </w:divBdr>
                      <w:divsChild>
                        <w:div w:id="1270628961">
                          <w:marLeft w:val="0"/>
                          <w:marRight w:val="0"/>
                          <w:marTop w:val="0"/>
                          <w:marBottom w:val="0"/>
                          <w:divBdr>
                            <w:top w:val="single" w:sz="2" w:space="0" w:color="E5E7EB"/>
                            <w:left w:val="single" w:sz="2" w:space="0" w:color="E5E7EB"/>
                            <w:bottom w:val="single" w:sz="2" w:space="0" w:color="E5E7EB"/>
                            <w:right w:val="single" w:sz="2" w:space="0" w:color="E5E7EB"/>
                          </w:divBdr>
                          <w:divsChild>
                            <w:div w:id="287398830">
                              <w:marLeft w:val="0"/>
                              <w:marRight w:val="0"/>
                              <w:marTop w:val="0"/>
                              <w:marBottom w:val="0"/>
                              <w:divBdr>
                                <w:top w:val="single" w:sz="2" w:space="0" w:color="E5E7EB"/>
                                <w:left w:val="single" w:sz="2" w:space="0" w:color="E5E7EB"/>
                                <w:bottom w:val="single" w:sz="2" w:space="0" w:color="E5E7EB"/>
                                <w:right w:val="single" w:sz="2" w:space="0" w:color="E5E7EB"/>
                              </w:divBdr>
                              <w:divsChild>
                                <w:div w:id="2146509156">
                                  <w:marLeft w:val="0"/>
                                  <w:marRight w:val="0"/>
                                  <w:marTop w:val="0"/>
                                  <w:marBottom w:val="0"/>
                                  <w:divBdr>
                                    <w:top w:val="none" w:sz="0" w:space="0" w:color="auto"/>
                                    <w:left w:val="none" w:sz="0" w:space="0" w:color="auto"/>
                                    <w:bottom w:val="none" w:sz="0" w:space="0" w:color="auto"/>
                                    <w:right w:val="none" w:sz="0" w:space="0" w:color="auto"/>
                                  </w:divBdr>
                                  <w:divsChild>
                                    <w:div w:id="1746682427">
                                      <w:marLeft w:val="0"/>
                                      <w:marRight w:val="0"/>
                                      <w:marTop w:val="0"/>
                                      <w:marBottom w:val="0"/>
                                      <w:divBdr>
                                        <w:top w:val="single" w:sz="2" w:space="0" w:color="E5E7EB"/>
                                        <w:left w:val="single" w:sz="2" w:space="12" w:color="E5E7EB"/>
                                        <w:bottom w:val="single" w:sz="2" w:space="0" w:color="E5E7EB"/>
                                        <w:right w:val="single" w:sz="2" w:space="12" w:color="E5E7EB"/>
                                      </w:divBdr>
                                      <w:divsChild>
                                        <w:div w:id="432479844">
                                          <w:marLeft w:val="0"/>
                                          <w:marRight w:val="0"/>
                                          <w:marTop w:val="0"/>
                                          <w:marBottom w:val="0"/>
                                          <w:divBdr>
                                            <w:top w:val="single" w:sz="2" w:space="0" w:color="E5E7EB"/>
                                            <w:left w:val="single" w:sz="2" w:space="0" w:color="E5E7EB"/>
                                            <w:bottom w:val="single" w:sz="2" w:space="0" w:color="E5E7EB"/>
                                            <w:right w:val="single" w:sz="2" w:space="0" w:color="E5E7EB"/>
                                          </w:divBdr>
                                          <w:divsChild>
                                            <w:div w:id="1369837816">
                                              <w:marLeft w:val="0"/>
                                              <w:marRight w:val="0"/>
                                              <w:marTop w:val="0"/>
                                              <w:marBottom w:val="0"/>
                                              <w:divBdr>
                                                <w:top w:val="single" w:sz="2" w:space="0" w:color="E5E7EB"/>
                                                <w:left w:val="single" w:sz="2" w:space="0" w:color="E5E7EB"/>
                                                <w:bottom w:val="single" w:sz="2" w:space="0" w:color="E5E7EB"/>
                                                <w:right w:val="single" w:sz="2" w:space="0" w:color="E5E7EB"/>
                                              </w:divBdr>
                                              <w:divsChild>
                                                <w:div w:id="342099393">
                                                  <w:marLeft w:val="0"/>
                                                  <w:marRight w:val="0"/>
                                                  <w:marTop w:val="0"/>
                                                  <w:marBottom w:val="0"/>
                                                  <w:divBdr>
                                                    <w:top w:val="single" w:sz="2" w:space="0" w:color="E5E7EB"/>
                                                    <w:left w:val="single" w:sz="2" w:space="0" w:color="E5E7EB"/>
                                                    <w:bottom w:val="single" w:sz="2" w:space="0" w:color="E5E7EB"/>
                                                    <w:right w:val="single" w:sz="2" w:space="0" w:color="E5E7EB"/>
                                                  </w:divBdr>
                                                  <w:divsChild>
                                                    <w:div w:id="100616815">
                                                      <w:marLeft w:val="0"/>
                                                      <w:marRight w:val="0"/>
                                                      <w:marTop w:val="0"/>
                                                      <w:marBottom w:val="0"/>
                                                      <w:divBdr>
                                                        <w:top w:val="single" w:sz="2" w:space="0" w:color="E5E7EB"/>
                                                        <w:left w:val="single" w:sz="2" w:space="0" w:color="E5E7EB"/>
                                                        <w:bottom w:val="single" w:sz="2" w:space="0" w:color="E5E7EB"/>
                                                        <w:right w:val="single" w:sz="2" w:space="0" w:color="E5E7EB"/>
                                                      </w:divBdr>
                                                      <w:divsChild>
                                                        <w:div w:id="603612635">
                                                          <w:marLeft w:val="0"/>
                                                          <w:marRight w:val="0"/>
                                                          <w:marTop w:val="0"/>
                                                          <w:marBottom w:val="0"/>
                                                          <w:divBdr>
                                                            <w:top w:val="none" w:sz="0" w:space="0" w:color="auto"/>
                                                            <w:left w:val="none" w:sz="0" w:space="0" w:color="auto"/>
                                                            <w:bottom w:val="none" w:sz="0" w:space="0" w:color="auto"/>
                                                            <w:right w:val="none" w:sz="0" w:space="0" w:color="auto"/>
                                                          </w:divBdr>
                                                          <w:divsChild>
                                                            <w:div w:id="1328634430">
                                                              <w:marLeft w:val="0"/>
                                                              <w:marRight w:val="0"/>
                                                              <w:marTop w:val="0"/>
                                                              <w:marBottom w:val="0"/>
                                                              <w:divBdr>
                                                                <w:top w:val="single" w:sz="2" w:space="0" w:color="E5E7EB"/>
                                                                <w:left w:val="single" w:sz="2" w:space="0" w:color="E5E7EB"/>
                                                                <w:bottom w:val="single" w:sz="2" w:space="0" w:color="E5E7EB"/>
                                                                <w:right w:val="single" w:sz="2" w:space="0" w:color="E5E7EB"/>
                                                              </w:divBdr>
                                                              <w:divsChild>
                                                                <w:div w:id="1083262462">
                                                                  <w:marLeft w:val="0"/>
                                                                  <w:marRight w:val="0"/>
                                                                  <w:marTop w:val="0"/>
                                                                  <w:marBottom w:val="0"/>
                                                                  <w:divBdr>
                                                                    <w:top w:val="single" w:sz="2" w:space="0" w:color="E5E7EB"/>
                                                                    <w:left w:val="single" w:sz="2" w:space="0" w:color="E5E7EB"/>
                                                                    <w:bottom w:val="single" w:sz="2" w:space="0" w:color="E5E7EB"/>
                                                                    <w:right w:val="single" w:sz="2" w:space="0" w:color="E5E7EB"/>
                                                                  </w:divBdr>
                                                                  <w:divsChild>
                                                                    <w:div w:id="619191980">
                                                                      <w:marLeft w:val="-120"/>
                                                                      <w:marRight w:val="0"/>
                                                                      <w:marTop w:val="0"/>
                                                                      <w:marBottom w:val="0"/>
                                                                      <w:divBdr>
                                                                        <w:top w:val="single" w:sz="2" w:space="0" w:color="E5E7EB"/>
                                                                        <w:left w:val="single" w:sz="2" w:space="0" w:color="E5E7EB"/>
                                                                        <w:bottom w:val="single" w:sz="2" w:space="0" w:color="E5E7EB"/>
                                                                        <w:right w:val="single" w:sz="2" w:space="0" w:color="E5E7EB"/>
                                                                      </w:divBdr>
                                                                      <w:divsChild>
                                                                        <w:div w:id="1113592971">
                                                                          <w:marLeft w:val="0"/>
                                                                          <w:marRight w:val="0"/>
                                                                          <w:marTop w:val="0"/>
                                                                          <w:marBottom w:val="0"/>
                                                                          <w:divBdr>
                                                                            <w:top w:val="single" w:sz="2" w:space="0" w:color="E5E7EB"/>
                                                                            <w:left w:val="single" w:sz="2" w:space="0" w:color="E5E7EB"/>
                                                                            <w:bottom w:val="single" w:sz="2" w:space="0" w:color="E5E7EB"/>
                                                                            <w:right w:val="single" w:sz="2" w:space="0" w:color="E5E7EB"/>
                                                                          </w:divBdr>
                                                                          <w:divsChild>
                                                                            <w:div w:id="1085955761">
                                                                              <w:marLeft w:val="0"/>
                                                                              <w:marRight w:val="0"/>
                                                                              <w:marTop w:val="0"/>
                                                                              <w:marBottom w:val="0"/>
                                                                              <w:divBdr>
                                                                                <w:top w:val="single" w:sz="2" w:space="0" w:color="E5E7EB"/>
                                                                                <w:left w:val="single" w:sz="2" w:space="0" w:color="E5E7EB"/>
                                                                                <w:bottom w:val="single" w:sz="2" w:space="0" w:color="E5E7EB"/>
                                                                                <w:right w:val="single" w:sz="2" w:space="0" w:color="E5E7EB"/>
                                                                              </w:divBdr>
                                                                              <w:divsChild>
                                                                                <w:div w:id="1371295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2001375">
                                                                          <w:marLeft w:val="0"/>
                                                                          <w:marRight w:val="0"/>
                                                                          <w:marTop w:val="0"/>
                                                                          <w:marBottom w:val="0"/>
                                                                          <w:divBdr>
                                                                            <w:top w:val="single" w:sz="2" w:space="0" w:color="E5E7EB"/>
                                                                            <w:left w:val="single" w:sz="2" w:space="0" w:color="E5E7EB"/>
                                                                            <w:bottom w:val="single" w:sz="2" w:space="0" w:color="E5E7EB"/>
                                                                            <w:right w:val="single" w:sz="2" w:space="0" w:color="E5E7EB"/>
                                                                          </w:divBdr>
                                                                          <w:divsChild>
                                                                            <w:div w:id="1692687216">
                                                                              <w:marLeft w:val="0"/>
                                                                              <w:marRight w:val="0"/>
                                                                              <w:marTop w:val="0"/>
                                                                              <w:marBottom w:val="0"/>
                                                                              <w:divBdr>
                                                                                <w:top w:val="single" w:sz="2" w:space="0" w:color="E5E7EB"/>
                                                                                <w:left w:val="single" w:sz="2" w:space="0" w:color="E5E7EB"/>
                                                                                <w:bottom w:val="single" w:sz="2" w:space="0" w:color="E5E7EB"/>
                                                                                <w:right w:val="single" w:sz="2" w:space="0" w:color="E5E7EB"/>
                                                                              </w:divBdr>
                                                                              <w:divsChild>
                                                                                <w:div w:id="112709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0665599">
                                                                          <w:marLeft w:val="0"/>
                                                                          <w:marRight w:val="0"/>
                                                                          <w:marTop w:val="0"/>
                                                                          <w:marBottom w:val="0"/>
                                                                          <w:divBdr>
                                                                            <w:top w:val="single" w:sz="2" w:space="0" w:color="E5E7EB"/>
                                                                            <w:left w:val="single" w:sz="2" w:space="0" w:color="E5E7EB"/>
                                                                            <w:bottom w:val="single" w:sz="2" w:space="0" w:color="E5E7EB"/>
                                                                            <w:right w:val="single" w:sz="2" w:space="0" w:color="E5E7EB"/>
                                                                          </w:divBdr>
                                                                          <w:divsChild>
                                                                            <w:div w:id="239363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7538045">
                                                                  <w:marLeft w:val="0"/>
                                                                  <w:marRight w:val="0"/>
                                                                  <w:marTop w:val="0"/>
                                                                  <w:marBottom w:val="0"/>
                                                                  <w:divBdr>
                                                                    <w:top w:val="single" w:sz="2" w:space="0" w:color="E5E7EB"/>
                                                                    <w:left w:val="single" w:sz="2" w:space="0" w:color="E5E7EB"/>
                                                                    <w:bottom w:val="single" w:sz="2" w:space="0" w:color="E5E7EB"/>
                                                                    <w:right w:val="single" w:sz="2" w:space="0" w:color="E5E7EB"/>
                                                                  </w:divBdr>
                                                                  <w:divsChild>
                                                                    <w:div w:id="1568803406">
                                                                      <w:marLeft w:val="0"/>
                                                                      <w:marRight w:val="0"/>
                                                                      <w:marTop w:val="0"/>
                                                                      <w:marBottom w:val="0"/>
                                                                      <w:divBdr>
                                                                        <w:top w:val="single" w:sz="2" w:space="0" w:color="E5E7EB"/>
                                                                        <w:left w:val="single" w:sz="2" w:space="0" w:color="E5E7EB"/>
                                                                        <w:bottom w:val="single" w:sz="2" w:space="0" w:color="E5E7EB"/>
                                                                        <w:right w:val="single" w:sz="2" w:space="0" w:color="E5E7EB"/>
                                                                      </w:divBdr>
                                                                      <w:divsChild>
                                                                        <w:div w:id="1300693718">
                                                                          <w:marLeft w:val="0"/>
                                                                          <w:marRight w:val="0"/>
                                                                          <w:marTop w:val="0"/>
                                                                          <w:marBottom w:val="0"/>
                                                                          <w:divBdr>
                                                                            <w:top w:val="single" w:sz="2" w:space="0" w:color="E5E7EB"/>
                                                                            <w:left w:val="single" w:sz="2" w:space="0" w:color="E5E7EB"/>
                                                                            <w:bottom w:val="single" w:sz="2" w:space="0" w:color="E5E7EB"/>
                                                                            <w:right w:val="single" w:sz="2" w:space="0" w:color="E5E7EB"/>
                                                                          </w:divBdr>
                                                                          <w:divsChild>
                                                                            <w:div w:id="1580555339">
                                                                              <w:marLeft w:val="0"/>
                                                                              <w:marRight w:val="0"/>
                                                                              <w:marTop w:val="0"/>
                                                                              <w:marBottom w:val="0"/>
                                                                              <w:divBdr>
                                                                                <w:top w:val="single" w:sz="2" w:space="0" w:color="E5E7EB"/>
                                                                                <w:left w:val="single" w:sz="2" w:space="0" w:color="E5E7EB"/>
                                                                                <w:bottom w:val="single" w:sz="2" w:space="0" w:color="E5E7EB"/>
                                                                                <w:right w:val="single" w:sz="2" w:space="0" w:color="E5E7EB"/>
                                                                              </w:divBdr>
                                                                              <w:divsChild>
                                                                                <w:div w:id="19935600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71455607">
                                                          <w:marLeft w:val="0"/>
                                                          <w:marRight w:val="0"/>
                                                          <w:marTop w:val="0"/>
                                                          <w:marBottom w:val="0"/>
                                                          <w:divBdr>
                                                            <w:top w:val="single" w:sz="2" w:space="0" w:color="E5E7EB"/>
                                                            <w:left w:val="single" w:sz="2" w:space="0" w:color="E5E7EB"/>
                                                            <w:bottom w:val="single" w:sz="2" w:space="0" w:color="E5E7EB"/>
                                                            <w:right w:val="single" w:sz="2" w:space="0" w:color="E5E7EB"/>
                                                          </w:divBdr>
                                                          <w:divsChild>
                                                            <w:div w:id="1783068168">
                                                              <w:marLeft w:val="0"/>
                                                              <w:marRight w:val="0"/>
                                                              <w:marTop w:val="0"/>
                                                              <w:marBottom w:val="0"/>
                                                              <w:divBdr>
                                                                <w:top w:val="none" w:sz="0" w:space="0" w:color="auto"/>
                                                                <w:left w:val="none" w:sz="0" w:space="0" w:color="auto"/>
                                                                <w:bottom w:val="none" w:sz="0" w:space="0" w:color="auto"/>
                                                                <w:right w:val="none" w:sz="0" w:space="0" w:color="auto"/>
                                                              </w:divBdr>
                                                              <w:divsChild>
                                                                <w:div w:id="1946111921">
                                                                  <w:marLeft w:val="0"/>
                                                                  <w:marRight w:val="0"/>
                                                                  <w:marTop w:val="0"/>
                                                                  <w:marBottom w:val="0"/>
                                                                  <w:divBdr>
                                                                    <w:top w:val="none" w:sz="0" w:space="0" w:color="auto"/>
                                                                    <w:left w:val="none" w:sz="0" w:space="0" w:color="auto"/>
                                                                    <w:bottom w:val="none" w:sz="0" w:space="0" w:color="auto"/>
                                                                    <w:right w:val="none" w:sz="0" w:space="0" w:color="auto"/>
                                                                  </w:divBdr>
                                                                  <w:divsChild>
                                                                    <w:div w:id="860119944">
                                                                      <w:marLeft w:val="0"/>
                                                                      <w:marRight w:val="0"/>
                                                                      <w:marTop w:val="0"/>
                                                                      <w:marBottom w:val="0"/>
                                                                      <w:divBdr>
                                                                        <w:top w:val="none" w:sz="0" w:space="0" w:color="auto"/>
                                                                        <w:left w:val="none" w:sz="0" w:space="0" w:color="auto"/>
                                                                        <w:bottom w:val="none" w:sz="0" w:space="0" w:color="auto"/>
                                                                        <w:right w:val="none" w:sz="0" w:space="0" w:color="auto"/>
                                                                      </w:divBdr>
                                                                      <w:divsChild>
                                                                        <w:div w:id="918518373">
                                                                          <w:marLeft w:val="0"/>
                                                                          <w:marRight w:val="0"/>
                                                                          <w:marTop w:val="0"/>
                                                                          <w:marBottom w:val="120"/>
                                                                          <w:divBdr>
                                                                            <w:top w:val="single" w:sz="2" w:space="0" w:color="E5E7EB"/>
                                                                            <w:left w:val="single" w:sz="2" w:space="0" w:color="E5E7EB"/>
                                                                            <w:bottom w:val="single" w:sz="2" w:space="0" w:color="E5E7EB"/>
                                                                            <w:right w:val="single" w:sz="2" w:space="0" w:color="E5E7EB"/>
                                                                          </w:divBdr>
                                                                          <w:divsChild>
                                                                            <w:div w:id="1466124154">
                                                                              <w:marLeft w:val="0"/>
                                                                              <w:marRight w:val="0"/>
                                                                              <w:marTop w:val="0"/>
                                                                              <w:marBottom w:val="0"/>
                                                                              <w:divBdr>
                                                                                <w:top w:val="single" w:sz="2" w:space="0" w:color="E5E7EB"/>
                                                                                <w:left w:val="single" w:sz="2" w:space="0" w:color="E5E7EB"/>
                                                                                <w:bottom w:val="single" w:sz="2" w:space="0" w:color="E5E7EB"/>
                                                                                <w:right w:val="single" w:sz="2" w:space="0" w:color="E5E7EB"/>
                                                                              </w:divBdr>
                                                                              <w:divsChild>
                                                                                <w:div w:id="1342390669">
                                                                                  <w:marLeft w:val="0"/>
                                                                                  <w:marRight w:val="0"/>
                                                                                  <w:marTop w:val="0"/>
                                                                                  <w:marBottom w:val="0"/>
                                                                                  <w:divBdr>
                                                                                    <w:top w:val="single" w:sz="2" w:space="0" w:color="E5E7EB"/>
                                                                                    <w:left w:val="single" w:sz="2" w:space="0" w:color="E5E7EB"/>
                                                                                    <w:bottom w:val="single" w:sz="2" w:space="0" w:color="E5E7EB"/>
                                                                                    <w:right w:val="single" w:sz="2" w:space="0" w:color="E5E7EB"/>
                                                                                  </w:divBdr>
                                                                                  <w:divsChild>
                                                                                    <w:div w:id="91416959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8419004">
                                                                      <w:marLeft w:val="0"/>
                                                                      <w:marRight w:val="0"/>
                                                                      <w:marTop w:val="0"/>
                                                                      <w:marBottom w:val="0"/>
                                                                      <w:divBdr>
                                                                        <w:top w:val="single" w:sz="6" w:space="0" w:color="auto"/>
                                                                        <w:left w:val="single" w:sz="2" w:space="0" w:color="auto"/>
                                                                        <w:bottom w:val="single" w:sz="2" w:space="0" w:color="auto"/>
                                                                        <w:right w:val="single" w:sz="2" w:space="0" w:color="auto"/>
                                                                      </w:divBdr>
                                                                      <w:divsChild>
                                                                        <w:div w:id="397674876">
                                                                          <w:marLeft w:val="0"/>
                                                                          <w:marRight w:val="0"/>
                                                                          <w:marTop w:val="0"/>
                                                                          <w:marBottom w:val="0"/>
                                                                          <w:divBdr>
                                                                            <w:top w:val="single" w:sz="4" w:space="6" w:color="auto"/>
                                                                            <w:left w:val="single" w:sz="2" w:space="0" w:color="auto"/>
                                                                            <w:bottom w:val="single" w:sz="2" w:space="6" w:color="auto"/>
                                                                            <w:right w:val="single" w:sz="2" w:space="0" w:color="auto"/>
                                                                          </w:divBdr>
                                                                          <w:divsChild>
                                                                            <w:div w:id="1216359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402452">
                                                                          <w:marLeft w:val="0"/>
                                                                          <w:marRight w:val="0"/>
                                                                          <w:marTop w:val="0"/>
                                                                          <w:marBottom w:val="0"/>
                                                                          <w:divBdr>
                                                                            <w:top w:val="single" w:sz="4" w:space="6" w:color="auto"/>
                                                                            <w:left w:val="single" w:sz="2" w:space="0" w:color="auto"/>
                                                                            <w:bottom w:val="single" w:sz="2" w:space="6" w:color="auto"/>
                                                                            <w:right w:val="single" w:sz="2" w:space="0" w:color="auto"/>
                                                                          </w:divBdr>
                                                                          <w:divsChild>
                                                                            <w:div w:id="1570000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2792639">
                                                                          <w:marLeft w:val="0"/>
                                                                          <w:marRight w:val="0"/>
                                                                          <w:marTop w:val="0"/>
                                                                          <w:marBottom w:val="0"/>
                                                                          <w:divBdr>
                                                                            <w:top w:val="single" w:sz="2" w:space="6" w:color="E5E7EB"/>
                                                                            <w:left w:val="single" w:sz="2" w:space="0" w:color="E5E7EB"/>
                                                                            <w:bottom w:val="single" w:sz="2" w:space="6" w:color="E5E7EB"/>
                                                                            <w:right w:val="single" w:sz="2" w:space="0" w:color="E5E7EB"/>
                                                                          </w:divBdr>
                                                                          <w:divsChild>
                                                                            <w:div w:id="1796898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5320698">
                                                                          <w:marLeft w:val="0"/>
                                                                          <w:marRight w:val="0"/>
                                                                          <w:marTop w:val="0"/>
                                                                          <w:marBottom w:val="0"/>
                                                                          <w:divBdr>
                                                                            <w:top w:val="single" w:sz="4" w:space="6" w:color="auto"/>
                                                                            <w:left w:val="single" w:sz="2" w:space="0" w:color="auto"/>
                                                                            <w:bottom w:val="single" w:sz="2" w:space="6" w:color="auto"/>
                                                                            <w:right w:val="single" w:sz="2" w:space="0" w:color="auto"/>
                                                                          </w:divBdr>
                                                                          <w:divsChild>
                                                                            <w:div w:id="1633554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974425">
                                                                          <w:marLeft w:val="0"/>
                                                                          <w:marRight w:val="0"/>
                                                                          <w:marTop w:val="0"/>
                                                                          <w:marBottom w:val="0"/>
                                                                          <w:divBdr>
                                                                            <w:top w:val="single" w:sz="4" w:space="6" w:color="auto"/>
                                                                            <w:left w:val="single" w:sz="2" w:space="0" w:color="auto"/>
                                                                            <w:bottom w:val="single" w:sz="2" w:space="6" w:color="auto"/>
                                                                            <w:right w:val="single" w:sz="2" w:space="0" w:color="auto"/>
                                                                          </w:divBdr>
                                                                          <w:divsChild>
                                                                            <w:div w:id="1921861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8346821">
      <w:bodyDiv w:val="1"/>
      <w:marLeft w:val="0"/>
      <w:marRight w:val="0"/>
      <w:marTop w:val="0"/>
      <w:marBottom w:val="0"/>
      <w:divBdr>
        <w:top w:val="none" w:sz="0" w:space="0" w:color="auto"/>
        <w:left w:val="none" w:sz="0" w:space="0" w:color="auto"/>
        <w:bottom w:val="none" w:sz="0" w:space="0" w:color="auto"/>
        <w:right w:val="none" w:sz="0" w:space="0" w:color="auto"/>
      </w:divBdr>
    </w:div>
    <w:div w:id="553782870">
      <w:bodyDiv w:val="1"/>
      <w:marLeft w:val="0"/>
      <w:marRight w:val="0"/>
      <w:marTop w:val="0"/>
      <w:marBottom w:val="0"/>
      <w:divBdr>
        <w:top w:val="none" w:sz="0" w:space="0" w:color="auto"/>
        <w:left w:val="none" w:sz="0" w:space="0" w:color="auto"/>
        <w:bottom w:val="none" w:sz="0" w:space="0" w:color="auto"/>
        <w:right w:val="none" w:sz="0" w:space="0" w:color="auto"/>
      </w:divBdr>
    </w:div>
    <w:div w:id="558857511">
      <w:bodyDiv w:val="1"/>
      <w:marLeft w:val="0"/>
      <w:marRight w:val="0"/>
      <w:marTop w:val="0"/>
      <w:marBottom w:val="0"/>
      <w:divBdr>
        <w:top w:val="none" w:sz="0" w:space="0" w:color="auto"/>
        <w:left w:val="none" w:sz="0" w:space="0" w:color="auto"/>
        <w:bottom w:val="none" w:sz="0" w:space="0" w:color="auto"/>
        <w:right w:val="none" w:sz="0" w:space="0" w:color="auto"/>
      </w:divBdr>
    </w:div>
    <w:div w:id="587464735">
      <w:bodyDiv w:val="1"/>
      <w:marLeft w:val="0"/>
      <w:marRight w:val="0"/>
      <w:marTop w:val="0"/>
      <w:marBottom w:val="0"/>
      <w:divBdr>
        <w:top w:val="none" w:sz="0" w:space="0" w:color="auto"/>
        <w:left w:val="none" w:sz="0" w:space="0" w:color="auto"/>
        <w:bottom w:val="none" w:sz="0" w:space="0" w:color="auto"/>
        <w:right w:val="none" w:sz="0" w:space="0" w:color="auto"/>
      </w:divBdr>
    </w:div>
    <w:div w:id="618410859">
      <w:bodyDiv w:val="1"/>
      <w:marLeft w:val="0"/>
      <w:marRight w:val="0"/>
      <w:marTop w:val="0"/>
      <w:marBottom w:val="0"/>
      <w:divBdr>
        <w:top w:val="none" w:sz="0" w:space="0" w:color="auto"/>
        <w:left w:val="none" w:sz="0" w:space="0" w:color="auto"/>
        <w:bottom w:val="none" w:sz="0" w:space="0" w:color="auto"/>
        <w:right w:val="none" w:sz="0" w:space="0" w:color="auto"/>
      </w:divBdr>
    </w:div>
    <w:div w:id="631059215">
      <w:bodyDiv w:val="1"/>
      <w:marLeft w:val="0"/>
      <w:marRight w:val="0"/>
      <w:marTop w:val="0"/>
      <w:marBottom w:val="0"/>
      <w:divBdr>
        <w:top w:val="none" w:sz="0" w:space="0" w:color="auto"/>
        <w:left w:val="none" w:sz="0" w:space="0" w:color="auto"/>
        <w:bottom w:val="none" w:sz="0" w:space="0" w:color="auto"/>
        <w:right w:val="none" w:sz="0" w:space="0" w:color="auto"/>
      </w:divBdr>
    </w:div>
    <w:div w:id="649558284">
      <w:bodyDiv w:val="1"/>
      <w:marLeft w:val="0"/>
      <w:marRight w:val="0"/>
      <w:marTop w:val="0"/>
      <w:marBottom w:val="0"/>
      <w:divBdr>
        <w:top w:val="none" w:sz="0" w:space="0" w:color="auto"/>
        <w:left w:val="none" w:sz="0" w:space="0" w:color="auto"/>
        <w:bottom w:val="none" w:sz="0" w:space="0" w:color="auto"/>
        <w:right w:val="none" w:sz="0" w:space="0" w:color="auto"/>
      </w:divBdr>
    </w:div>
    <w:div w:id="655453100">
      <w:marLeft w:val="0"/>
      <w:marRight w:val="0"/>
      <w:marTop w:val="0"/>
      <w:marBottom w:val="0"/>
      <w:divBdr>
        <w:top w:val="none" w:sz="0" w:space="0" w:color="auto"/>
        <w:left w:val="none" w:sz="0" w:space="0" w:color="auto"/>
        <w:bottom w:val="none" w:sz="0" w:space="0" w:color="auto"/>
        <w:right w:val="none" w:sz="0" w:space="0" w:color="auto"/>
      </w:divBdr>
    </w:div>
    <w:div w:id="682558797">
      <w:bodyDiv w:val="1"/>
      <w:marLeft w:val="0"/>
      <w:marRight w:val="0"/>
      <w:marTop w:val="0"/>
      <w:marBottom w:val="0"/>
      <w:divBdr>
        <w:top w:val="none" w:sz="0" w:space="0" w:color="auto"/>
        <w:left w:val="none" w:sz="0" w:space="0" w:color="auto"/>
        <w:bottom w:val="none" w:sz="0" w:space="0" w:color="auto"/>
        <w:right w:val="none" w:sz="0" w:space="0" w:color="auto"/>
      </w:divBdr>
    </w:div>
    <w:div w:id="684946402">
      <w:bodyDiv w:val="1"/>
      <w:marLeft w:val="0"/>
      <w:marRight w:val="0"/>
      <w:marTop w:val="0"/>
      <w:marBottom w:val="0"/>
      <w:divBdr>
        <w:top w:val="none" w:sz="0" w:space="0" w:color="auto"/>
        <w:left w:val="none" w:sz="0" w:space="0" w:color="auto"/>
        <w:bottom w:val="none" w:sz="0" w:space="0" w:color="auto"/>
        <w:right w:val="none" w:sz="0" w:space="0" w:color="auto"/>
      </w:divBdr>
    </w:div>
    <w:div w:id="695546864">
      <w:bodyDiv w:val="1"/>
      <w:marLeft w:val="0"/>
      <w:marRight w:val="0"/>
      <w:marTop w:val="0"/>
      <w:marBottom w:val="0"/>
      <w:divBdr>
        <w:top w:val="none" w:sz="0" w:space="0" w:color="auto"/>
        <w:left w:val="none" w:sz="0" w:space="0" w:color="auto"/>
        <w:bottom w:val="none" w:sz="0" w:space="0" w:color="auto"/>
        <w:right w:val="none" w:sz="0" w:space="0" w:color="auto"/>
      </w:divBdr>
    </w:div>
    <w:div w:id="704141834">
      <w:bodyDiv w:val="1"/>
      <w:marLeft w:val="0"/>
      <w:marRight w:val="0"/>
      <w:marTop w:val="0"/>
      <w:marBottom w:val="0"/>
      <w:divBdr>
        <w:top w:val="none" w:sz="0" w:space="0" w:color="auto"/>
        <w:left w:val="none" w:sz="0" w:space="0" w:color="auto"/>
        <w:bottom w:val="none" w:sz="0" w:space="0" w:color="auto"/>
        <w:right w:val="none" w:sz="0" w:space="0" w:color="auto"/>
      </w:divBdr>
    </w:div>
    <w:div w:id="727920869">
      <w:bodyDiv w:val="1"/>
      <w:marLeft w:val="0"/>
      <w:marRight w:val="0"/>
      <w:marTop w:val="0"/>
      <w:marBottom w:val="0"/>
      <w:divBdr>
        <w:top w:val="none" w:sz="0" w:space="0" w:color="auto"/>
        <w:left w:val="none" w:sz="0" w:space="0" w:color="auto"/>
        <w:bottom w:val="none" w:sz="0" w:space="0" w:color="auto"/>
        <w:right w:val="none" w:sz="0" w:space="0" w:color="auto"/>
      </w:divBdr>
    </w:div>
    <w:div w:id="749929431">
      <w:bodyDiv w:val="1"/>
      <w:marLeft w:val="0"/>
      <w:marRight w:val="0"/>
      <w:marTop w:val="0"/>
      <w:marBottom w:val="0"/>
      <w:divBdr>
        <w:top w:val="none" w:sz="0" w:space="0" w:color="auto"/>
        <w:left w:val="none" w:sz="0" w:space="0" w:color="auto"/>
        <w:bottom w:val="none" w:sz="0" w:space="0" w:color="auto"/>
        <w:right w:val="none" w:sz="0" w:space="0" w:color="auto"/>
      </w:divBdr>
    </w:div>
    <w:div w:id="796026818">
      <w:bodyDiv w:val="1"/>
      <w:marLeft w:val="0"/>
      <w:marRight w:val="0"/>
      <w:marTop w:val="0"/>
      <w:marBottom w:val="0"/>
      <w:divBdr>
        <w:top w:val="none" w:sz="0" w:space="0" w:color="auto"/>
        <w:left w:val="none" w:sz="0" w:space="0" w:color="auto"/>
        <w:bottom w:val="none" w:sz="0" w:space="0" w:color="auto"/>
        <w:right w:val="none" w:sz="0" w:space="0" w:color="auto"/>
      </w:divBdr>
    </w:div>
    <w:div w:id="814219355">
      <w:bodyDiv w:val="1"/>
      <w:marLeft w:val="0"/>
      <w:marRight w:val="0"/>
      <w:marTop w:val="0"/>
      <w:marBottom w:val="0"/>
      <w:divBdr>
        <w:top w:val="none" w:sz="0" w:space="0" w:color="auto"/>
        <w:left w:val="none" w:sz="0" w:space="0" w:color="auto"/>
        <w:bottom w:val="none" w:sz="0" w:space="0" w:color="auto"/>
        <w:right w:val="none" w:sz="0" w:space="0" w:color="auto"/>
      </w:divBdr>
    </w:div>
    <w:div w:id="835801778">
      <w:bodyDiv w:val="1"/>
      <w:marLeft w:val="0"/>
      <w:marRight w:val="0"/>
      <w:marTop w:val="0"/>
      <w:marBottom w:val="0"/>
      <w:divBdr>
        <w:top w:val="none" w:sz="0" w:space="0" w:color="auto"/>
        <w:left w:val="none" w:sz="0" w:space="0" w:color="auto"/>
        <w:bottom w:val="none" w:sz="0" w:space="0" w:color="auto"/>
        <w:right w:val="none" w:sz="0" w:space="0" w:color="auto"/>
      </w:divBdr>
    </w:div>
    <w:div w:id="838085622">
      <w:bodyDiv w:val="1"/>
      <w:marLeft w:val="0"/>
      <w:marRight w:val="0"/>
      <w:marTop w:val="0"/>
      <w:marBottom w:val="0"/>
      <w:divBdr>
        <w:top w:val="none" w:sz="0" w:space="0" w:color="auto"/>
        <w:left w:val="none" w:sz="0" w:space="0" w:color="auto"/>
        <w:bottom w:val="none" w:sz="0" w:space="0" w:color="auto"/>
        <w:right w:val="none" w:sz="0" w:space="0" w:color="auto"/>
      </w:divBdr>
    </w:div>
    <w:div w:id="859856358">
      <w:bodyDiv w:val="1"/>
      <w:marLeft w:val="0"/>
      <w:marRight w:val="0"/>
      <w:marTop w:val="0"/>
      <w:marBottom w:val="0"/>
      <w:divBdr>
        <w:top w:val="none" w:sz="0" w:space="0" w:color="auto"/>
        <w:left w:val="none" w:sz="0" w:space="0" w:color="auto"/>
        <w:bottom w:val="none" w:sz="0" w:space="0" w:color="auto"/>
        <w:right w:val="none" w:sz="0" w:space="0" w:color="auto"/>
      </w:divBdr>
    </w:div>
    <w:div w:id="864253164">
      <w:bodyDiv w:val="1"/>
      <w:marLeft w:val="0"/>
      <w:marRight w:val="0"/>
      <w:marTop w:val="0"/>
      <w:marBottom w:val="0"/>
      <w:divBdr>
        <w:top w:val="none" w:sz="0" w:space="0" w:color="auto"/>
        <w:left w:val="none" w:sz="0" w:space="0" w:color="auto"/>
        <w:bottom w:val="none" w:sz="0" w:space="0" w:color="auto"/>
        <w:right w:val="none" w:sz="0" w:space="0" w:color="auto"/>
      </w:divBdr>
    </w:div>
    <w:div w:id="887759369">
      <w:marLeft w:val="0"/>
      <w:marRight w:val="0"/>
      <w:marTop w:val="0"/>
      <w:marBottom w:val="0"/>
      <w:divBdr>
        <w:top w:val="none" w:sz="0" w:space="0" w:color="auto"/>
        <w:left w:val="none" w:sz="0" w:space="0" w:color="auto"/>
        <w:bottom w:val="none" w:sz="0" w:space="0" w:color="auto"/>
        <w:right w:val="none" w:sz="0" w:space="0" w:color="auto"/>
      </w:divBdr>
    </w:div>
    <w:div w:id="889417204">
      <w:bodyDiv w:val="1"/>
      <w:marLeft w:val="0"/>
      <w:marRight w:val="0"/>
      <w:marTop w:val="0"/>
      <w:marBottom w:val="0"/>
      <w:divBdr>
        <w:top w:val="none" w:sz="0" w:space="0" w:color="auto"/>
        <w:left w:val="none" w:sz="0" w:space="0" w:color="auto"/>
        <w:bottom w:val="none" w:sz="0" w:space="0" w:color="auto"/>
        <w:right w:val="none" w:sz="0" w:space="0" w:color="auto"/>
      </w:divBdr>
    </w:div>
    <w:div w:id="891698404">
      <w:bodyDiv w:val="1"/>
      <w:marLeft w:val="0"/>
      <w:marRight w:val="0"/>
      <w:marTop w:val="0"/>
      <w:marBottom w:val="0"/>
      <w:divBdr>
        <w:top w:val="none" w:sz="0" w:space="0" w:color="auto"/>
        <w:left w:val="none" w:sz="0" w:space="0" w:color="auto"/>
        <w:bottom w:val="none" w:sz="0" w:space="0" w:color="auto"/>
        <w:right w:val="none" w:sz="0" w:space="0" w:color="auto"/>
      </w:divBdr>
    </w:div>
    <w:div w:id="894052030">
      <w:bodyDiv w:val="1"/>
      <w:marLeft w:val="0"/>
      <w:marRight w:val="0"/>
      <w:marTop w:val="0"/>
      <w:marBottom w:val="0"/>
      <w:divBdr>
        <w:top w:val="none" w:sz="0" w:space="0" w:color="auto"/>
        <w:left w:val="none" w:sz="0" w:space="0" w:color="auto"/>
        <w:bottom w:val="none" w:sz="0" w:space="0" w:color="auto"/>
        <w:right w:val="none" w:sz="0" w:space="0" w:color="auto"/>
      </w:divBdr>
    </w:div>
    <w:div w:id="895892746">
      <w:bodyDiv w:val="1"/>
      <w:marLeft w:val="0"/>
      <w:marRight w:val="0"/>
      <w:marTop w:val="0"/>
      <w:marBottom w:val="0"/>
      <w:divBdr>
        <w:top w:val="none" w:sz="0" w:space="0" w:color="auto"/>
        <w:left w:val="none" w:sz="0" w:space="0" w:color="auto"/>
        <w:bottom w:val="none" w:sz="0" w:space="0" w:color="auto"/>
        <w:right w:val="none" w:sz="0" w:space="0" w:color="auto"/>
      </w:divBdr>
    </w:div>
    <w:div w:id="917792480">
      <w:bodyDiv w:val="1"/>
      <w:marLeft w:val="0"/>
      <w:marRight w:val="0"/>
      <w:marTop w:val="0"/>
      <w:marBottom w:val="0"/>
      <w:divBdr>
        <w:top w:val="none" w:sz="0" w:space="0" w:color="auto"/>
        <w:left w:val="none" w:sz="0" w:space="0" w:color="auto"/>
        <w:bottom w:val="none" w:sz="0" w:space="0" w:color="auto"/>
        <w:right w:val="none" w:sz="0" w:space="0" w:color="auto"/>
      </w:divBdr>
    </w:div>
    <w:div w:id="1015619783">
      <w:bodyDiv w:val="1"/>
      <w:marLeft w:val="0"/>
      <w:marRight w:val="0"/>
      <w:marTop w:val="0"/>
      <w:marBottom w:val="0"/>
      <w:divBdr>
        <w:top w:val="none" w:sz="0" w:space="0" w:color="auto"/>
        <w:left w:val="none" w:sz="0" w:space="0" w:color="auto"/>
        <w:bottom w:val="none" w:sz="0" w:space="0" w:color="auto"/>
        <w:right w:val="none" w:sz="0" w:space="0" w:color="auto"/>
      </w:divBdr>
      <w:divsChild>
        <w:div w:id="58674628">
          <w:marLeft w:val="0"/>
          <w:marRight w:val="0"/>
          <w:marTop w:val="0"/>
          <w:marBottom w:val="0"/>
          <w:divBdr>
            <w:top w:val="none" w:sz="0" w:space="0" w:color="auto"/>
            <w:left w:val="none" w:sz="0" w:space="0" w:color="auto"/>
            <w:bottom w:val="none" w:sz="0" w:space="0" w:color="auto"/>
            <w:right w:val="none" w:sz="0" w:space="0" w:color="auto"/>
          </w:divBdr>
          <w:divsChild>
            <w:div w:id="22677514">
              <w:marLeft w:val="0"/>
              <w:marRight w:val="0"/>
              <w:marTop w:val="0"/>
              <w:marBottom w:val="0"/>
              <w:divBdr>
                <w:top w:val="none" w:sz="0" w:space="0" w:color="auto"/>
                <w:left w:val="none" w:sz="0" w:space="0" w:color="auto"/>
                <w:bottom w:val="none" w:sz="0" w:space="0" w:color="auto"/>
                <w:right w:val="none" w:sz="0" w:space="0" w:color="auto"/>
              </w:divBdr>
            </w:div>
          </w:divsChild>
        </w:div>
        <w:div w:id="96948879">
          <w:marLeft w:val="0"/>
          <w:marRight w:val="0"/>
          <w:marTop w:val="0"/>
          <w:marBottom w:val="0"/>
          <w:divBdr>
            <w:top w:val="none" w:sz="0" w:space="0" w:color="auto"/>
            <w:left w:val="none" w:sz="0" w:space="0" w:color="auto"/>
            <w:bottom w:val="none" w:sz="0" w:space="0" w:color="auto"/>
            <w:right w:val="none" w:sz="0" w:space="0" w:color="auto"/>
          </w:divBdr>
          <w:divsChild>
            <w:div w:id="1469470352">
              <w:marLeft w:val="0"/>
              <w:marRight w:val="0"/>
              <w:marTop w:val="0"/>
              <w:marBottom w:val="0"/>
              <w:divBdr>
                <w:top w:val="none" w:sz="0" w:space="0" w:color="auto"/>
                <w:left w:val="none" w:sz="0" w:space="0" w:color="auto"/>
                <w:bottom w:val="none" w:sz="0" w:space="0" w:color="auto"/>
                <w:right w:val="none" w:sz="0" w:space="0" w:color="auto"/>
              </w:divBdr>
            </w:div>
            <w:div w:id="1880245171">
              <w:marLeft w:val="0"/>
              <w:marRight w:val="0"/>
              <w:marTop w:val="0"/>
              <w:marBottom w:val="0"/>
              <w:divBdr>
                <w:top w:val="none" w:sz="0" w:space="0" w:color="auto"/>
                <w:left w:val="none" w:sz="0" w:space="0" w:color="auto"/>
                <w:bottom w:val="none" w:sz="0" w:space="0" w:color="auto"/>
                <w:right w:val="none" w:sz="0" w:space="0" w:color="auto"/>
              </w:divBdr>
            </w:div>
          </w:divsChild>
        </w:div>
        <w:div w:id="114642591">
          <w:marLeft w:val="0"/>
          <w:marRight w:val="0"/>
          <w:marTop w:val="0"/>
          <w:marBottom w:val="0"/>
          <w:divBdr>
            <w:top w:val="none" w:sz="0" w:space="0" w:color="auto"/>
            <w:left w:val="none" w:sz="0" w:space="0" w:color="auto"/>
            <w:bottom w:val="none" w:sz="0" w:space="0" w:color="auto"/>
            <w:right w:val="none" w:sz="0" w:space="0" w:color="auto"/>
          </w:divBdr>
          <w:divsChild>
            <w:div w:id="536166918">
              <w:marLeft w:val="0"/>
              <w:marRight w:val="0"/>
              <w:marTop w:val="0"/>
              <w:marBottom w:val="0"/>
              <w:divBdr>
                <w:top w:val="none" w:sz="0" w:space="0" w:color="auto"/>
                <w:left w:val="none" w:sz="0" w:space="0" w:color="auto"/>
                <w:bottom w:val="none" w:sz="0" w:space="0" w:color="auto"/>
                <w:right w:val="none" w:sz="0" w:space="0" w:color="auto"/>
              </w:divBdr>
            </w:div>
          </w:divsChild>
        </w:div>
        <w:div w:id="342511928">
          <w:marLeft w:val="0"/>
          <w:marRight w:val="0"/>
          <w:marTop w:val="0"/>
          <w:marBottom w:val="0"/>
          <w:divBdr>
            <w:top w:val="none" w:sz="0" w:space="0" w:color="auto"/>
            <w:left w:val="none" w:sz="0" w:space="0" w:color="auto"/>
            <w:bottom w:val="none" w:sz="0" w:space="0" w:color="auto"/>
            <w:right w:val="none" w:sz="0" w:space="0" w:color="auto"/>
          </w:divBdr>
          <w:divsChild>
            <w:div w:id="120733601">
              <w:marLeft w:val="0"/>
              <w:marRight w:val="0"/>
              <w:marTop w:val="0"/>
              <w:marBottom w:val="0"/>
              <w:divBdr>
                <w:top w:val="none" w:sz="0" w:space="0" w:color="auto"/>
                <w:left w:val="none" w:sz="0" w:space="0" w:color="auto"/>
                <w:bottom w:val="none" w:sz="0" w:space="0" w:color="auto"/>
                <w:right w:val="none" w:sz="0" w:space="0" w:color="auto"/>
              </w:divBdr>
            </w:div>
          </w:divsChild>
        </w:div>
        <w:div w:id="563761364">
          <w:marLeft w:val="0"/>
          <w:marRight w:val="0"/>
          <w:marTop w:val="0"/>
          <w:marBottom w:val="0"/>
          <w:divBdr>
            <w:top w:val="none" w:sz="0" w:space="0" w:color="auto"/>
            <w:left w:val="none" w:sz="0" w:space="0" w:color="auto"/>
            <w:bottom w:val="none" w:sz="0" w:space="0" w:color="auto"/>
            <w:right w:val="none" w:sz="0" w:space="0" w:color="auto"/>
          </w:divBdr>
          <w:divsChild>
            <w:div w:id="750082375">
              <w:marLeft w:val="0"/>
              <w:marRight w:val="0"/>
              <w:marTop w:val="0"/>
              <w:marBottom w:val="0"/>
              <w:divBdr>
                <w:top w:val="none" w:sz="0" w:space="0" w:color="auto"/>
                <w:left w:val="none" w:sz="0" w:space="0" w:color="auto"/>
                <w:bottom w:val="none" w:sz="0" w:space="0" w:color="auto"/>
                <w:right w:val="none" w:sz="0" w:space="0" w:color="auto"/>
              </w:divBdr>
            </w:div>
          </w:divsChild>
        </w:div>
        <w:div w:id="618335175">
          <w:marLeft w:val="0"/>
          <w:marRight w:val="0"/>
          <w:marTop w:val="0"/>
          <w:marBottom w:val="0"/>
          <w:divBdr>
            <w:top w:val="none" w:sz="0" w:space="0" w:color="auto"/>
            <w:left w:val="none" w:sz="0" w:space="0" w:color="auto"/>
            <w:bottom w:val="none" w:sz="0" w:space="0" w:color="auto"/>
            <w:right w:val="none" w:sz="0" w:space="0" w:color="auto"/>
          </w:divBdr>
          <w:divsChild>
            <w:div w:id="253561594">
              <w:marLeft w:val="0"/>
              <w:marRight w:val="0"/>
              <w:marTop w:val="0"/>
              <w:marBottom w:val="0"/>
              <w:divBdr>
                <w:top w:val="none" w:sz="0" w:space="0" w:color="auto"/>
                <w:left w:val="none" w:sz="0" w:space="0" w:color="auto"/>
                <w:bottom w:val="none" w:sz="0" w:space="0" w:color="auto"/>
                <w:right w:val="none" w:sz="0" w:space="0" w:color="auto"/>
              </w:divBdr>
            </w:div>
          </w:divsChild>
        </w:div>
        <w:div w:id="706951871">
          <w:marLeft w:val="0"/>
          <w:marRight w:val="0"/>
          <w:marTop w:val="0"/>
          <w:marBottom w:val="0"/>
          <w:divBdr>
            <w:top w:val="none" w:sz="0" w:space="0" w:color="auto"/>
            <w:left w:val="none" w:sz="0" w:space="0" w:color="auto"/>
            <w:bottom w:val="none" w:sz="0" w:space="0" w:color="auto"/>
            <w:right w:val="none" w:sz="0" w:space="0" w:color="auto"/>
          </w:divBdr>
          <w:divsChild>
            <w:div w:id="1221012924">
              <w:marLeft w:val="0"/>
              <w:marRight w:val="0"/>
              <w:marTop w:val="0"/>
              <w:marBottom w:val="0"/>
              <w:divBdr>
                <w:top w:val="none" w:sz="0" w:space="0" w:color="auto"/>
                <w:left w:val="none" w:sz="0" w:space="0" w:color="auto"/>
                <w:bottom w:val="none" w:sz="0" w:space="0" w:color="auto"/>
                <w:right w:val="none" w:sz="0" w:space="0" w:color="auto"/>
              </w:divBdr>
            </w:div>
          </w:divsChild>
        </w:div>
        <w:div w:id="992830062">
          <w:marLeft w:val="0"/>
          <w:marRight w:val="0"/>
          <w:marTop w:val="0"/>
          <w:marBottom w:val="0"/>
          <w:divBdr>
            <w:top w:val="none" w:sz="0" w:space="0" w:color="auto"/>
            <w:left w:val="none" w:sz="0" w:space="0" w:color="auto"/>
            <w:bottom w:val="none" w:sz="0" w:space="0" w:color="auto"/>
            <w:right w:val="none" w:sz="0" w:space="0" w:color="auto"/>
          </w:divBdr>
          <w:divsChild>
            <w:div w:id="2097438932">
              <w:marLeft w:val="0"/>
              <w:marRight w:val="0"/>
              <w:marTop w:val="0"/>
              <w:marBottom w:val="0"/>
              <w:divBdr>
                <w:top w:val="none" w:sz="0" w:space="0" w:color="auto"/>
                <w:left w:val="none" w:sz="0" w:space="0" w:color="auto"/>
                <w:bottom w:val="none" w:sz="0" w:space="0" w:color="auto"/>
                <w:right w:val="none" w:sz="0" w:space="0" w:color="auto"/>
              </w:divBdr>
            </w:div>
          </w:divsChild>
        </w:div>
        <w:div w:id="1068502535">
          <w:marLeft w:val="0"/>
          <w:marRight w:val="0"/>
          <w:marTop w:val="0"/>
          <w:marBottom w:val="0"/>
          <w:divBdr>
            <w:top w:val="none" w:sz="0" w:space="0" w:color="auto"/>
            <w:left w:val="none" w:sz="0" w:space="0" w:color="auto"/>
            <w:bottom w:val="none" w:sz="0" w:space="0" w:color="auto"/>
            <w:right w:val="none" w:sz="0" w:space="0" w:color="auto"/>
          </w:divBdr>
          <w:divsChild>
            <w:div w:id="1703019975">
              <w:marLeft w:val="0"/>
              <w:marRight w:val="0"/>
              <w:marTop w:val="0"/>
              <w:marBottom w:val="0"/>
              <w:divBdr>
                <w:top w:val="none" w:sz="0" w:space="0" w:color="auto"/>
                <w:left w:val="none" w:sz="0" w:space="0" w:color="auto"/>
                <w:bottom w:val="none" w:sz="0" w:space="0" w:color="auto"/>
                <w:right w:val="none" w:sz="0" w:space="0" w:color="auto"/>
              </w:divBdr>
            </w:div>
          </w:divsChild>
        </w:div>
        <w:div w:id="1268150871">
          <w:marLeft w:val="0"/>
          <w:marRight w:val="0"/>
          <w:marTop w:val="0"/>
          <w:marBottom w:val="0"/>
          <w:divBdr>
            <w:top w:val="none" w:sz="0" w:space="0" w:color="auto"/>
            <w:left w:val="none" w:sz="0" w:space="0" w:color="auto"/>
            <w:bottom w:val="none" w:sz="0" w:space="0" w:color="auto"/>
            <w:right w:val="none" w:sz="0" w:space="0" w:color="auto"/>
          </w:divBdr>
          <w:divsChild>
            <w:div w:id="546645370">
              <w:marLeft w:val="0"/>
              <w:marRight w:val="0"/>
              <w:marTop w:val="0"/>
              <w:marBottom w:val="0"/>
              <w:divBdr>
                <w:top w:val="none" w:sz="0" w:space="0" w:color="auto"/>
                <w:left w:val="none" w:sz="0" w:space="0" w:color="auto"/>
                <w:bottom w:val="none" w:sz="0" w:space="0" w:color="auto"/>
                <w:right w:val="none" w:sz="0" w:space="0" w:color="auto"/>
              </w:divBdr>
            </w:div>
          </w:divsChild>
        </w:div>
        <w:div w:id="1291935660">
          <w:marLeft w:val="0"/>
          <w:marRight w:val="0"/>
          <w:marTop w:val="0"/>
          <w:marBottom w:val="0"/>
          <w:divBdr>
            <w:top w:val="none" w:sz="0" w:space="0" w:color="auto"/>
            <w:left w:val="none" w:sz="0" w:space="0" w:color="auto"/>
            <w:bottom w:val="none" w:sz="0" w:space="0" w:color="auto"/>
            <w:right w:val="none" w:sz="0" w:space="0" w:color="auto"/>
          </w:divBdr>
          <w:divsChild>
            <w:div w:id="1939563819">
              <w:marLeft w:val="0"/>
              <w:marRight w:val="0"/>
              <w:marTop w:val="0"/>
              <w:marBottom w:val="0"/>
              <w:divBdr>
                <w:top w:val="none" w:sz="0" w:space="0" w:color="auto"/>
                <w:left w:val="none" w:sz="0" w:space="0" w:color="auto"/>
                <w:bottom w:val="none" w:sz="0" w:space="0" w:color="auto"/>
                <w:right w:val="none" w:sz="0" w:space="0" w:color="auto"/>
              </w:divBdr>
            </w:div>
          </w:divsChild>
        </w:div>
        <w:div w:id="1439447929">
          <w:marLeft w:val="0"/>
          <w:marRight w:val="0"/>
          <w:marTop w:val="0"/>
          <w:marBottom w:val="0"/>
          <w:divBdr>
            <w:top w:val="none" w:sz="0" w:space="0" w:color="auto"/>
            <w:left w:val="none" w:sz="0" w:space="0" w:color="auto"/>
            <w:bottom w:val="none" w:sz="0" w:space="0" w:color="auto"/>
            <w:right w:val="none" w:sz="0" w:space="0" w:color="auto"/>
          </w:divBdr>
          <w:divsChild>
            <w:div w:id="1443107250">
              <w:marLeft w:val="0"/>
              <w:marRight w:val="0"/>
              <w:marTop w:val="0"/>
              <w:marBottom w:val="0"/>
              <w:divBdr>
                <w:top w:val="none" w:sz="0" w:space="0" w:color="auto"/>
                <w:left w:val="none" w:sz="0" w:space="0" w:color="auto"/>
                <w:bottom w:val="none" w:sz="0" w:space="0" w:color="auto"/>
                <w:right w:val="none" w:sz="0" w:space="0" w:color="auto"/>
              </w:divBdr>
            </w:div>
          </w:divsChild>
        </w:div>
        <w:div w:id="1520388429">
          <w:marLeft w:val="0"/>
          <w:marRight w:val="0"/>
          <w:marTop w:val="0"/>
          <w:marBottom w:val="0"/>
          <w:divBdr>
            <w:top w:val="none" w:sz="0" w:space="0" w:color="auto"/>
            <w:left w:val="none" w:sz="0" w:space="0" w:color="auto"/>
            <w:bottom w:val="none" w:sz="0" w:space="0" w:color="auto"/>
            <w:right w:val="none" w:sz="0" w:space="0" w:color="auto"/>
          </w:divBdr>
          <w:divsChild>
            <w:div w:id="1947300204">
              <w:marLeft w:val="0"/>
              <w:marRight w:val="0"/>
              <w:marTop w:val="0"/>
              <w:marBottom w:val="0"/>
              <w:divBdr>
                <w:top w:val="none" w:sz="0" w:space="0" w:color="auto"/>
                <w:left w:val="none" w:sz="0" w:space="0" w:color="auto"/>
                <w:bottom w:val="none" w:sz="0" w:space="0" w:color="auto"/>
                <w:right w:val="none" w:sz="0" w:space="0" w:color="auto"/>
              </w:divBdr>
            </w:div>
          </w:divsChild>
        </w:div>
        <w:div w:id="1690255328">
          <w:marLeft w:val="0"/>
          <w:marRight w:val="0"/>
          <w:marTop w:val="0"/>
          <w:marBottom w:val="0"/>
          <w:divBdr>
            <w:top w:val="none" w:sz="0" w:space="0" w:color="auto"/>
            <w:left w:val="none" w:sz="0" w:space="0" w:color="auto"/>
            <w:bottom w:val="none" w:sz="0" w:space="0" w:color="auto"/>
            <w:right w:val="none" w:sz="0" w:space="0" w:color="auto"/>
          </w:divBdr>
          <w:divsChild>
            <w:div w:id="892621762">
              <w:marLeft w:val="0"/>
              <w:marRight w:val="0"/>
              <w:marTop w:val="0"/>
              <w:marBottom w:val="0"/>
              <w:divBdr>
                <w:top w:val="none" w:sz="0" w:space="0" w:color="auto"/>
                <w:left w:val="none" w:sz="0" w:space="0" w:color="auto"/>
                <w:bottom w:val="none" w:sz="0" w:space="0" w:color="auto"/>
                <w:right w:val="none" w:sz="0" w:space="0" w:color="auto"/>
              </w:divBdr>
            </w:div>
          </w:divsChild>
        </w:div>
        <w:div w:id="1733236455">
          <w:marLeft w:val="0"/>
          <w:marRight w:val="0"/>
          <w:marTop w:val="0"/>
          <w:marBottom w:val="0"/>
          <w:divBdr>
            <w:top w:val="none" w:sz="0" w:space="0" w:color="auto"/>
            <w:left w:val="none" w:sz="0" w:space="0" w:color="auto"/>
            <w:bottom w:val="none" w:sz="0" w:space="0" w:color="auto"/>
            <w:right w:val="none" w:sz="0" w:space="0" w:color="auto"/>
          </w:divBdr>
          <w:divsChild>
            <w:div w:id="355425489">
              <w:marLeft w:val="0"/>
              <w:marRight w:val="0"/>
              <w:marTop w:val="0"/>
              <w:marBottom w:val="0"/>
              <w:divBdr>
                <w:top w:val="none" w:sz="0" w:space="0" w:color="auto"/>
                <w:left w:val="none" w:sz="0" w:space="0" w:color="auto"/>
                <w:bottom w:val="none" w:sz="0" w:space="0" w:color="auto"/>
                <w:right w:val="none" w:sz="0" w:space="0" w:color="auto"/>
              </w:divBdr>
            </w:div>
          </w:divsChild>
        </w:div>
        <w:div w:id="1825733554">
          <w:marLeft w:val="0"/>
          <w:marRight w:val="0"/>
          <w:marTop w:val="0"/>
          <w:marBottom w:val="0"/>
          <w:divBdr>
            <w:top w:val="none" w:sz="0" w:space="0" w:color="auto"/>
            <w:left w:val="none" w:sz="0" w:space="0" w:color="auto"/>
            <w:bottom w:val="none" w:sz="0" w:space="0" w:color="auto"/>
            <w:right w:val="none" w:sz="0" w:space="0" w:color="auto"/>
          </w:divBdr>
          <w:divsChild>
            <w:div w:id="510218452">
              <w:marLeft w:val="0"/>
              <w:marRight w:val="0"/>
              <w:marTop w:val="0"/>
              <w:marBottom w:val="0"/>
              <w:divBdr>
                <w:top w:val="none" w:sz="0" w:space="0" w:color="auto"/>
                <w:left w:val="none" w:sz="0" w:space="0" w:color="auto"/>
                <w:bottom w:val="none" w:sz="0" w:space="0" w:color="auto"/>
                <w:right w:val="none" w:sz="0" w:space="0" w:color="auto"/>
              </w:divBdr>
            </w:div>
          </w:divsChild>
        </w:div>
        <w:div w:id="1942568620">
          <w:marLeft w:val="0"/>
          <w:marRight w:val="0"/>
          <w:marTop w:val="0"/>
          <w:marBottom w:val="0"/>
          <w:divBdr>
            <w:top w:val="none" w:sz="0" w:space="0" w:color="auto"/>
            <w:left w:val="none" w:sz="0" w:space="0" w:color="auto"/>
            <w:bottom w:val="none" w:sz="0" w:space="0" w:color="auto"/>
            <w:right w:val="none" w:sz="0" w:space="0" w:color="auto"/>
          </w:divBdr>
          <w:divsChild>
            <w:div w:id="1390615026">
              <w:marLeft w:val="0"/>
              <w:marRight w:val="0"/>
              <w:marTop w:val="0"/>
              <w:marBottom w:val="0"/>
              <w:divBdr>
                <w:top w:val="none" w:sz="0" w:space="0" w:color="auto"/>
                <w:left w:val="none" w:sz="0" w:space="0" w:color="auto"/>
                <w:bottom w:val="none" w:sz="0" w:space="0" w:color="auto"/>
                <w:right w:val="none" w:sz="0" w:space="0" w:color="auto"/>
              </w:divBdr>
            </w:div>
          </w:divsChild>
        </w:div>
        <w:div w:id="1987973858">
          <w:marLeft w:val="0"/>
          <w:marRight w:val="0"/>
          <w:marTop w:val="0"/>
          <w:marBottom w:val="0"/>
          <w:divBdr>
            <w:top w:val="none" w:sz="0" w:space="0" w:color="auto"/>
            <w:left w:val="none" w:sz="0" w:space="0" w:color="auto"/>
            <w:bottom w:val="none" w:sz="0" w:space="0" w:color="auto"/>
            <w:right w:val="none" w:sz="0" w:space="0" w:color="auto"/>
          </w:divBdr>
          <w:divsChild>
            <w:div w:id="224341502">
              <w:marLeft w:val="0"/>
              <w:marRight w:val="0"/>
              <w:marTop w:val="0"/>
              <w:marBottom w:val="0"/>
              <w:divBdr>
                <w:top w:val="none" w:sz="0" w:space="0" w:color="auto"/>
                <w:left w:val="none" w:sz="0" w:space="0" w:color="auto"/>
                <w:bottom w:val="none" w:sz="0" w:space="0" w:color="auto"/>
                <w:right w:val="none" w:sz="0" w:space="0" w:color="auto"/>
              </w:divBdr>
            </w:div>
          </w:divsChild>
        </w:div>
        <w:div w:id="2020620255">
          <w:marLeft w:val="0"/>
          <w:marRight w:val="0"/>
          <w:marTop w:val="0"/>
          <w:marBottom w:val="0"/>
          <w:divBdr>
            <w:top w:val="none" w:sz="0" w:space="0" w:color="auto"/>
            <w:left w:val="none" w:sz="0" w:space="0" w:color="auto"/>
            <w:bottom w:val="none" w:sz="0" w:space="0" w:color="auto"/>
            <w:right w:val="none" w:sz="0" w:space="0" w:color="auto"/>
          </w:divBdr>
          <w:divsChild>
            <w:div w:id="685326357">
              <w:marLeft w:val="0"/>
              <w:marRight w:val="0"/>
              <w:marTop w:val="0"/>
              <w:marBottom w:val="0"/>
              <w:divBdr>
                <w:top w:val="none" w:sz="0" w:space="0" w:color="auto"/>
                <w:left w:val="none" w:sz="0" w:space="0" w:color="auto"/>
                <w:bottom w:val="none" w:sz="0" w:space="0" w:color="auto"/>
                <w:right w:val="none" w:sz="0" w:space="0" w:color="auto"/>
              </w:divBdr>
            </w:div>
          </w:divsChild>
        </w:div>
        <w:div w:id="2146700699">
          <w:marLeft w:val="0"/>
          <w:marRight w:val="0"/>
          <w:marTop w:val="0"/>
          <w:marBottom w:val="0"/>
          <w:divBdr>
            <w:top w:val="none" w:sz="0" w:space="0" w:color="auto"/>
            <w:left w:val="none" w:sz="0" w:space="0" w:color="auto"/>
            <w:bottom w:val="none" w:sz="0" w:space="0" w:color="auto"/>
            <w:right w:val="none" w:sz="0" w:space="0" w:color="auto"/>
          </w:divBdr>
          <w:divsChild>
            <w:div w:id="8866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4525">
      <w:bodyDiv w:val="1"/>
      <w:marLeft w:val="0"/>
      <w:marRight w:val="0"/>
      <w:marTop w:val="0"/>
      <w:marBottom w:val="0"/>
      <w:divBdr>
        <w:top w:val="none" w:sz="0" w:space="0" w:color="auto"/>
        <w:left w:val="none" w:sz="0" w:space="0" w:color="auto"/>
        <w:bottom w:val="none" w:sz="0" w:space="0" w:color="auto"/>
        <w:right w:val="none" w:sz="0" w:space="0" w:color="auto"/>
      </w:divBdr>
    </w:div>
    <w:div w:id="1056276111">
      <w:bodyDiv w:val="1"/>
      <w:marLeft w:val="0"/>
      <w:marRight w:val="0"/>
      <w:marTop w:val="0"/>
      <w:marBottom w:val="0"/>
      <w:divBdr>
        <w:top w:val="none" w:sz="0" w:space="0" w:color="auto"/>
        <w:left w:val="none" w:sz="0" w:space="0" w:color="auto"/>
        <w:bottom w:val="none" w:sz="0" w:space="0" w:color="auto"/>
        <w:right w:val="none" w:sz="0" w:space="0" w:color="auto"/>
      </w:divBdr>
    </w:div>
    <w:div w:id="1066151213">
      <w:bodyDiv w:val="1"/>
      <w:marLeft w:val="0"/>
      <w:marRight w:val="0"/>
      <w:marTop w:val="0"/>
      <w:marBottom w:val="0"/>
      <w:divBdr>
        <w:top w:val="none" w:sz="0" w:space="0" w:color="auto"/>
        <w:left w:val="none" w:sz="0" w:space="0" w:color="auto"/>
        <w:bottom w:val="none" w:sz="0" w:space="0" w:color="auto"/>
        <w:right w:val="none" w:sz="0" w:space="0" w:color="auto"/>
      </w:divBdr>
    </w:div>
    <w:div w:id="1075053239">
      <w:bodyDiv w:val="1"/>
      <w:marLeft w:val="0"/>
      <w:marRight w:val="0"/>
      <w:marTop w:val="0"/>
      <w:marBottom w:val="0"/>
      <w:divBdr>
        <w:top w:val="none" w:sz="0" w:space="0" w:color="auto"/>
        <w:left w:val="none" w:sz="0" w:space="0" w:color="auto"/>
        <w:bottom w:val="none" w:sz="0" w:space="0" w:color="auto"/>
        <w:right w:val="none" w:sz="0" w:space="0" w:color="auto"/>
      </w:divBdr>
    </w:div>
    <w:div w:id="1126267216">
      <w:bodyDiv w:val="1"/>
      <w:marLeft w:val="0"/>
      <w:marRight w:val="0"/>
      <w:marTop w:val="0"/>
      <w:marBottom w:val="0"/>
      <w:divBdr>
        <w:top w:val="none" w:sz="0" w:space="0" w:color="auto"/>
        <w:left w:val="none" w:sz="0" w:space="0" w:color="auto"/>
        <w:bottom w:val="none" w:sz="0" w:space="0" w:color="auto"/>
        <w:right w:val="none" w:sz="0" w:space="0" w:color="auto"/>
      </w:divBdr>
    </w:div>
    <w:div w:id="1137994441">
      <w:bodyDiv w:val="1"/>
      <w:marLeft w:val="0"/>
      <w:marRight w:val="0"/>
      <w:marTop w:val="0"/>
      <w:marBottom w:val="0"/>
      <w:divBdr>
        <w:top w:val="none" w:sz="0" w:space="0" w:color="auto"/>
        <w:left w:val="none" w:sz="0" w:space="0" w:color="auto"/>
        <w:bottom w:val="none" w:sz="0" w:space="0" w:color="auto"/>
        <w:right w:val="none" w:sz="0" w:space="0" w:color="auto"/>
      </w:divBdr>
    </w:div>
    <w:div w:id="1160805119">
      <w:bodyDiv w:val="1"/>
      <w:marLeft w:val="0"/>
      <w:marRight w:val="0"/>
      <w:marTop w:val="0"/>
      <w:marBottom w:val="0"/>
      <w:divBdr>
        <w:top w:val="none" w:sz="0" w:space="0" w:color="auto"/>
        <w:left w:val="none" w:sz="0" w:space="0" w:color="auto"/>
        <w:bottom w:val="none" w:sz="0" w:space="0" w:color="auto"/>
        <w:right w:val="none" w:sz="0" w:space="0" w:color="auto"/>
      </w:divBdr>
    </w:div>
    <w:div w:id="1168449072">
      <w:bodyDiv w:val="1"/>
      <w:marLeft w:val="0"/>
      <w:marRight w:val="0"/>
      <w:marTop w:val="0"/>
      <w:marBottom w:val="0"/>
      <w:divBdr>
        <w:top w:val="none" w:sz="0" w:space="0" w:color="auto"/>
        <w:left w:val="none" w:sz="0" w:space="0" w:color="auto"/>
        <w:bottom w:val="none" w:sz="0" w:space="0" w:color="auto"/>
        <w:right w:val="none" w:sz="0" w:space="0" w:color="auto"/>
      </w:divBdr>
    </w:div>
    <w:div w:id="1180852986">
      <w:bodyDiv w:val="1"/>
      <w:marLeft w:val="0"/>
      <w:marRight w:val="0"/>
      <w:marTop w:val="0"/>
      <w:marBottom w:val="0"/>
      <w:divBdr>
        <w:top w:val="none" w:sz="0" w:space="0" w:color="auto"/>
        <w:left w:val="none" w:sz="0" w:space="0" w:color="auto"/>
        <w:bottom w:val="none" w:sz="0" w:space="0" w:color="auto"/>
        <w:right w:val="none" w:sz="0" w:space="0" w:color="auto"/>
      </w:divBdr>
    </w:div>
    <w:div w:id="1230768245">
      <w:bodyDiv w:val="1"/>
      <w:marLeft w:val="0"/>
      <w:marRight w:val="0"/>
      <w:marTop w:val="0"/>
      <w:marBottom w:val="0"/>
      <w:divBdr>
        <w:top w:val="none" w:sz="0" w:space="0" w:color="auto"/>
        <w:left w:val="none" w:sz="0" w:space="0" w:color="auto"/>
        <w:bottom w:val="none" w:sz="0" w:space="0" w:color="auto"/>
        <w:right w:val="none" w:sz="0" w:space="0" w:color="auto"/>
      </w:divBdr>
      <w:divsChild>
        <w:div w:id="2051415611">
          <w:marLeft w:val="0"/>
          <w:marRight w:val="0"/>
          <w:marTop w:val="0"/>
          <w:marBottom w:val="0"/>
          <w:divBdr>
            <w:top w:val="none" w:sz="0" w:space="0" w:color="auto"/>
            <w:left w:val="none" w:sz="0" w:space="0" w:color="auto"/>
            <w:bottom w:val="none" w:sz="0" w:space="0" w:color="auto"/>
            <w:right w:val="none" w:sz="0" w:space="0" w:color="auto"/>
          </w:divBdr>
          <w:divsChild>
            <w:div w:id="125319005">
              <w:marLeft w:val="0"/>
              <w:marRight w:val="0"/>
              <w:marTop w:val="0"/>
              <w:marBottom w:val="0"/>
              <w:divBdr>
                <w:top w:val="none" w:sz="0" w:space="0" w:color="auto"/>
                <w:left w:val="none" w:sz="0" w:space="0" w:color="auto"/>
                <w:bottom w:val="none" w:sz="0" w:space="0" w:color="auto"/>
                <w:right w:val="none" w:sz="0" w:space="0" w:color="auto"/>
              </w:divBdr>
              <w:divsChild>
                <w:div w:id="1015305766">
                  <w:marLeft w:val="0"/>
                  <w:marRight w:val="0"/>
                  <w:marTop w:val="0"/>
                  <w:marBottom w:val="0"/>
                  <w:divBdr>
                    <w:top w:val="none" w:sz="0" w:space="0" w:color="auto"/>
                    <w:left w:val="none" w:sz="0" w:space="0" w:color="auto"/>
                    <w:bottom w:val="none" w:sz="0" w:space="0" w:color="auto"/>
                    <w:right w:val="none" w:sz="0" w:space="0" w:color="auto"/>
                  </w:divBdr>
                  <w:divsChild>
                    <w:div w:id="428939007">
                      <w:marLeft w:val="0"/>
                      <w:marRight w:val="0"/>
                      <w:marTop w:val="0"/>
                      <w:marBottom w:val="0"/>
                      <w:divBdr>
                        <w:top w:val="none" w:sz="0" w:space="0" w:color="auto"/>
                        <w:left w:val="none" w:sz="0" w:space="0" w:color="auto"/>
                        <w:bottom w:val="none" w:sz="0" w:space="0" w:color="auto"/>
                        <w:right w:val="none" w:sz="0" w:space="0" w:color="auto"/>
                      </w:divBdr>
                      <w:divsChild>
                        <w:div w:id="1132409303">
                          <w:marLeft w:val="0"/>
                          <w:marRight w:val="0"/>
                          <w:marTop w:val="0"/>
                          <w:marBottom w:val="0"/>
                          <w:divBdr>
                            <w:top w:val="none" w:sz="0" w:space="0" w:color="auto"/>
                            <w:left w:val="none" w:sz="0" w:space="0" w:color="auto"/>
                            <w:bottom w:val="none" w:sz="0" w:space="0" w:color="auto"/>
                            <w:right w:val="none" w:sz="0" w:space="0" w:color="auto"/>
                          </w:divBdr>
                        </w:div>
                      </w:divsChild>
                    </w:div>
                    <w:div w:id="1689287487">
                      <w:marLeft w:val="0"/>
                      <w:marRight w:val="0"/>
                      <w:marTop w:val="0"/>
                      <w:marBottom w:val="0"/>
                      <w:divBdr>
                        <w:top w:val="none" w:sz="0" w:space="0" w:color="auto"/>
                        <w:left w:val="none" w:sz="0" w:space="0" w:color="auto"/>
                        <w:bottom w:val="none" w:sz="0" w:space="0" w:color="auto"/>
                        <w:right w:val="none" w:sz="0" w:space="0" w:color="auto"/>
                      </w:divBdr>
                      <w:divsChild>
                        <w:div w:id="665858788">
                          <w:marLeft w:val="0"/>
                          <w:marRight w:val="0"/>
                          <w:marTop w:val="0"/>
                          <w:marBottom w:val="0"/>
                          <w:divBdr>
                            <w:top w:val="none" w:sz="0" w:space="0" w:color="auto"/>
                            <w:left w:val="none" w:sz="0" w:space="0" w:color="auto"/>
                            <w:bottom w:val="none" w:sz="0" w:space="0" w:color="auto"/>
                            <w:right w:val="none" w:sz="0" w:space="0" w:color="auto"/>
                          </w:divBdr>
                          <w:divsChild>
                            <w:div w:id="591087155">
                              <w:marLeft w:val="0"/>
                              <w:marRight w:val="0"/>
                              <w:marTop w:val="0"/>
                              <w:marBottom w:val="0"/>
                              <w:divBdr>
                                <w:top w:val="none" w:sz="0" w:space="0" w:color="auto"/>
                                <w:left w:val="none" w:sz="0" w:space="0" w:color="auto"/>
                                <w:bottom w:val="none" w:sz="0" w:space="0" w:color="auto"/>
                                <w:right w:val="none" w:sz="0" w:space="0" w:color="auto"/>
                              </w:divBdr>
                              <w:divsChild>
                                <w:div w:id="186719915">
                                  <w:marLeft w:val="0"/>
                                  <w:marRight w:val="0"/>
                                  <w:marTop w:val="0"/>
                                  <w:marBottom w:val="0"/>
                                  <w:divBdr>
                                    <w:top w:val="none" w:sz="0" w:space="0" w:color="auto"/>
                                    <w:left w:val="none" w:sz="0" w:space="0" w:color="auto"/>
                                    <w:bottom w:val="none" w:sz="0" w:space="0" w:color="auto"/>
                                    <w:right w:val="none" w:sz="0" w:space="0" w:color="auto"/>
                                  </w:divBdr>
                                  <w:divsChild>
                                    <w:div w:id="11103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359124">
      <w:bodyDiv w:val="1"/>
      <w:marLeft w:val="0"/>
      <w:marRight w:val="0"/>
      <w:marTop w:val="0"/>
      <w:marBottom w:val="0"/>
      <w:divBdr>
        <w:top w:val="none" w:sz="0" w:space="0" w:color="auto"/>
        <w:left w:val="none" w:sz="0" w:space="0" w:color="auto"/>
        <w:bottom w:val="none" w:sz="0" w:space="0" w:color="auto"/>
        <w:right w:val="none" w:sz="0" w:space="0" w:color="auto"/>
      </w:divBdr>
    </w:div>
    <w:div w:id="1245144451">
      <w:bodyDiv w:val="1"/>
      <w:marLeft w:val="0"/>
      <w:marRight w:val="0"/>
      <w:marTop w:val="0"/>
      <w:marBottom w:val="0"/>
      <w:divBdr>
        <w:top w:val="none" w:sz="0" w:space="0" w:color="auto"/>
        <w:left w:val="none" w:sz="0" w:space="0" w:color="auto"/>
        <w:bottom w:val="none" w:sz="0" w:space="0" w:color="auto"/>
        <w:right w:val="none" w:sz="0" w:space="0" w:color="auto"/>
      </w:divBdr>
    </w:div>
    <w:div w:id="1285845912">
      <w:bodyDiv w:val="1"/>
      <w:marLeft w:val="0"/>
      <w:marRight w:val="0"/>
      <w:marTop w:val="0"/>
      <w:marBottom w:val="0"/>
      <w:divBdr>
        <w:top w:val="none" w:sz="0" w:space="0" w:color="auto"/>
        <w:left w:val="none" w:sz="0" w:space="0" w:color="auto"/>
        <w:bottom w:val="none" w:sz="0" w:space="0" w:color="auto"/>
        <w:right w:val="none" w:sz="0" w:space="0" w:color="auto"/>
      </w:divBdr>
    </w:div>
    <w:div w:id="1305502828">
      <w:bodyDiv w:val="1"/>
      <w:marLeft w:val="0"/>
      <w:marRight w:val="0"/>
      <w:marTop w:val="0"/>
      <w:marBottom w:val="0"/>
      <w:divBdr>
        <w:top w:val="none" w:sz="0" w:space="0" w:color="auto"/>
        <w:left w:val="none" w:sz="0" w:space="0" w:color="auto"/>
        <w:bottom w:val="none" w:sz="0" w:space="0" w:color="auto"/>
        <w:right w:val="none" w:sz="0" w:space="0" w:color="auto"/>
      </w:divBdr>
    </w:div>
    <w:div w:id="1337079253">
      <w:bodyDiv w:val="1"/>
      <w:marLeft w:val="0"/>
      <w:marRight w:val="0"/>
      <w:marTop w:val="0"/>
      <w:marBottom w:val="0"/>
      <w:divBdr>
        <w:top w:val="none" w:sz="0" w:space="0" w:color="auto"/>
        <w:left w:val="none" w:sz="0" w:space="0" w:color="auto"/>
        <w:bottom w:val="none" w:sz="0" w:space="0" w:color="auto"/>
        <w:right w:val="none" w:sz="0" w:space="0" w:color="auto"/>
      </w:divBdr>
    </w:div>
    <w:div w:id="1348020455">
      <w:bodyDiv w:val="1"/>
      <w:marLeft w:val="0"/>
      <w:marRight w:val="0"/>
      <w:marTop w:val="0"/>
      <w:marBottom w:val="0"/>
      <w:divBdr>
        <w:top w:val="none" w:sz="0" w:space="0" w:color="auto"/>
        <w:left w:val="none" w:sz="0" w:space="0" w:color="auto"/>
        <w:bottom w:val="none" w:sz="0" w:space="0" w:color="auto"/>
        <w:right w:val="none" w:sz="0" w:space="0" w:color="auto"/>
      </w:divBdr>
      <w:divsChild>
        <w:div w:id="1168402118">
          <w:marLeft w:val="0"/>
          <w:marRight w:val="0"/>
          <w:marTop w:val="0"/>
          <w:marBottom w:val="0"/>
          <w:divBdr>
            <w:top w:val="none" w:sz="0" w:space="0" w:color="auto"/>
            <w:left w:val="none" w:sz="0" w:space="0" w:color="auto"/>
            <w:bottom w:val="none" w:sz="0" w:space="0" w:color="auto"/>
            <w:right w:val="none" w:sz="0" w:space="0" w:color="auto"/>
          </w:divBdr>
          <w:divsChild>
            <w:div w:id="19641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77889">
      <w:bodyDiv w:val="1"/>
      <w:marLeft w:val="0"/>
      <w:marRight w:val="0"/>
      <w:marTop w:val="0"/>
      <w:marBottom w:val="0"/>
      <w:divBdr>
        <w:top w:val="none" w:sz="0" w:space="0" w:color="auto"/>
        <w:left w:val="none" w:sz="0" w:space="0" w:color="auto"/>
        <w:bottom w:val="none" w:sz="0" w:space="0" w:color="auto"/>
        <w:right w:val="none" w:sz="0" w:space="0" w:color="auto"/>
      </w:divBdr>
    </w:div>
    <w:div w:id="1433553646">
      <w:bodyDiv w:val="1"/>
      <w:marLeft w:val="0"/>
      <w:marRight w:val="0"/>
      <w:marTop w:val="0"/>
      <w:marBottom w:val="0"/>
      <w:divBdr>
        <w:top w:val="none" w:sz="0" w:space="0" w:color="auto"/>
        <w:left w:val="none" w:sz="0" w:space="0" w:color="auto"/>
        <w:bottom w:val="none" w:sz="0" w:space="0" w:color="auto"/>
        <w:right w:val="none" w:sz="0" w:space="0" w:color="auto"/>
      </w:divBdr>
    </w:div>
    <w:div w:id="1439327089">
      <w:bodyDiv w:val="1"/>
      <w:marLeft w:val="0"/>
      <w:marRight w:val="0"/>
      <w:marTop w:val="0"/>
      <w:marBottom w:val="0"/>
      <w:divBdr>
        <w:top w:val="none" w:sz="0" w:space="0" w:color="auto"/>
        <w:left w:val="none" w:sz="0" w:space="0" w:color="auto"/>
        <w:bottom w:val="none" w:sz="0" w:space="0" w:color="auto"/>
        <w:right w:val="none" w:sz="0" w:space="0" w:color="auto"/>
      </w:divBdr>
    </w:div>
    <w:div w:id="1483350914">
      <w:bodyDiv w:val="1"/>
      <w:marLeft w:val="0"/>
      <w:marRight w:val="0"/>
      <w:marTop w:val="0"/>
      <w:marBottom w:val="0"/>
      <w:divBdr>
        <w:top w:val="none" w:sz="0" w:space="0" w:color="auto"/>
        <w:left w:val="none" w:sz="0" w:space="0" w:color="auto"/>
        <w:bottom w:val="none" w:sz="0" w:space="0" w:color="auto"/>
        <w:right w:val="none" w:sz="0" w:space="0" w:color="auto"/>
      </w:divBdr>
      <w:divsChild>
        <w:div w:id="78988605">
          <w:marLeft w:val="0"/>
          <w:marRight w:val="0"/>
          <w:marTop w:val="0"/>
          <w:marBottom w:val="0"/>
          <w:divBdr>
            <w:top w:val="none" w:sz="0" w:space="0" w:color="auto"/>
            <w:left w:val="none" w:sz="0" w:space="0" w:color="auto"/>
            <w:bottom w:val="none" w:sz="0" w:space="0" w:color="auto"/>
            <w:right w:val="none" w:sz="0" w:space="0" w:color="auto"/>
          </w:divBdr>
          <w:divsChild>
            <w:div w:id="126318827">
              <w:marLeft w:val="0"/>
              <w:marRight w:val="0"/>
              <w:marTop w:val="0"/>
              <w:marBottom w:val="0"/>
              <w:divBdr>
                <w:top w:val="none" w:sz="0" w:space="0" w:color="auto"/>
                <w:left w:val="none" w:sz="0" w:space="0" w:color="auto"/>
                <w:bottom w:val="none" w:sz="0" w:space="0" w:color="auto"/>
                <w:right w:val="none" w:sz="0" w:space="0" w:color="auto"/>
              </w:divBdr>
            </w:div>
            <w:div w:id="777022265">
              <w:marLeft w:val="0"/>
              <w:marRight w:val="0"/>
              <w:marTop w:val="0"/>
              <w:marBottom w:val="0"/>
              <w:divBdr>
                <w:top w:val="none" w:sz="0" w:space="0" w:color="auto"/>
                <w:left w:val="none" w:sz="0" w:space="0" w:color="auto"/>
                <w:bottom w:val="none" w:sz="0" w:space="0" w:color="auto"/>
                <w:right w:val="none" w:sz="0" w:space="0" w:color="auto"/>
              </w:divBdr>
            </w:div>
          </w:divsChild>
        </w:div>
        <w:div w:id="219825697">
          <w:marLeft w:val="0"/>
          <w:marRight w:val="0"/>
          <w:marTop w:val="0"/>
          <w:marBottom w:val="0"/>
          <w:divBdr>
            <w:top w:val="none" w:sz="0" w:space="0" w:color="auto"/>
            <w:left w:val="none" w:sz="0" w:space="0" w:color="auto"/>
            <w:bottom w:val="none" w:sz="0" w:space="0" w:color="auto"/>
            <w:right w:val="none" w:sz="0" w:space="0" w:color="auto"/>
          </w:divBdr>
          <w:divsChild>
            <w:div w:id="748576778">
              <w:marLeft w:val="0"/>
              <w:marRight w:val="0"/>
              <w:marTop w:val="0"/>
              <w:marBottom w:val="0"/>
              <w:divBdr>
                <w:top w:val="none" w:sz="0" w:space="0" w:color="auto"/>
                <w:left w:val="none" w:sz="0" w:space="0" w:color="auto"/>
                <w:bottom w:val="none" w:sz="0" w:space="0" w:color="auto"/>
                <w:right w:val="none" w:sz="0" w:space="0" w:color="auto"/>
              </w:divBdr>
            </w:div>
          </w:divsChild>
        </w:div>
        <w:div w:id="282419174">
          <w:marLeft w:val="0"/>
          <w:marRight w:val="0"/>
          <w:marTop w:val="0"/>
          <w:marBottom w:val="0"/>
          <w:divBdr>
            <w:top w:val="none" w:sz="0" w:space="0" w:color="auto"/>
            <w:left w:val="none" w:sz="0" w:space="0" w:color="auto"/>
            <w:bottom w:val="none" w:sz="0" w:space="0" w:color="auto"/>
            <w:right w:val="none" w:sz="0" w:space="0" w:color="auto"/>
          </w:divBdr>
          <w:divsChild>
            <w:div w:id="943221531">
              <w:marLeft w:val="0"/>
              <w:marRight w:val="0"/>
              <w:marTop w:val="0"/>
              <w:marBottom w:val="0"/>
              <w:divBdr>
                <w:top w:val="none" w:sz="0" w:space="0" w:color="auto"/>
                <w:left w:val="none" w:sz="0" w:space="0" w:color="auto"/>
                <w:bottom w:val="none" w:sz="0" w:space="0" w:color="auto"/>
                <w:right w:val="none" w:sz="0" w:space="0" w:color="auto"/>
              </w:divBdr>
            </w:div>
          </w:divsChild>
        </w:div>
        <w:div w:id="284890098">
          <w:marLeft w:val="0"/>
          <w:marRight w:val="0"/>
          <w:marTop w:val="0"/>
          <w:marBottom w:val="0"/>
          <w:divBdr>
            <w:top w:val="none" w:sz="0" w:space="0" w:color="auto"/>
            <w:left w:val="none" w:sz="0" w:space="0" w:color="auto"/>
            <w:bottom w:val="none" w:sz="0" w:space="0" w:color="auto"/>
            <w:right w:val="none" w:sz="0" w:space="0" w:color="auto"/>
          </w:divBdr>
          <w:divsChild>
            <w:div w:id="246227837">
              <w:marLeft w:val="0"/>
              <w:marRight w:val="0"/>
              <w:marTop w:val="0"/>
              <w:marBottom w:val="0"/>
              <w:divBdr>
                <w:top w:val="none" w:sz="0" w:space="0" w:color="auto"/>
                <w:left w:val="none" w:sz="0" w:space="0" w:color="auto"/>
                <w:bottom w:val="none" w:sz="0" w:space="0" w:color="auto"/>
                <w:right w:val="none" w:sz="0" w:space="0" w:color="auto"/>
              </w:divBdr>
            </w:div>
          </w:divsChild>
        </w:div>
        <w:div w:id="315114637">
          <w:marLeft w:val="0"/>
          <w:marRight w:val="0"/>
          <w:marTop w:val="0"/>
          <w:marBottom w:val="0"/>
          <w:divBdr>
            <w:top w:val="none" w:sz="0" w:space="0" w:color="auto"/>
            <w:left w:val="none" w:sz="0" w:space="0" w:color="auto"/>
            <w:bottom w:val="none" w:sz="0" w:space="0" w:color="auto"/>
            <w:right w:val="none" w:sz="0" w:space="0" w:color="auto"/>
          </w:divBdr>
          <w:divsChild>
            <w:div w:id="1285963063">
              <w:marLeft w:val="0"/>
              <w:marRight w:val="0"/>
              <w:marTop w:val="0"/>
              <w:marBottom w:val="0"/>
              <w:divBdr>
                <w:top w:val="none" w:sz="0" w:space="0" w:color="auto"/>
                <w:left w:val="none" w:sz="0" w:space="0" w:color="auto"/>
                <w:bottom w:val="none" w:sz="0" w:space="0" w:color="auto"/>
                <w:right w:val="none" w:sz="0" w:space="0" w:color="auto"/>
              </w:divBdr>
            </w:div>
          </w:divsChild>
        </w:div>
        <w:div w:id="359745825">
          <w:marLeft w:val="0"/>
          <w:marRight w:val="0"/>
          <w:marTop w:val="0"/>
          <w:marBottom w:val="0"/>
          <w:divBdr>
            <w:top w:val="none" w:sz="0" w:space="0" w:color="auto"/>
            <w:left w:val="none" w:sz="0" w:space="0" w:color="auto"/>
            <w:bottom w:val="none" w:sz="0" w:space="0" w:color="auto"/>
            <w:right w:val="none" w:sz="0" w:space="0" w:color="auto"/>
          </w:divBdr>
          <w:divsChild>
            <w:div w:id="1036076151">
              <w:marLeft w:val="0"/>
              <w:marRight w:val="0"/>
              <w:marTop w:val="0"/>
              <w:marBottom w:val="0"/>
              <w:divBdr>
                <w:top w:val="none" w:sz="0" w:space="0" w:color="auto"/>
                <w:left w:val="none" w:sz="0" w:space="0" w:color="auto"/>
                <w:bottom w:val="none" w:sz="0" w:space="0" w:color="auto"/>
                <w:right w:val="none" w:sz="0" w:space="0" w:color="auto"/>
              </w:divBdr>
            </w:div>
          </w:divsChild>
        </w:div>
        <w:div w:id="414475661">
          <w:marLeft w:val="0"/>
          <w:marRight w:val="0"/>
          <w:marTop w:val="0"/>
          <w:marBottom w:val="0"/>
          <w:divBdr>
            <w:top w:val="none" w:sz="0" w:space="0" w:color="auto"/>
            <w:left w:val="none" w:sz="0" w:space="0" w:color="auto"/>
            <w:bottom w:val="none" w:sz="0" w:space="0" w:color="auto"/>
            <w:right w:val="none" w:sz="0" w:space="0" w:color="auto"/>
          </w:divBdr>
          <w:divsChild>
            <w:div w:id="207188043">
              <w:marLeft w:val="0"/>
              <w:marRight w:val="0"/>
              <w:marTop w:val="0"/>
              <w:marBottom w:val="0"/>
              <w:divBdr>
                <w:top w:val="none" w:sz="0" w:space="0" w:color="auto"/>
                <w:left w:val="none" w:sz="0" w:space="0" w:color="auto"/>
                <w:bottom w:val="none" w:sz="0" w:space="0" w:color="auto"/>
                <w:right w:val="none" w:sz="0" w:space="0" w:color="auto"/>
              </w:divBdr>
            </w:div>
          </w:divsChild>
        </w:div>
        <w:div w:id="490413147">
          <w:marLeft w:val="0"/>
          <w:marRight w:val="0"/>
          <w:marTop w:val="0"/>
          <w:marBottom w:val="0"/>
          <w:divBdr>
            <w:top w:val="none" w:sz="0" w:space="0" w:color="auto"/>
            <w:left w:val="none" w:sz="0" w:space="0" w:color="auto"/>
            <w:bottom w:val="none" w:sz="0" w:space="0" w:color="auto"/>
            <w:right w:val="none" w:sz="0" w:space="0" w:color="auto"/>
          </w:divBdr>
          <w:divsChild>
            <w:div w:id="1786777652">
              <w:marLeft w:val="0"/>
              <w:marRight w:val="0"/>
              <w:marTop w:val="0"/>
              <w:marBottom w:val="0"/>
              <w:divBdr>
                <w:top w:val="none" w:sz="0" w:space="0" w:color="auto"/>
                <w:left w:val="none" w:sz="0" w:space="0" w:color="auto"/>
                <w:bottom w:val="none" w:sz="0" w:space="0" w:color="auto"/>
                <w:right w:val="none" w:sz="0" w:space="0" w:color="auto"/>
              </w:divBdr>
            </w:div>
          </w:divsChild>
        </w:div>
        <w:div w:id="672756935">
          <w:marLeft w:val="0"/>
          <w:marRight w:val="0"/>
          <w:marTop w:val="0"/>
          <w:marBottom w:val="0"/>
          <w:divBdr>
            <w:top w:val="none" w:sz="0" w:space="0" w:color="auto"/>
            <w:left w:val="none" w:sz="0" w:space="0" w:color="auto"/>
            <w:bottom w:val="none" w:sz="0" w:space="0" w:color="auto"/>
            <w:right w:val="none" w:sz="0" w:space="0" w:color="auto"/>
          </w:divBdr>
          <w:divsChild>
            <w:div w:id="1643076585">
              <w:marLeft w:val="0"/>
              <w:marRight w:val="0"/>
              <w:marTop w:val="0"/>
              <w:marBottom w:val="0"/>
              <w:divBdr>
                <w:top w:val="none" w:sz="0" w:space="0" w:color="auto"/>
                <w:left w:val="none" w:sz="0" w:space="0" w:color="auto"/>
                <w:bottom w:val="none" w:sz="0" w:space="0" w:color="auto"/>
                <w:right w:val="none" w:sz="0" w:space="0" w:color="auto"/>
              </w:divBdr>
            </w:div>
          </w:divsChild>
        </w:div>
        <w:div w:id="719091217">
          <w:marLeft w:val="0"/>
          <w:marRight w:val="0"/>
          <w:marTop w:val="0"/>
          <w:marBottom w:val="0"/>
          <w:divBdr>
            <w:top w:val="none" w:sz="0" w:space="0" w:color="auto"/>
            <w:left w:val="none" w:sz="0" w:space="0" w:color="auto"/>
            <w:bottom w:val="none" w:sz="0" w:space="0" w:color="auto"/>
            <w:right w:val="none" w:sz="0" w:space="0" w:color="auto"/>
          </w:divBdr>
          <w:divsChild>
            <w:div w:id="1349598971">
              <w:marLeft w:val="0"/>
              <w:marRight w:val="0"/>
              <w:marTop w:val="0"/>
              <w:marBottom w:val="0"/>
              <w:divBdr>
                <w:top w:val="none" w:sz="0" w:space="0" w:color="auto"/>
                <w:left w:val="none" w:sz="0" w:space="0" w:color="auto"/>
                <w:bottom w:val="none" w:sz="0" w:space="0" w:color="auto"/>
                <w:right w:val="none" w:sz="0" w:space="0" w:color="auto"/>
              </w:divBdr>
            </w:div>
          </w:divsChild>
        </w:div>
        <w:div w:id="806892220">
          <w:marLeft w:val="0"/>
          <w:marRight w:val="0"/>
          <w:marTop w:val="0"/>
          <w:marBottom w:val="0"/>
          <w:divBdr>
            <w:top w:val="none" w:sz="0" w:space="0" w:color="auto"/>
            <w:left w:val="none" w:sz="0" w:space="0" w:color="auto"/>
            <w:bottom w:val="none" w:sz="0" w:space="0" w:color="auto"/>
            <w:right w:val="none" w:sz="0" w:space="0" w:color="auto"/>
          </w:divBdr>
          <w:divsChild>
            <w:div w:id="629014629">
              <w:marLeft w:val="0"/>
              <w:marRight w:val="0"/>
              <w:marTop w:val="0"/>
              <w:marBottom w:val="0"/>
              <w:divBdr>
                <w:top w:val="none" w:sz="0" w:space="0" w:color="auto"/>
                <w:left w:val="none" w:sz="0" w:space="0" w:color="auto"/>
                <w:bottom w:val="none" w:sz="0" w:space="0" w:color="auto"/>
                <w:right w:val="none" w:sz="0" w:space="0" w:color="auto"/>
              </w:divBdr>
            </w:div>
          </w:divsChild>
        </w:div>
        <w:div w:id="935286712">
          <w:marLeft w:val="0"/>
          <w:marRight w:val="0"/>
          <w:marTop w:val="0"/>
          <w:marBottom w:val="0"/>
          <w:divBdr>
            <w:top w:val="none" w:sz="0" w:space="0" w:color="auto"/>
            <w:left w:val="none" w:sz="0" w:space="0" w:color="auto"/>
            <w:bottom w:val="none" w:sz="0" w:space="0" w:color="auto"/>
            <w:right w:val="none" w:sz="0" w:space="0" w:color="auto"/>
          </w:divBdr>
          <w:divsChild>
            <w:div w:id="356665577">
              <w:marLeft w:val="0"/>
              <w:marRight w:val="0"/>
              <w:marTop w:val="0"/>
              <w:marBottom w:val="0"/>
              <w:divBdr>
                <w:top w:val="none" w:sz="0" w:space="0" w:color="auto"/>
                <w:left w:val="none" w:sz="0" w:space="0" w:color="auto"/>
                <w:bottom w:val="none" w:sz="0" w:space="0" w:color="auto"/>
                <w:right w:val="none" w:sz="0" w:space="0" w:color="auto"/>
              </w:divBdr>
            </w:div>
          </w:divsChild>
        </w:div>
        <w:div w:id="981926009">
          <w:marLeft w:val="0"/>
          <w:marRight w:val="0"/>
          <w:marTop w:val="0"/>
          <w:marBottom w:val="0"/>
          <w:divBdr>
            <w:top w:val="none" w:sz="0" w:space="0" w:color="auto"/>
            <w:left w:val="none" w:sz="0" w:space="0" w:color="auto"/>
            <w:bottom w:val="none" w:sz="0" w:space="0" w:color="auto"/>
            <w:right w:val="none" w:sz="0" w:space="0" w:color="auto"/>
          </w:divBdr>
          <w:divsChild>
            <w:div w:id="925767209">
              <w:marLeft w:val="0"/>
              <w:marRight w:val="0"/>
              <w:marTop w:val="0"/>
              <w:marBottom w:val="0"/>
              <w:divBdr>
                <w:top w:val="none" w:sz="0" w:space="0" w:color="auto"/>
                <w:left w:val="none" w:sz="0" w:space="0" w:color="auto"/>
                <w:bottom w:val="none" w:sz="0" w:space="0" w:color="auto"/>
                <w:right w:val="none" w:sz="0" w:space="0" w:color="auto"/>
              </w:divBdr>
            </w:div>
          </w:divsChild>
        </w:div>
        <w:div w:id="999306085">
          <w:marLeft w:val="0"/>
          <w:marRight w:val="0"/>
          <w:marTop w:val="0"/>
          <w:marBottom w:val="0"/>
          <w:divBdr>
            <w:top w:val="none" w:sz="0" w:space="0" w:color="auto"/>
            <w:left w:val="none" w:sz="0" w:space="0" w:color="auto"/>
            <w:bottom w:val="none" w:sz="0" w:space="0" w:color="auto"/>
            <w:right w:val="none" w:sz="0" w:space="0" w:color="auto"/>
          </w:divBdr>
          <w:divsChild>
            <w:div w:id="640426958">
              <w:marLeft w:val="0"/>
              <w:marRight w:val="0"/>
              <w:marTop w:val="0"/>
              <w:marBottom w:val="0"/>
              <w:divBdr>
                <w:top w:val="none" w:sz="0" w:space="0" w:color="auto"/>
                <w:left w:val="none" w:sz="0" w:space="0" w:color="auto"/>
                <w:bottom w:val="none" w:sz="0" w:space="0" w:color="auto"/>
                <w:right w:val="none" w:sz="0" w:space="0" w:color="auto"/>
              </w:divBdr>
            </w:div>
          </w:divsChild>
        </w:div>
        <w:div w:id="1059670657">
          <w:marLeft w:val="0"/>
          <w:marRight w:val="0"/>
          <w:marTop w:val="0"/>
          <w:marBottom w:val="0"/>
          <w:divBdr>
            <w:top w:val="none" w:sz="0" w:space="0" w:color="auto"/>
            <w:left w:val="none" w:sz="0" w:space="0" w:color="auto"/>
            <w:bottom w:val="none" w:sz="0" w:space="0" w:color="auto"/>
            <w:right w:val="none" w:sz="0" w:space="0" w:color="auto"/>
          </w:divBdr>
          <w:divsChild>
            <w:div w:id="587807129">
              <w:marLeft w:val="0"/>
              <w:marRight w:val="0"/>
              <w:marTop w:val="0"/>
              <w:marBottom w:val="0"/>
              <w:divBdr>
                <w:top w:val="none" w:sz="0" w:space="0" w:color="auto"/>
                <w:left w:val="none" w:sz="0" w:space="0" w:color="auto"/>
                <w:bottom w:val="none" w:sz="0" w:space="0" w:color="auto"/>
                <w:right w:val="none" w:sz="0" w:space="0" w:color="auto"/>
              </w:divBdr>
            </w:div>
          </w:divsChild>
        </w:div>
        <w:div w:id="1331058414">
          <w:marLeft w:val="0"/>
          <w:marRight w:val="0"/>
          <w:marTop w:val="0"/>
          <w:marBottom w:val="0"/>
          <w:divBdr>
            <w:top w:val="none" w:sz="0" w:space="0" w:color="auto"/>
            <w:left w:val="none" w:sz="0" w:space="0" w:color="auto"/>
            <w:bottom w:val="none" w:sz="0" w:space="0" w:color="auto"/>
            <w:right w:val="none" w:sz="0" w:space="0" w:color="auto"/>
          </w:divBdr>
          <w:divsChild>
            <w:div w:id="1904639330">
              <w:marLeft w:val="0"/>
              <w:marRight w:val="0"/>
              <w:marTop w:val="0"/>
              <w:marBottom w:val="0"/>
              <w:divBdr>
                <w:top w:val="none" w:sz="0" w:space="0" w:color="auto"/>
                <w:left w:val="none" w:sz="0" w:space="0" w:color="auto"/>
                <w:bottom w:val="none" w:sz="0" w:space="0" w:color="auto"/>
                <w:right w:val="none" w:sz="0" w:space="0" w:color="auto"/>
              </w:divBdr>
            </w:div>
          </w:divsChild>
        </w:div>
        <w:div w:id="1337266898">
          <w:marLeft w:val="0"/>
          <w:marRight w:val="0"/>
          <w:marTop w:val="0"/>
          <w:marBottom w:val="0"/>
          <w:divBdr>
            <w:top w:val="none" w:sz="0" w:space="0" w:color="auto"/>
            <w:left w:val="none" w:sz="0" w:space="0" w:color="auto"/>
            <w:bottom w:val="none" w:sz="0" w:space="0" w:color="auto"/>
            <w:right w:val="none" w:sz="0" w:space="0" w:color="auto"/>
          </w:divBdr>
          <w:divsChild>
            <w:div w:id="1112939307">
              <w:marLeft w:val="0"/>
              <w:marRight w:val="0"/>
              <w:marTop w:val="0"/>
              <w:marBottom w:val="0"/>
              <w:divBdr>
                <w:top w:val="none" w:sz="0" w:space="0" w:color="auto"/>
                <w:left w:val="none" w:sz="0" w:space="0" w:color="auto"/>
                <w:bottom w:val="none" w:sz="0" w:space="0" w:color="auto"/>
                <w:right w:val="none" w:sz="0" w:space="0" w:color="auto"/>
              </w:divBdr>
            </w:div>
          </w:divsChild>
        </w:div>
        <w:div w:id="1535196382">
          <w:marLeft w:val="0"/>
          <w:marRight w:val="0"/>
          <w:marTop w:val="0"/>
          <w:marBottom w:val="0"/>
          <w:divBdr>
            <w:top w:val="none" w:sz="0" w:space="0" w:color="auto"/>
            <w:left w:val="none" w:sz="0" w:space="0" w:color="auto"/>
            <w:bottom w:val="none" w:sz="0" w:space="0" w:color="auto"/>
            <w:right w:val="none" w:sz="0" w:space="0" w:color="auto"/>
          </w:divBdr>
          <w:divsChild>
            <w:div w:id="1968730723">
              <w:marLeft w:val="0"/>
              <w:marRight w:val="0"/>
              <w:marTop w:val="0"/>
              <w:marBottom w:val="0"/>
              <w:divBdr>
                <w:top w:val="none" w:sz="0" w:space="0" w:color="auto"/>
                <w:left w:val="none" w:sz="0" w:space="0" w:color="auto"/>
                <w:bottom w:val="none" w:sz="0" w:space="0" w:color="auto"/>
                <w:right w:val="none" w:sz="0" w:space="0" w:color="auto"/>
              </w:divBdr>
            </w:div>
          </w:divsChild>
        </w:div>
        <w:div w:id="1713532253">
          <w:marLeft w:val="0"/>
          <w:marRight w:val="0"/>
          <w:marTop w:val="0"/>
          <w:marBottom w:val="0"/>
          <w:divBdr>
            <w:top w:val="none" w:sz="0" w:space="0" w:color="auto"/>
            <w:left w:val="none" w:sz="0" w:space="0" w:color="auto"/>
            <w:bottom w:val="none" w:sz="0" w:space="0" w:color="auto"/>
            <w:right w:val="none" w:sz="0" w:space="0" w:color="auto"/>
          </w:divBdr>
          <w:divsChild>
            <w:div w:id="1719209761">
              <w:marLeft w:val="0"/>
              <w:marRight w:val="0"/>
              <w:marTop w:val="0"/>
              <w:marBottom w:val="0"/>
              <w:divBdr>
                <w:top w:val="none" w:sz="0" w:space="0" w:color="auto"/>
                <w:left w:val="none" w:sz="0" w:space="0" w:color="auto"/>
                <w:bottom w:val="none" w:sz="0" w:space="0" w:color="auto"/>
                <w:right w:val="none" w:sz="0" w:space="0" w:color="auto"/>
              </w:divBdr>
            </w:div>
          </w:divsChild>
        </w:div>
        <w:div w:id="1900629380">
          <w:marLeft w:val="0"/>
          <w:marRight w:val="0"/>
          <w:marTop w:val="0"/>
          <w:marBottom w:val="0"/>
          <w:divBdr>
            <w:top w:val="none" w:sz="0" w:space="0" w:color="auto"/>
            <w:left w:val="none" w:sz="0" w:space="0" w:color="auto"/>
            <w:bottom w:val="none" w:sz="0" w:space="0" w:color="auto"/>
            <w:right w:val="none" w:sz="0" w:space="0" w:color="auto"/>
          </w:divBdr>
          <w:divsChild>
            <w:div w:id="18335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82259">
      <w:bodyDiv w:val="1"/>
      <w:marLeft w:val="0"/>
      <w:marRight w:val="0"/>
      <w:marTop w:val="0"/>
      <w:marBottom w:val="0"/>
      <w:divBdr>
        <w:top w:val="none" w:sz="0" w:space="0" w:color="auto"/>
        <w:left w:val="none" w:sz="0" w:space="0" w:color="auto"/>
        <w:bottom w:val="none" w:sz="0" w:space="0" w:color="auto"/>
        <w:right w:val="none" w:sz="0" w:space="0" w:color="auto"/>
      </w:divBdr>
    </w:div>
    <w:div w:id="1535924600">
      <w:bodyDiv w:val="1"/>
      <w:marLeft w:val="0"/>
      <w:marRight w:val="0"/>
      <w:marTop w:val="0"/>
      <w:marBottom w:val="0"/>
      <w:divBdr>
        <w:top w:val="none" w:sz="0" w:space="0" w:color="auto"/>
        <w:left w:val="none" w:sz="0" w:space="0" w:color="auto"/>
        <w:bottom w:val="none" w:sz="0" w:space="0" w:color="auto"/>
        <w:right w:val="none" w:sz="0" w:space="0" w:color="auto"/>
      </w:divBdr>
    </w:div>
    <w:div w:id="1541819527">
      <w:bodyDiv w:val="1"/>
      <w:marLeft w:val="0"/>
      <w:marRight w:val="0"/>
      <w:marTop w:val="0"/>
      <w:marBottom w:val="0"/>
      <w:divBdr>
        <w:top w:val="none" w:sz="0" w:space="0" w:color="auto"/>
        <w:left w:val="none" w:sz="0" w:space="0" w:color="auto"/>
        <w:bottom w:val="none" w:sz="0" w:space="0" w:color="auto"/>
        <w:right w:val="none" w:sz="0" w:space="0" w:color="auto"/>
      </w:divBdr>
    </w:div>
    <w:div w:id="1570075308">
      <w:bodyDiv w:val="1"/>
      <w:marLeft w:val="0"/>
      <w:marRight w:val="0"/>
      <w:marTop w:val="0"/>
      <w:marBottom w:val="0"/>
      <w:divBdr>
        <w:top w:val="none" w:sz="0" w:space="0" w:color="auto"/>
        <w:left w:val="none" w:sz="0" w:space="0" w:color="auto"/>
        <w:bottom w:val="none" w:sz="0" w:space="0" w:color="auto"/>
        <w:right w:val="none" w:sz="0" w:space="0" w:color="auto"/>
      </w:divBdr>
    </w:div>
    <w:div w:id="1588684922">
      <w:bodyDiv w:val="1"/>
      <w:marLeft w:val="0"/>
      <w:marRight w:val="0"/>
      <w:marTop w:val="0"/>
      <w:marBottom w:val="0"/>
      <w:divBdr>
        <w:top w:val="none" w:sz="0" w:space="0" w:color="auto"/>
        <w:left w:val="none" w:sz="0" w:space="0" w:color="auto"/>
        <w:bottom w:val="none" w:sz="0" w:space="0" w:color="auto"/>
        <w:right w:val="none" w:sz="0" w:space="0" w:color="auto"/>
      </w:divBdr>
    </w:div>
    <w:div w:id="1597446385">
      <w:bodyDiv w:val="1"/>
      <w:marLeft w:val="0"/>
      <w:marRight w:val="0"/>
      <w:marTop w:val="0"/>
      <w:marBottom w:val="0"/>
      <w:divBdr>
        <w:top w:val="none" w:sz="0" w:space="0" w:color="auto"/>
        <w:left w:val="none" w:sz="0" w:space="0" w:color="auto"/>
        <w:bottom w:val="none" w:sz="0" w:space="0" w:color="auto"/>
        <w:right w:val="none" w:sz="0" w:space="0" w:color="auto"/>
      </w:divBdr>
      <w:divsChild>
        <w:div w:id="1368917790">
          <w:marLeft w:val="0"/>
          <w:marRight w:val="0"/>
          <w:marTop w:val="0"/>
          <w:marBottom w:val="0"/>
          <w:divBdr>
            <w:top w:val="none" w:sz="0" w:space="0" w:color="auto"/>
            <w:left w:val="none" w:sz="0" w:space="0" w:color="auto"/>
            <w:bottom w:val="none" w:sz="0" w:space="0" w:color="auto"/>
            <w:right w:val="none" w:sz="0" w:space="0" w:color="auto"/>
          </w:divBdr>
          <w:divsChild>
            <w:div w:id="86252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4781">
      <w:bodyDiv w:val="1"/>
      <w:marLeft w:val="0"/>
      <w:marRight w:val="0"/>
      <w:marTop w:val="0"/>
      <w:marBottom w:val="0"/>
      <w:divBdr>
        <w:top w:val="none" w:sz="0" w:space="0" w:color="auto"/>
        <w:left w:val="none" w:sz="0" w:space="0" w:color="auto"/>
        <w:bottom w:val="none" w:sz="0" w:space="0" w:color="auto"/>
        <w:right w:val="none" w:sz="0" w:space="0" w:color="auto"/>
      </w:divBdr>
      <w:divsChild>
        <w:div w:id="448472839">
          <w:marLeft w:val="0"/>
          <w:marRight w:val="0"/>
          <w:marTop w:val="0"/>
          <w:marBottom w:val="0"/>
          <w:divBdr>
            <w:top w:val="none" w:sz="0" w:space="0" w:color="auto"/>
            <w:left w:val="none" w:sz="0" w:space="0" w:color="auto"/>
            <w:bottom w:val="none" w:sz="0" w:space="0" w:color="auto"/>
            <w:right w:val="none" w:sz="0" w:space="0" w:color="auto"/>
          </w:divBdr>
        </w:div>
        <w:div w:id="452214941">
          <w:marLeft w:val="0"/>
          <w:marRight w:val="0"/>
          <w:marTop w:val="0"/>
          <w:marBottom w:val="0"/>
          <w:divBdr>
            <w:top w:val="none" w:sz="0" w:space="0" w:color="auto"/>
            <w:left w:val="none" w:sz="0" w:space="0" w:color="auto"/>
            <w:bottom w:val="none" w:sz="0" w:space="0" w:color="auto"/>
            <w:right w:val="none" w:sz="0" w:space="0" w:color="auto"/>
          </w:divBdr>
        </w:div>
        <w:div w:id="889152524">
          <w:marLeft w:val="0"/>
          <w:marRight w:val="0"/>
          <w:marTop w:val="0"/>
          <w:marBottom w:val="0"/>
          <w:divBdr>
            <w:top w:val="none" w:sz="0" w:space="0" w:color="auto"/>
            <w:left w:val="none" w:sz="0" w:space="0" w:color="auto"/>
            <w:bottom w:val="none" w:sz="0" w:space="0" w:color="auto"/>
            <w:right w:val="none" w:sz="0" w:space="0" w:color="auto"/>
          </w:divBdr>
          <w:divsChild>
            <w:div w:id="9919200">
              <w:marLeft w:val="0"/>
              <w:marRight w:val="0"/>
              <w:marTop w:val="0"/>
              <w:marBottom w:val="0"/>
              <w:divBdr>
                <w:top w:val="none" w:sz="0" w:space="0" w:color="auto"/>
                <w:left w:val="none" w:sz="0" w:space="0" w:color="auto"/>
                <w:bottom w:val="none" w:sz="0" w:space="0" w:color="auto"/>
                <w:right w:val="none" w:sz="0" w:space="0" w:color="auto"/>
              </w:divBdr>
            </w:div>
            <w:div w:id="114712582">
              <w:marLeft w:val="0"/>
              <w:marRight w:val="0"/>
              <w:marTop w:val="0"/>
              <w:marBottom w:val="0"/>
              <w:divBdr>
                <w:top w:val="none" w:sz="0" w:space="0" w:color="auto"/>
                <w:left w:val="none" w:sz="0" w:space="0" w:color="auto"/>
                <w:bottom w:val="none" w:sz="0" w:space="0" w:color="auto"/>
                <w:right w:val="none" w:sz="0" w:space="0" w:color="auto"/>
              </w:divBdr>
            </w:div>
            <w:div w:id="128941781">
              <w:marLeft w:val="0"/>
              <w:marRight w:val="0"/>
              <w:marTop w:val="0"/>
              <w:marBottom w:val="0"/>
              <w:divBdr>
                <w:top w:val="none" w:sz="0" w:space="0" w:color="auto"/>
                <w:left w:val="none" w:sz="0" w:space="0" w:color="auto"/>
                <w:bottom w:val="none" w:sz="0" w:space="0" w:color="auto"/>
                <w:right w:val="none" w:sz="0" w:space="0" w:color="auto"/>
              </w:divBdr>
            </w:div>
            <w:div w:id="211309910">
              <w:marLeft w:val="0"/>
              <w:marRight w:val="0"/>
              <w:marTop w:val="0"/>
              <w:marBottom w:val="0"/>
              <w:divBdr>
                <w:top w:val="none" w:sz="0" w:space="0" w:color="auto"/>
                <w:left w:val="none" w:sz="0" w:space="0" w:color="auto"/>
                <w:bottom w:val="none" w:sz="0" w:space="0" w:color="auto"/>
                <w:right w:val="none" w:sz="0" w:space="0" w:color="auto"/>
              </w:divBdr>
            </w:div>
            <w:div w:id="432824907">
              <w:marLeft w:val="0"/>
              <w:marRight w:val="0"/>
              <w:marTop w:val="0"/>
              <w:marBottom w:val="0"/>
              <w:divBdr>
                <w:top w:val="none" w:sz="0" w:space="0" w:color="auto"/>
                <w:left w:val="none" w:sz="0" w:space="0" w:color="auto"/>
                <w:bottom w:val="none" w:sz="0" w:space="0" w:color="auto"/>
                <w:right w:val="none" w:sz="0" w:space="0" w:color="auto"/>
              </w:divBdr>
            </w:div>
            <w:div w:id="572082563">
              <w:marLeft w:val="0"/>
              <w:marRight w:val="0"/>
              <w:marTop w:val="0"/>
              <w:marBottom w:val="0"/>
              <w:divBdr>
                <w:top w:val="none" w:sz="0" w:space="0" w:color="auto"/>
                <w:left w:val="none" w:sz="0" w:space="0" w:color="auto"/>
                <w:bottom w:val="none" w:sz="0" w:space="0" w:color="auto"/>
                <w:right w:val="none" w:sz="0" w:space="0" w:color="auto"/>
              </w:divBdr>
            </w:div>
            <w:div w:id="668213403">
              <w:marLeft w:val="0"/>
              <w:marRight w:val="0"/>
              <w:marTop w:val="0"/>
              <w:marBottom w:val="0"/>
              <w:divBdr>
                <w:top w:val="none" w:sz="0" w:space="0" w:color="auto"/>
                <w:left w:val="none" w:sz="0" w:space="0" w:color="auto"/>
                <w:bottom w:val="none" w:sz="0" w:space="0" w:color="auto"/>
                <w:right w:val="none" w:sz="0" w:space="0" w:color="auto"/>
              </w:divBdr>
            </w:div>
            <w:div w:id="740566099">
              <w:marLeft w:val="0"/>
              <w:marRight w:val="0"/>
              <w:marTop w:val="0"/>
              <w:marBottom w:val="0"/>
              <w:divBdr>
                <w:top w:val="none" w:sz="0" w:space="0" w:color="auto"/>
                <w:left w:val="none" w:sz="0" w:space="0" w:color="auto"/>
                <w:bottom w:val="none" w:sz="0" w:space="0" w:color="auto"/>
                <w:right w:val="none" w:sz="0" w:space="0" w:color="auto"/>
              </w:divBdr>
            </w:div>
            <w:div w:id="864758600">
              <w:marLeft w:val="0"/>
              <w:marRight w:val="0"/>
              <w:marTop w:val="0"/>
              <w:marBottom w:val="0"/>
              <w:divBdr>
                <w:top w:val="none" w:sz="0" w:space="0" w:color="auto"/>
                <w:left w:val="none" w:sz="0" w:space="0" w:color="auto"/>
                <w:bottom w:val="none" w:sz="0" w:space="0" w:color="auto"/>
                <w:right w:val="none" w:sz="0" w:space="0" w:color="auto"/>
              </w:divBdr>
            </w:div>
            <w:div w:id="1128010157">
              <w:marLeft w:val="0"/>
              <w:marRight w:val="0"/>
              <w:marTop w:val="0"/>
              <w:marBottom w:val="0"/>
              <w:divBdr>
                <w:top w:val="none" w:sz="0" w:space="0" w:color="auto"/>
                <w:left w:val="none" w:sz="0" w:space="0" w:color="auto"/>
                <w:bottom w:val="none" w:sz="0" w:space="0" w:color="auto"/>
                <w:right w:val="none" w:sz="0" w:space="0" w:color="auto"/>
              </w:divBdr>
            </w:div>
            <w:div w:id="1150364573">
              <w:marLeft w:val="0"/>
              <w:marRight w:val="0"/>
              <w:marTop w:val="0"/>
              <w:marBottom w:val="0"/>
              <w:divBdr>
                <w:top w:val="none" w:sz="0" w:space="0" w:color="auto"/>
                <w:left w:val="none" w:sz="0" w:space="0" w:color="auto"/>
                <w:bottom w:val="none" w:sz="0" w:space="0" w:color="auto"/>
                <w:right w:val="none" w:sz="0" w:space="0" w:color="auto"/>
              </w:divBdr>
            </w:div>
            <w:div w:id="1327518074">
              <w:marLeft w:val="0"/>
              <w:marRight w:val="0"/>
              <w:marTop w:val="0"/>
              <w:marBottom w:val="0"/>
              <w:divBdr>
                <w:top w:val="none" w:sz="0" w:space="0" w:color="auto"/>
                <w:left w:val="none" w:sz="0" w:space="0" w:color="auto"/>
                <w:bottom w:val="none" w:sz="0" w:space="0" w:color="auto"/>
                <w:right w:val="none" w:sz="0" w:space="0" w:color="auto"/>
              </w:divBdr>
            </w:div>
            <w:div w:id="1345740394">
              <w:marLeft w:val="0"/>
              <w:marRight w:val="0"/>
              <w:marTop w:val="0"/>
              <w:marBottom w:val="0"/>
              <w:divBdr>
                <w:top w:val="none" w:sz="0" w:space="0" w:color="auto"/>
                <w:left w:val="none" w:sz="0" w:space="0" w:color="auto"/>
                <w:bottom w:val="none" w:sz="0" w:space="0" w:color="auto"/>
                <w:right w:val="none" w:sz="0" w:space="0" w:color="auto"/>
              </w:divBdr>
            </w:div>
            <w:div w:id="1395620237">
              <w:marLeft w:val="0"/>
              <w:marRight w:val="0"/>
              <w:marTop w:val="0"/>
              <w:marBottom w:val="0"/>
              <w:divBdr>
                <w:top w:val="none" w:sz="0" w:space="0" w:color="auto"/>
                <w:left w:val="none" w:sz="0" w:space="0" w:color="auto"/>
                <w:bottom w:val="none" w:sz="0" w:space="0" w:color="auto"/>
                <w:right w:val="none" w:sz="0" w:space="0" w:color="auto"/>
              </w:divBdr>
            </w:div>
            <w:div w:id="1457212584">
              <w:marLeft w:val="0"/>
              <w:marRight w:val="0"/>
              <w:marTop w:val="0"/>
              <w:marBottom w:val="0"/>
              <w:divBdr>
                <w:top w:val="none" w:sz="0" w:space="0" w:color="auto"/>
                <w:left w:val="none" w:sz="0" w:space="0" w:color="auto"/>
                <w:bottom w:val="none" w:sz="0" w:space="0" w:color="auto"/>
                <w:right w:val="none" w:sz="0" w:space="0" w:color="auto"/>
              </w:divBdr>
            </w:div>
            <w:div w:id="1585606558">
              <w:marLeft w:val="0"/>
              <w:marRight w:val="0"/>
              <w:marTop w:val="0"/>
              <w:marBottom w:val="0"/>
              <w:divBdr>
                <w:top w:val="none" w:sz="0" w:space="0" w:color="auto"/>
                <w:left w:val="none" w:sz="0" w:space="0" w:color="auto"/>
                <w:bottom w:val="none" w:sz="0" w:space="0" w:color="auto"/>
                <w:right w:val="none" w:sz="0" w:space="0" w:color="auto"/>
              </w:divBdr>
            </w:div>
            <w:div w:id="1616323585">
              <w:marLeft w:val="0"/>
              <w:marRight w:val="0"/>
              <w:marTop w:val="0"/>
              <w:marBottom w:val="0"/>
              <w:divBdr>
                <w:top w:val="none" w:sz="0" w:space="0" w:color="auto"/>
                <w:left w:val="none" w:sz="0" w:space="0" w:color="auto"/>
                <w:bottom w:val="none" w:sz="0" w:space="0" w:color="auto"/>
                <w:right w:val="none" w:sz="0" w:space="0" w:color="auto"/>
              </w:divBdr>
            </w:div>
            <w:div w:id="1625892218">
              <w:marLeft w:val="0"/>
              <w:marRight w:val="0"/>
              <w:marTop w:val="0"/>
              <w:marBottom w:val="0"/>
              <w:divBdr>
                <w:top w:val="none" w:sz="0" w:space="0" w:color="auto"/>
                <w:left w:val="none" w:sz="0" w:space="0" w:color="auto"/>
                <w:bottom w:val="none" w:sz="0" w:space="0" w:color="auto"/>
                <w:right w:val="none" w:sz="0" w:space="0" w:color="auto"/>
              </w:divBdr>
            </w:div>
            <w:div w:id="1884907309">
              <w:marLeft w:val="0"/>
              <w:marRight w:val="0"/>
              <w:marTop w:val="0"/>
              <w:marBottom w:val="0"/>
              <w:divBdr>
                <w:top w:val="none" w:sz="0" w:space="0" w:color="auto"/>
                <w:left w:val="none" w:sz="0" w:space="0" w:color="auto"/>
                <w:bottom w:val="none" w:sz="0" w:space="0" w:color="auto"/>
                <w:right w:val="none" w:sz="0" w:space="0" w:color="auto"/>
              </w:divBdr>
            </w:div>
            <w:div w:id="1925802290">
              <w:marLeft w:val="0"/>
              <w:marRight w:val="0"/>
              <w:marTop w:val="0"/>
              <w:marBottom w:val="0"/>
              <w:divBdr>
                <w:top w:val="none" w:sz="0" w:space="0" w:color="auto"/>
                <w:left w:val="none" w:sz="0" w:space="0" w:color="auto"/>
                <w:bottom w:val="none" w:sz="0" w:space="0" w:color="auto"/>
                <w:right w:val="none" w:sz="0" w:space="0" w:color="auto"/>
              </w:divBdr>
            </w:div>
          </w:divsChild>
        </w:div>
        <w:div w:id="954285455">
          <w:marLeft w:val="0"/>
          <w:marRight w:val="0"/>
          <w:marTop w:val="0"/>
          <w:marBottom w:val="0"/>
          <w:divBdr>
            <w:top w:val="none" w:sz="0" w:space="0" w:color="auto"/>
            <w:left w:val="none" w:sz="0" w:space="0" w:color="auto"/>
            <w:bottom w:val="none" w:sz="0" w:space="0" w:color="auto"/>
            <w:right w:val="none" w:sz="0" w:space="0" w:color="auto"/>
          </w:divBdr>
        </w:div>
        <w:div w:id="976177627">
          <w:marLeft w:val="0"/>
          <w:marRight w:val="0"/>
          <w:marTop w:val="0"/>
          <w:marBottom w:val="0"/>
          <w:divBdr>
            <w:top w:val="none" w:sz="0" w:space="0" w:color="auto"/>
            <w:left w:val="none" w:sz="0" w:space="0" w:color="auto"/>
            <w:bottom w:val="none" w:sz="0" w:space="0" w:color="auto"/>
            <w:right w:val="none" w:sz="0" w:space="0" w:color="auto"/>
          </w:divBdr>
        </w:div>
        <w:div w:id="1393774605">
          <w:marLeft w:val="0"/>
          <w:marRight w:val="0"/>
          <w:marTop w:val="0"/>
          <w:marBottom w:val="0"/>
          <w:divBdr>
            <w:top w:val="none" w:sz="0" w:space="0" w:color="auto"/>
            <w:left w:val="none" w:sz="0" w:space="0" w:color="auto"/>
            <w:bottom w:val="none" w:sz="0" w:space="0" w:color="auto"/>
            <w:right w:val="none" w:sz="0" w:space="0" w:color="auto"/>
          </w:divBdr>
        </w:div>
        <w:div w:id="1651788803">
          <w:marLeft w:val="0"/>
          <w:marRight w:val="0"/>
          <w:marTop w:val="0"/>
          <w:marBottom w:val="0"/>
          <w:divBdr>
            <w:top w:val="none" w:sz="0" w:space="0" w:color="auto"/>
            <w:left w:val="none" w:sz="0" w:space="0" w:color="auto"/>
            <w:bottom w:val="none" w:sz="0" w:space="0" w:color="auto"/>
            <w:right w:val="none" w:sz="0" w:space="0" w:color="auto"/>
          </w:divBdr>
        </w:div>
      </w:divsChild>
    </w:div>
    <w:div w:id="1657958465">
      <w:bodyDiv w:val="1"/>
      <w:marLeft w:val="0"/>
      <w:marRight w:val="0"/>
      <w:marTop w:val="0"/>
      <w:marBottom w:val="0"/>
      <w:divBdr>
        <w:top w:val="none" w:sz="0" w:space="0" w:color="auto"/>
        <w:left w:val="none" w:sz="0" w:space="0" w:color="auto"/>
        <w:bottom w:val="none" w:sz="0" w:space="0" w:color="auto"/>
        <w:right w:val="none" w:sz="0" w:space="0" w:color="auto"/>
      </w:divBdr>
    </w:div>
    <w:div w:id="1679966170">
      <w:bodyDiv w:val="1"/>
      <w:marLeft w:val="0"/>
      <w:marRight w:val="0"/>
      <w:marTop w:val="0"/>
      <w:marBottom w:val="0"/>
      <w:divBdr>
        <w:top w:val="none" w:sz="0" w:space="0" w:color="auto"/>
        <w:left w:val="none" w:sz="0" w:space="0" w:color="auto"/>
        <w:bottom w:val="none" w:sz="0" w:space="0" w:color="auto"/>
        <w:right w:val="none" w:sz="0" w:space="0" w:color="auto"/>
      </w:divBdr>
    </w:div>
    <w:div w:id="1682970437">
      <w:bodyDiv w:val="1"/>
      <w:marLeft w:val="0"/>
      <w:marRight w:val="0"/>
      <w:marTop w:val="0"/>
      <w:marBottom w:val="0"/>
      <w:divBdr>
        <w:top w:val="none" w:sz="0" w:space="0" w:color="auto"/>
        <w:left w:val="none" w:sz="0" w:space="0" w:color="auto"/>
        <w:bottom w:val="none" w:sz="0" w:space="0" w:color="auto"/>
        <w:right w:val="none" w:sz="0" w:space="0" w:color="auto"/>
      </w:divBdr>
    </w:div>
    <w:div w:id="1691108551">
      <w:bodyDiv w:val="1"/>
      <w:marLeft w:val="0"/>
      <w:marRight w:val="0"/>
      <w:marTop w:val="0"/>
      <w:marBottom w:val="0"/>
      <w:divBdr>
        <w:top w:val="none" w:sz="0" w:space="0" w:color="auto"/>
        <w:left w:val="none" w:sz="0" w:space="0" w:color="auto"/>
        <w:bottom w:val="none" w:sz="0" w:space="0" w:color="auto"/>
        <w:right w:val="none" w:sz="0" w:space="0" w:color="auto"/>
      </w:divBdr>
    </w:div>
    <w:div w:id="1706364806">
      <w:bodyDiv w:val="1"/>
      <w:marLeft w:val="0"/>
      <w:marRight w:val="0"/>
      <w:marTop w:val="0"/>
      <w:marBottom w:val="0"/>
      <w:divBdr>
        <w:top w:val="none" w:sz="0" w:space="0" w:color="auto"/>
        <w:left w:val="none" w:sz="0" w:space="0" w:color="auto"/>
        <w:bottom w:val="none" w:sz="0" w:space="0" w:color="auto"/>
        <w:right w:val="none" w:sz="0" w:space="0" w:color="auto"/>
      </w:divBdr>
    </w:div>
    <w:div w:id="1797521762">
      <w:bodyDiv w:val="1"/>
      <w:marLeft w:val="0"/>
      <w:marRight w:val="0"/>
      <w:marTop w:val="0"/>
      <w:marBottom w:val="0"/>
      <w:divBdr>
        <w:top w:val="none" w:sz="0" w:space="0" w:color="auto"/>
        <w:left w:val="none" w:sz="0" w:space="0" w:color="auto"/>
        <w:bottom w:val="none" w:sz="0" w:space="0" w:color="auto"/>
        <w:right w:val="none" w:sz="0" w:space="0" w:color="auto"/>
      </w:divBdr>
    </w:div>
    <w:div w:id="1816754876">
      <w:bodyDiv w:val="1"/>
      <w:marLeft w:val="0"/>
      <w:marRight w:val="0"/>
      <w:marTop w:val="0"/>
      <w:marBottom w:val="0"/>
      <w:divBdr>
        <w:top w:val="none" w:sz="0" w:space="0" w:color="auto"/>
        <w:left w:val="none" w:sz="0" w:space="0" w:color="auto"/>
        <w:bottom w:val="none" w:sz="0" w:space="0" w:color="auto"/>
        <w:right w:val="none" w:sz="0" w:space="0" w:color="auto"/>
      </w:divBdr>
    </w:div>
    <w:div w:id="1823811066">
      <w:bodyDiv w:val="1"/>
      <w:marLeft w:val="0"/>
      <w:marRight w:val="0"/>
      <w:marTop w:val="0"/>
      <w:marBottom w:val="0"/>
      <w:divBdr>
        <w:top w:val="none" w:sz="0" w:space="0" w:color="auto"/>
        <w:left w:val="none" w:sz="0" w:space="0" w:color="auto"/>
        <w:bottom w:val="none" w:sz="0" w:space="0" w:color="auto"/>
        <w:right w:val="none" w:sz="0" w:space="0" w:color="auto"/>
      </w:divBdr>
    </w:div>
    <w:div w:id="1824539238">
      <w:bodyDiv w:val="1"/>
      <w:marLeft w:val="0"/>
      <w:marRight w:val="0"/>
      <w:marTop w:val="0"/>
      <w:marBottom w:val="0"/>
      <w:divBdr>
        <w:top w:val="none" w:sz="0" w:space="0" w:color="auto"/>
        <w:left w:val="none" w:sz="0" w:space="0" w:color="auto"/>
        <w:bottom w:val="none" w:sz="0" w:space="0" w:color="auto"/>
        <w:right w:val="none" w:sz="0" w:space="0" w:color="auto"/>
      </w:divBdr>
    </w:div>
    <w:div w:id="1828088958">
      <w:bodyDiv w:val="1"/>
      <w:marLeft w:val="0"/>
      <w:marRight w:val="0"/>
      <w:marTop w:val="0"/>
      <w:marBottom w:val="0"/>
      <w:divBdr>
        <w:top w:val="none" w:sz="0" w:space="0" w:color="auto"/>
        <w:left w:val="none" w:sz="0" w:space="0" w:color="auto"/>
        <w:bottom w:val="none" w:sz="0" w:space="0" w:color="auto"/>
        <w:right w:val="none" w:sz="0" w:space="0" w:color="auto"/>
      </w:divBdr>
    </w:div>
    <w:div w:id="1841238287">
      <w:bodyDiv w:val="1"/>
      <w:marLeft w:val="0"/>
      <w:marRight w:val="0"/>
      <w:marTop w:val="0"/>
      <w:marBottom w:val="0"/>
      <w:divBdr>
        <w:top w:val="none" w:sz="0" w:space="0" w:color="auto"/>
        <w:left w:val="none" w:sz="0" w:space="0" w:color="auto"/>
        <w:bottom w:val="none" w:sz="0" w:space="0" w:color="auto"/>
        <w:right w:val="none" w:sz="0" w:space="0" w:color="auto"/>
      </w:divBdr>
    </w:div>
    <w:div w:id="1844973170">
      <w:bodyDiv w:val="1"/>
      <w:marLeft w:val="0"/>
      <w:marRight w:val="0"/>
      <w:marTop w:val="0"/>
      <w:marBottom w:val="0"/>
      <w:divBdr>
        <w:top w:val="none" w:sz="0" w:space="0" w:color="auto"/>
        <w:left w:val="none" w:sz="0" w:space="0" w:color="auto"/>
        <w:bottom w:val="none" w:sz="0" w:space="0" w:color="auto"/>
        <w:right w:val="none" w:sz="0" w:space="0" w:color="auto"/>
      </w:divBdr>
    </w:div>
    <w:div w:id="1913734723">
      <w:bodyDiv w:val="1"/>
      <w:marLeft w:val="0"/>
      <w:marRight w:val="0"/>
      <w:marTop w:val="0"/>
      <w:marBottom w:val="0"/>
      <w:divBdr>
        <w:top w:val="none" w:sz="0" w:space="0" w:color="auto"/>
        <w:left w:val="none" w:sz="0" w:space="0" w:color="auto"/>
        <w:bottom w:val="none" w:sz="0" w:space="0" w:color="auto"/>
        <w:right w:val="none" w:sz="0" w:space="0" w:color="auto"/>
      </w:divBdr>
    </w:div>
    <w:div w:id="1962491152">
      <w:bodyDiv w:val="1"/>
      <w:marLeft w:val="0"/>
      <w:marRight w:val="0"/>
      <w:marTop w:val="0"/>
      <w:marBottom w:val="0"/>
      <w:divBdr>
        <w:top w:val="none" w:sz="0" w:space="0" w:color="auto"/>
        <w:left w:val="none" w:sz="0" w:space="0" w:color="auto"/>
        <w:bottom w:val="none" w:sz="0" w:space="0" w:color="auto"/>
        <w:right w:val="none" w:sz="0" w:space="0" w:color="auto"/>
      </w:divBdr>
    </w:div>
    <w:div w:id="1979072246">
      <w:bodyDiv w:val="1"/>
      <w:marLeft w:val="0"/>
      <w:marRight w:val="0"/>
      <w:marTop w:val="0"/>
      <w:marBottom w:val="0"/>
      <w:divBdr>
        <w:top w:val="none" w:sz="0" w:space="0" w:color="auto"/>
        <w:left w:val="none" w:sz="0" w:space="0" w:color="auto"/>
        <w:bottom w:val="none" w:sz="0" w:space="0" w:color="auto"/>
        <w:right w:val="none" w:sz="0" w:space="0" w:color="auto"/>
      </w:divBdr>
    </w:div>
    <w:div w:id="2041278797">
      <w:bodyDiv w:val="1"/>
      <w:marLeft w:val="0"/>
      <w:marRight w:val="0"/>
      <w:marTop w:val="0"/>
      <w:marBottom w:val="0"/>
      <w:divBdr>
        <w:top w:val="none" w:sz="0" w:space="0" w:color="auto"/>
        <w:left w:val="none" w:sz="0" w:space="0" w:color="auto"/>
        <w:bottom w:val="none" w:sz="0" w:space="0" w:color="auto"/>
        <w:right w:val="none" w:sz="0" w:space="0" w:color="auto"/>
      </w:divBdr>
    </w:div>
    <w:div w:id="2063362794">
      <w:bodyDiv w:val="1"/>
      <w:marLeft w:val="0"/>
      <w:marRight w:val="0"/>
      <w:marTop w:val="0"/>
      <w:marBottom w:val="0"/>
      <w:divBdr>
        <w:top w:val="none" w:sz="0" w:space="0" w:color="auto"/>
        <w:left w:val="none" w:sz="0" w:space="0" w:color="auto"/>
        <w:bottom w:val="none" w:sz="0" w:space="0" w:color="auto"/>
        <w:right w:val="none" w:sz="0" w:space="0" w:color="auto"/>
      </w:divBdr>
    </w:div>
    <w:div w:id="2087457858">
      <w:bodyDiv w:val="1"/>
      <w:marLeft w:val="0"/>
      <w:marRight w:val="0"/>
      <w:marTop w:val="0"/>
      <w:marBottom w:val="0"/>
      <w:divBdr>
        <w:top w:val="none" w:sz="0" w:space="0" w:color="auto"/>
        <w:left w:val="none" w:sz="0" w:space="0" w:color="auto"/>
        <w:bottom w:val="none" w:sz="0" w:space="0" w:color="auto"/>
        <w:right w:val="none" w:sz="0" w:space="0" w:color="auto"/>
      </w:divBdr>
    </w:div>
    <w:div w:id="2097550966">
      <w:bodyDiv w:val="1"/>
      <w:marLeft w:val="0"/>
      <w:marRight w:val="0"/>
      <w:marTop w:val="0"/>
      <w:marBottom w:val="0"/>
      <w:divBdr>
        <w:top w:val="none" w:sz="0" w:space="0" w:color="auto"/>
        <w:left w:val="none" w:sz="0" w:space="0" w:color="auto"/>
        <w:bottom w:val="none" w:sz="0" w:space="0" w:color="auto"/>
        <w:right w:val="none" w:sz="0" w:space="0" w:color="auto"/>
      </w:divBdr>
      <w:divsChild>
        <w:div w:id="176190877">
          <w:marLeft w:val="0"/>
          <w:marRight w:val="0"/>
          <w:marTop w:val="0"/>
          <w:marBottom w:val="0"/>
          <w:divBdr>
            <w:top w:val="none" w:sz="0" w:space="0" w:color="auto"/>
            <w:left w:val="none" w:sz="0" w:space="0" w:color="auto"/>
            <w:bottom w:val="none" w:sz="0" w:space="0" w:color="auto"/>
            <w:right w:val="none" w:sz="0" w:space="0" w:color="auto"/>
          </w:divBdr>
          <w:divsChild>
            <w:div w:id="1883861017">
              <w:marLeft w:val="0"/>
              <w:marRight w:val="0"/>
              <w:marTop w:val="0"/>
              <w:marBottom w:val="0"/>
              <w:divBdr>
                <w:top w:val="none" w:sz="0" w:space="0" w:color="auto"/>
                <w:left w:val="none" w:sz="0" w:space="0" w:color="auto"/>
                <w:bottom w:val="none" w:sz="0" w:space="0" w:color="auto"/>
                <w:right w:val="none" w:sz="0" w:space="0" w:color="auto"/>
              </w:divBdr>
            </w:div>
          </w:divsChild>
        </w:div>
        <w:div w:id="1717394519">
          <w:marLeft w:val="0"/>
          <w:marRight w:val="0"/>
          <w:marTop w:val="0"/>
          <w:marBottom w:val="0"/>
          <w:divBdr>
            <w:top w:val="none" w:sz="0" w:space="0" w:color="auto"/>
            <w:left w:val="none" w:sz="0" w:space="0" w:color="auto"/>
            <w:bottom w:val="none" w:sz="0" w:space="0" w:color="auto"/>
            <w:right w:val="none" w:sz="0" w:space="0" w:color="auto"/>
          </w:divBdr>
          <w:divsChild>
            <w:div w:id="97564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885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5.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yperlink" Target="https://www.worldbank.org/en/topic/fragilityconflictviolence/brief/classification-of-fragile-and-conflict-affected-situations"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ieg.worldbankgroup.org/ieg-search-icrr" TargetMode="External"/><Relationship Id="rId2" Type="http://schemas.openxmlformats.org/officeDocument/2006/relationships/hyperlink" Target="mailto:eertekin@ifc.org" TargetMode="External"/><Relationship Id="rId1" Type="http://schemas.openxmlformats.org/officeDocument/2006/relationships/hyperlink" Target="mailto:nagapitova@worldbank.org" TargetMode="External"/><Relationship Id="rId6" Type="http://schemas.openxmlformats.org/officeDocument/2006/relationships/hyperlink" Target="https://www.nesta.org.uk" TargetMode="External"/><Relationship Id="rId5" Type="http://schemas.openxmlformats.org/officeDocument/2006/relationships/hyperlink" Target="https://opswork.worldbank.org/home/P000042" TargetMode="External"/><Relationship Id="rId4" Type="http://schemas.openxmlformats.org/officeDocument/2006/relationships/hyperlink" Target="https://opswork.worldbank.org/home/P130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WBDocs_Access_To_Info_Exception xmlns="3e02667f-0271-471b-bd6e-11a2e16def1d">12. Not Assessed</WBDocs_Access_To_Info_Exception>
    <WBDocs_Information_Classification xmlns="3e02667f-0271-471b-bd6e-11a2e16def1d">Official Use Only</WBDocs_Information_Classification>
    <WBDocs_Document_Date xmlns="3e02667f-0271-471b-bd6e-11a2e16def1d">2025-11-04T11:18:28+00:00</WBDocs_Document_Date>
    <o1cb080a3dca4eb8a0fd03c7cc8bf8f7 xmlns="3e02667f-0271-471b-bd6e-11a2e16def1d">
      <Terms xmlns="http://schemas.microsoft.com/office/infopath/2007/PartnerControls"/>
    </o1cb080a3dca4eb8a0fd03c7cc8bf8f7>
    <Abstract xmlns="3e02667f-0271-471b-bd6e-11a2e16def1d" xsi:nil="true"/>
    <TaxCatchAll xmlns="3e02667f-0271-471b-bd6e-11a2e16def1d" xsi:nil="true"/>
    <OneCMS_Subcategory xmlns="3e02667f-0271-471b-bd6e-11a2e16def1d" xsi:nil="true"/>
    <i008215bacac45029ee8cafff4c8e93b xmlns="3e02667f-0271-471b-bd6e-11a2e16def1d">
      <Terms xmlns="http://schemas.microsoft.com/office/infopath/2007/PartnerControls"/>
    </i008215bacac45029ee8cafff4c8e93b>
    <OneCMS_Category xmlns="3e02667f-0271-471b-bd6e-11a2e16def1d" xsi:nil="true"/>
  </documentManagement>
</p:properties>
</file>

<file path=customXml/item3.xml><?xml version="1.0" encoding="utf-8"?>
<?mso-contentType ?>
<SharedContentType xmlns="Microsoft.SharePoint.Taxonomy.ContentTypeSync" SourceId="2a6c10d7-b926-4fc0-945e-3cbf5049f6bd" ContentTypeId="0x010100F4C63C3BD852AE468EAEFD0E6C57C64F02" PreviousValue="false" LastSyncTimeStamp="2020-09-30T18:56:41.327Z"/>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WBDocument" ma:contentTypeID="0x010100F4C63C3BD852AE468EAEFD0E6C57C64F0200570C75ED51A4CB48B189CD4BA8497623" ma:contentTypeVersion="5" ma:contentTypeDescription="" ma:contentTypeScope="" ma:versionID="6a1c06115fc456325b2d92860160cb24">
  <xsd:schema xmlns:xsd="http://www.w3.org/2001/XMLSchema" xmlns:xs="http://www.w3.org/2001/XMLSchema" xmlns:p="http://schemas.microsoft.com/office/2006/metadata/properties" xmlns:ns3="3e02667f-0271-471b-bd6e-11a2e16def1d" targetNamespace="http://schemas.microsoft.com/office/2006/metadata/properties" ma:root="true" ma:fieldsID="ebfed9cc5794dcb7416902ca5e53b57b" ns3:_="">
    <xsd:import namespace="3e02667f-0271-471b-bd6e-11a2e16def1d"/>
    <xsd:element name="properties">
      <xsd:complexType>
        <xsd:sequence>
          <xsd:element name="documentManagement">
            <xsd:complexType>
              <xsd:all>
                <xsd:element ref="ns3:WBDocs_Document_Date" minOccurs="0"/>
                <xsd:element ref="ns3:WBDocs_Information_Classification"/>
                <xsd:element ref="ns3:TaxCatchAll" minOccurs="0"/>
                <xsd:element ref="ns3:TaxCatchAllLabel" minOccurs="0"/>
                <xsd:element ref="ns3:_dlc_DocId" minOccurs="0"/>
                <xsd:element ref="ns3:_dlc_DocIdUrl" minOccurs="0"/>
                <xsd:element ref="ns3:_dlc_DocIdPersistId" minOccurs="0"/>
                <xsd:element ref="ns3:WBDocs_Access_To_Info_Exception" minOccurs="0"/>
                <xsd:element ref="ns3:o1cb080a3dca4eb8a0fd03c7cc8bf8f7" minOccurs="0"/>
                <xsd:element ref="ns3:i008215bacac45029ee8cafff4c8e93b" minOccurs="0"/>
                <xsd:element ref="ns3:OneCMS_Subcategory" minOccurs="0"/>
                <xsd:element ref="ns3:OneCMS_Category" minOccurs="0"/>
                <xsd:element ref="ns3:Abstr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WBDocs_Document_Date" ma:index="3" nillable="true" ma:displayName="Document Date" ma:default="[today]" ma:format="DateTime" ma:internalName="WBDocs_Document_Date" ma:readOnly="false">
      <xsd:simpleType>
        <xsd:restriction base="dms:DateTime"/>
      </xsd:simpleType>
    </xsd:element>
    <xsd:element name="WBDocs_Information_Classification" ma:index="4" ma:displayName="Information Classification" ma:default="Official Use Only" ma:format="Dropdown" ma:internalName="WBDocs_Information_Classification" ma:readOnly="false">
      <xsd:simpleType>
        <xsd:restriction base="dms:Choice">
          <xsd:enumeration value="Public"/>
          <xsd:enumeration value="Official Use Only"/>
          <xsd:enumeration value="Confidential"/>
          <xsd:enumeration value="Strictly Confidential"/>
        </xsd:restriction>
      </xsd:simpleType>
    </xsd:element>
    <xsd:element name="TaxCatchAll" ma:index="6" nillable="true" ma:displayName="Taxonomy Catch All Column" ma:hidden="true" ma:list="{1e8cc74b-3a5f-4867-b72d-4a2e78fde64d}" ma:internalName="TaxCatchAll" ma:showField="CatchAllData" ma:web="9644eef8-5b4a-490c-bff7-43c6c46e179b">
      <xsd:complexType>
        <xsd:complexContent>
          <xsd:extension base="dms:MultiChoiceLookup">
            <xsd:sequence>
              <xsd:element name="Value" type="dms:Lookup" maxOccurs="unbounded" minOccurs="0" nillable="true"/>
            </xsd:sequence>
          </xsd:extension>
        </xsd:complexContent>
      </xsd:complexType>
    </xsd:element>
    <xsd:element name="TaxCatchAllLabel" ma:index="7" nillable="true" ma:displayName="Taxonomy Catch All Column1" ma:hidden="true" ma:list="{1e8cc74b-3a5f-4867-b72d-4a2e78fde64d}" ma:internalName="TaxCatchAllLabel" ma:readOnly="true" ma:showField="CatchAllDataLabel" ma:web="9644eef8-5b4a-490c-bff7-43c6c46e179b">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WBDocs_Access_To_Info_Exception" ma:index="13" nillable="true" ma:displayName="Access to Info Exception" ma:default="12. Not Assessed" ma:format="Dropdown" ma:internalName="WBDocs_Access_To_Info_Exception" ma:readOnly="false">
      <xsd:simpleType>
        <xsd:restriction base="dms:Choice">
          <xsd:enumeration value="1. Personal"/>
          <xsd:enumeration value="2. Executive Director's Communications"/>
          <xsd:enumeration value="3. Board Ethics Committee"/>
          <xsd:enumeration value="4. Attorney-Client Privilege"/>
          <xsd:enumeration value="5. Security &amp; Safety"/>
          <xsd:enumeration value="6. Other Disclosure Regimes"/>
          <xsd:enumeration value="7. Client / Third Party Confidence"/>
          <xsd:enumeration value="8. Corporate/Administrative"/>
          <xsd:enumeration value="9. Deliberative"/>
          <xsd:enumeration value="10a-c. Financial - Forecast/Analysis/Transactions"/>
          <xsd:enumeration value="10d. Financial - Banking &amp; Billing"/>
          <xsd:enumeration value="11. Bank's Prerogative to Restrict"/>
          <xsd:enumeration value="12. Not Assessed"/>
          <xsd:enumeration value="13. Not Applicable"/>
          <xsd:enumeration value="Unknown Policy Restriction"/>
        </xsd:restriction>
      </xsd:simpleType>
    </xsd:element>
    <xsd:element name="o1cb080a3dca4eb8a0fd03c7cc8bf8f7" ma:index="15" nillable="true" ma:taxonomy="true" ma:internalName="o1cb080a3dca4eb8a0fd03c7cc8bf8f7" ma:taxonomyFieldName="WBDocs_Local_Document_Type" ma:displayName="Local Document Type" ma:readOnly="false" ma:default="" ma:fieldId="{81cb080a-3dca-4eb8-a0fd-03c7cc8bf8f7}" ma:taxonomyMulti="true" ma:sspId="2a6c10d7-b926-4fc0-945e-3cbf5049f6bd" ma:termSetId="ec380048-e675-43f7-9194-41567bcb0af6" ma:anchorId="00000000-0000-0000-0000-000000000000" ma:open="false" ma:isKeyword="false">
      <xsd:complexType>
        <xsd:sequence>
          <xsd:element ref="pc:Terms" minOccurs="0" maxOccurs="1"/>
        </xsd:sequence>
      </xsd:complexType>
    </xsd:element>
    <xsd:element name="i008215bacac45029ee8cafff4c8e93b" ma:index="17" nillable="true" ma:taxonomy="true" ma:internalName="i008215bacac45029ee8cafff4c8e93b" ma:taxonomyFieldName="WBDocs_Originating_Unit" ma:displayName="Originating unit" ma:readOnly="false" ma:default="" ma:fieldId="{2008215b-acac-4502-9ee8-cafff4c8e93b}" ma:taxonomyMulti="true" ma:sspId="2a6c10d7-b926-4fc0-945e-3cbf5049f6bd" ma:termSetId="806c0147-d557-463e-8bb0-983f4f318bd5" ma:anchorId="00000000-0000-0000-0000-000000000000" ma:open="false" ma:isKeyword="false">
      <xsd:complexType>
        <xsd:sequence>
          <xsd:element ref="pc:Terms" minOccurs="0" maxOccurs="1"/>
        </xsd:sequence>
      </xsd:complexType>
    </xsd:element>
    <xsd:element name="OneCMS_Subcategory" ma:index="21" nillable="true" ma:displayName="Subcategory" ma:hidden="true" ma:internalName="OneCMS_Subcategory" ma:readOnly="false">
      <xsd:simpleType>
        <xsd:restriction base="dms:Text"/>
      </xsd:simpleType>
    </xsd:element>
    <xsd:element name="OneCMS_Category" ma:index="22" nillable="true" ma:displayName="Category" ma:hidden="true" ma:internalName="OneCMS_Category" ma:readOnly="false">
      <xsd:simpleType>
        <xsd:restriction base="dms:Text"/>
      </xsd:simpleType>
    </xsd:element>
    <xsd:element name="Abstract" ma:index="23" nillable="true" ma:displayName="Abstract" ma:hidden="true" ma:internalName="Abstract" ma:readOnly="fals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81030BC0-6975-475F-81E5-3AD9293BEA67}">
  <ds:schemaRefs>
    <ds:schemaRef ds:uri="http://schemas.microsoft.com/sharepoint/v3/contenttype/forms"/>
  </ds:schemaRefs>
</ds:datastoreItem>
</file>

<file path=customXml/itemProps2.xml><?xml version="1.0" encoding="utf-8"?>
<ds:datastoreItem xmlns:ds="http://schemas.openxmlformats.org/officeDocument/2006/customXml" ds:itemID="{3290A9B1-C0AB-49E2-B933-99911677BE3B}">
  <ds:schemaRefs>
    <ds:schemaRef ds:uri="http://schemas.microsoft.com/office/2006/metadata/properties"/>
    <ds:schemaRef ds:uri="http://schemas.microsoft.com/office/infopath/2007/PartnerControls"/>
    <ds:schemaRef ds:uri="3e02667f-0271-471b-bd6e-11a2e16def1d"/>
  </ds:schemaRefs>
</ds:datastoreItem>
</file>

<file path=customXml/itemProps3.xml><?xml version="1.0" encoding="utf-8"?>
<ds:datastoreItem xmlns:ds="http://schemas.openxmlformats.org/officeDocument/2006/customXml" ds:itemID="{54A8F38D-8FBA-45FC-AFFC-C80247458FDB}">
  <ds:schemaRefs>
    <ds:schemaRef ds:uri="Microsoft.SharePoint.Taxonomy.ContentTypeSync"/>
  </ds:schemaRefs>
</ds:datastoreItem>
</file>

<file path=customXml/itemProps4.xml><?xml version="1.0" encoding="utf-8"?>
<ds:datastoreItem xmlns:ds="http://schemas.openxmlformats.org/officeDocument/2006/customXml" ds:itemID="{4A02DD85-8606-694B-876F-A774F80E874E}">
  <ds:schemaRefs>
    <ds:schemaRef ds:uri="http://schemas.openxmlformats.org/officeDocument/2006/bibliography"/>
  </ds:schemaRefs>
</ds:datastoreItem>
</file>

<file path=customXml/itemProps5.xml><?xml version="1.0" encoding="utf-8"?>
<ds:datastoreItem xmlns:ds="http://schemas.openxmlformats.org/officeDocument/2006/customXml" ds:itemID="{2ED14E10-30CB-4312-AE5C-33F779162B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B8697E6-7275-439E-B846-3B65762BFDF1}">
  <ds:schemaRefs>
    <ds:schemaRef ds:uri="http://schemas.microsoft.com/sharepoint/events"/>
  </ds:schemaRefs>
</ds:datastoreItem>
</file>

<file path=docMetadata/LabelInfo.xml><?xml version="1.0" encoding="utf-8"?>
<clbl:labelList xmlns:clbl="http://schemas.microsoft.com/office/2020/mipLabelMetadata">
  <clbl:label id="{31a2fec0-266b-4c67-b56e-2796d8f59c36}" enabled="0" method="" siteId="{31a2fec0-266b-4c67-b56e-2796d8f59c36}" removed="1"/>
</clbl:labelList>
</file>

<file path=docProps/app.xml><?xml version="1.0" encoding="utf-8"?>
<Properties xmlns="http://schemas.openxmlformats.org/officeDocument/2006/extended-properties" xmlns:vt="http://schemas.openxmlformats.org/officeDocument/2006/docPropsVTypes">
  <Template>Normal.dotm</Template>
  <TotalTime>922</TotalTime>
  <Pages>53</Pages>
  <Words>20574</Words>
  <Characters>129208</Characters>
  <Application>Microsoft Office Word</Application>
  <DocSecurity>0</DocSecurity>
  <Lines>3151</Lines>
  <Paragraphs>1426</Paragraphs>
  <ScaleCrop>false</ScaleCrop>
  <Company/>
  <LinksUpToDate>false</LinksUpToDate>
  <CharactersWithSpaces>148356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Anastasia Nedayvoda</dc:creator>
  <cp:keywords/>
  <dc:description/>
  <cp:lastModifiedBy>Amschel Nathaniel De Rothschild</cp:lastModifiedBy>
  <cp:revision>828</cp:revision>
  <dcterms:created xsi:type="dcterms:W3CDTF">2026-04-09T17:20:00Z</dcterms:created>
  <dcterms:modified xsi:type="dcterms:W3CDTF">2026-04-19T20:35:00Z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0x010100F4C63C3BD852AE468EAEFD0E6C57C64F0200570C75ED51A4CB48B189CD4BA8497623</vt:lpwstr>
  </property>
  <property fmtid="{D5CDD505-2E9C-101B-9397-08002B2CF9AE}" pid="3" name="docLang">
    <vt:lpwstr>en</vt:lpwstr>
  </property>
  <property fmtid="{D5CDD505-2E9C-101B-9397-08002B2CF9AE}" pid="4" name="WBDocs_Local_Document_Type">
    <vt:lpwstr/>
  </property>
  <property fmtid="{D5CDD505-2E9C-101B-9397-08002B2CF9AE}" pid="5" name="MediaServiceImageTags">
    <vt:lpwstr/>
  </property>
  <property fmtid="{D5CDD505-2E9C-101B-9397-08002B2CF9AE}" pid="6" name="lcf76f155ced4ddcb4097134ff3c332f">
    <vt:lpwstr/>
  </property>
  <property fmtid="{D5CDD505-2E9C-101B-9397-08002B2CF9AE}" pid="7" name="WBDocs_Originating_Unit">
    <vt:lpwstr/>
  </property>
  <property fmtid="{D5CDD505-2E9C-101B-9397-08002B2CF9AE}" pid="8" name="ComplianceAssetId">
    <vt:lpwstr/>
  </property>
  <property fmtid="{D5CDD505-2E9C-101B-9397-08002B2CF9AE}" pid="9" name="_ExtendedDescription">
    <vt:lpwstr/>
  </property>
  <property fmtid="{D5CDD505-2E9C-101B-9397-08002B2CF9AE}" pid="10" name="_activity">
    <vt:lpwstr>{"FileActivityType":"9","FileActivityTimeStamp":"2026-02-05T22:31:22.273Z","FileActivityUsersOnPage":[{"DisplayName":"Amschel Nathaniel De Rothschild","Id":"aderothschild@worldbank.org"},{"DisplayName":"Stephen Joseph Winkler","Id":"swinkler2@worldbank.org"},{"DisplayName":"Laura Lahoz Gonzalez","Id":"lauralg.analytics_gmail.com#ext#@worldbankgroup.onmicrosoft.com"}],"FileActivityNavigationId":null}</vt:lpwstr>
  </property>
  <property fmtid="{D5CDD505-2E9C-101B-9397-08002B2CF9AE}" pid="11" name="TriggerFlowInfo">
    <vt:lpwstr/>
  </property>
  <property fmtid="{D5CDD505-2E9C-101B-9397-08002B2CF9AE}" pid="12" name="MSIP_Label_a9e085dd-7497-4bd6-9784-862b045a373d_Removed">
    <vt:lpwstr>False</vt:lpwstr>
  </property>
  <property fmtid="{D5CDD505-2E9C-101B-9397-08002B2CF9AE}" pid="13" name="ClassificationContentMarkingFooterShapeIds">
    <vt:lpwstr>3d8d07b0,210b0119,5a555e78</vt:lpwstr>
  </property>
  <property fmtid="{D5CDD505-2E9C-101B-9397-08002B2CF9AE}" pid="14" name="ClassificationContentMarkingFooterFontProps">
    <vt:lpwstr>#000000,10,Aptos</vt:lpwstr>
  </property>
  <property fmtid="{D5CDD505-2E9C-101B-9397-08002B2CF9AE}" pid="15" name="ClassificationContentMarkingFooterText">
    <vt:lpwstr>Official Use Only</vt:lpwstr>
  </property>
  <property fmtid="{D5CDD505-2E9C-101B-9397-08002B2CF9AE}" pid="16" name="MSIP_Label_a9e085dd-7497-4bd6-9784-862b045a373d_ActionId">
    <vt:lpwstr>1001f75d-77e4-4ce7-a863-ab7875292277</vt:lpwstr>
  </property>
  <property fmtid="{D5CDD505-2E9C-101B-9397-08002B2CF9AE}" pid="17" name="MSIP_Label_a9e085dd-7497-4bd6-9784-862b045a373d_Name">
    <vt:lpwstr>-Official Use Only</vt:lpwstr>
  </property>
  <property fmtid="{D5CDD505-2E9C-101B-9397-08002B2CF9AE}" pid="18" name="MSIP_Label_a9e085dd-7497-4bd6-9784-862b045a373d_SetDate">
    <vt:lpwstr>2026-04-10T01:17:35Z</vt:lpwstr>
  </property>
  <property fmtid="{D5CDD505-2E9C-101B-9397-08002B2CF9AE}" pid="19" name="MSIP_Label_a9e085dd-7497-4bd6-9784-862b045a373d_SiteId">
    <vt:lpwstr>31a2fec0-266b-4c67-b56e-2796d8f59c36</vt:lpwstr>
  </property>
  <property fmtid="{D5CDD505-2E9C-101B-9397-08002B2CF9AE}" pid="20" name="MSIP_Label_a9e085dd-7497-4bd6-9784-862b045a373d_Enabled">
    <vt:lpwstr>True</vt:lpwstr>
  </property>
  <property fmtid="{D5CDD505-2E9C-101B-9397-08002B2CF9AE}" pid="21" name="MSIP_Label_a9e085dd-7497-4bd6-9784-862b045a373d_Extended_MSFT_Method">
    <vt:lpwstr>Standard</vt:lpwstr>
  </property>
  <property fmtid="{D5CDD505-2E9C-101B-9397-08002B2CF9AE}" pid="22" name="Sensitivity">
    <vt:lpwstr>-Official Use Only</vt:lpwstr>
  </property>
</Properties>
</file>